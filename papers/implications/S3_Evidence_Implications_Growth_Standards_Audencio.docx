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6C11C" w14:textId="496BED06" w:rsidR="00770B98" w:rsidRPr="006304E2" w:rsidDel="00AE343E" w:rsidRDefault="500C9E97" w:rsidP="008C7F86">
      <w:pPr>
        <w:spacing w:line="276" w:lineRule="auto"/>
        <w:rPr>
          <w:del w:id="0" w:author="Audencio Victor" w:date="2025-10-29T22:59:00Z" w16du:dateUtc="2025-10-29T22:59:00Z"/>
          <w:rFonts w:ascii="Times New Roman" w:hAnsi="Times New Roman" w:cs="Times New Roman"/>
          <w:sz w:val="26"/>
          <w:szCs w:val="26"/>
        </w:rPr>
      </w:pPr>
      <w:del w:id="1" w:author="Audencio Victor" w:date="2025-10-29T22:59:00Z" w16du:dateUtc="2025-10-29T22:59:00Z">
        <w:r w:rsidRPr="305A78FF" w:rsidDel="00AE343E">
          <w:rPr>
            <w:rFonts w:ascii="Times New Roman" w:hAnsi="Times New Roman" w:cs="Times New Roman"/>
            <w:b/>
            <w:bCs/>
            <w:sz w:val="26"/>
            <w:szCs w:val="26"/>
          </w:rPr>
          <w:delText>Title:</w:delText>
        </w:r>
        <w:r w:rsidRPr="305A78FF" w:rsidDel="00AE343E">
          <w:rPr>
            <w:rFonts w:ascii="Times New Roman" w:hAnsi="Times New Roman" w:cs="Times New Roman"/>
            <w:sz w:val="26"/>
            <w:szCs w:val="26"/>
          </w:rPr>
          <w:delText xml:space="preserve"> </w:delText>
        </w:r>
        <w:commentRangeStart w:id="2"/>
        <w:r w:rsidR="3C584850" w:rsidRPr="305A78FF" w:rsidDel="00AE343E">
          <w:rPr>
            <w:rFonts w:ascii="Times New Roman" w:hAnsi="Times New Roman" w:cs="Times New Roman"/>
            <w:sz w:val="26"/>
            <w:szCs w:val="26"/>
          </w:rPr>
          <w:delText>I</w:delText>
        </w:r>
        <w:r w:rsidRPr="305A78FF" w:rsidDel="00AE343E">
          <w:rPr>
            <w:rFonts w:ascii="Times New Roman" w:hAnsi="Times New Roman" w:cs="Times New Roman"/>
            <w:sz w:val="26"/>
            <w:szCs w:val="26"/>
          </w:rPr>
          <w:delText xml:space="preserve">mplications </w:delText>
        </w:r>
        <w:r w:rsidR="00D56481" w:rsidDel="00AE343E">
          <w:rPr>
            <w:rFonts w:ascii="Times New Roman" w:hAnsi="Times New Roman" w:cs="Times New Roman"/>
            <w:sz w:val="26"/>
            <w:szCs w:val="26"/>
          </w:rPr>
          <w:delText xml:space="preserve">for newborn and child growth </w:delText>
        </w:r>
        <w:r w:rsidR="004C5F78" w:rsidDel="00AE343E">
          <w:rPr>
            <w:rFonts w:ascii="Times New Roman" w:hAnsi="Times New Roman" w:cs="Times New Roman"/>
            <w:sz w:val="26"/>
            <w:szCs w:val="26"/>
          </w:rPr>
          <w:delText>classification</w:delText>
        </w:r>
        <w:r w:rsidR="00D56481" w:rsidDel="00AE343E">
          <w:rPr>
            <w:rFonts w:ascii="Times New Roman" w:hAnsi="Times New Roman" w:cs="Times New Roman"/>
            <w:sz w:val="26"/>
            <w:szCs w:val="26"/>
          </w:rPr>
          <w:delText xml:space="preserve"> using </w:delText>
        </w:r>
        <w:r w:rsidR="004C5F78" w:rsidDel="00AE343E">
          <w:rPr>
            <w:rFonts w:ascii="Times New Roman" w:hAnsi="Times New Roman" w:cs="Times New Roman"/>
            <w:sz w:val="26"/>
            <w:szCs w:val="26"/>
          </w:rPr>
          <w:delText>INTERGROWTH-21</w:delText>
        </w:r>
        <w:r w:rsidR="004C5F78" w:rsidRPr="002B2E0F" w:rsidDel="00AE343E">
          <w:rPr>
            <w:rFonts w:ascii="Times New Roman" w:hAnsi="Times New Roman" w:cs="Times New Roman"/>
            <w:sz w:val="26"/>
            <w:szCs w:val="26"/>
            <w:vertAlign w:val="superscript"/>
          </w:rPr>
          <w:delText>st</w:delText>
        </w:r>
        <w:r w:rsidR="004C5F78" w:rsidDel="00AE343E">
          <w:rPr>
            <w:rFonts w:ascii="Times New Roman" w:hAnsi="Times New Roman" w:cs="Times New Roman"/>
            <w:sz w:val="26"/>
            <w:szCs w:val="26"/>
          </w:rPr>
          <w:delText xml:space="preserve"> and WHO child growth standards</w:delText>
        </w:r>
        <w:commentRangeEnd w:id="2"/>
        <w:r w:rsidR="004C5F78" w:rsidDel="00AE343E">
          <w:rPr>
            <w:rStyle w:val="CommentReference"/>
          </w:rPr>
          <w:commentReference w:id="2"/>
        </w:r>
      </w:del>
    </w:p>
    <w:p w14:paraId="7ACA020E" w14:textId="4F76520C" w:rsidR="000C5749" w:rsidDel="00AE343E" w:rsidRDefault="500C9E97" w:rsidP="08CBB9E4">
      <w:pPr>
        <w:rPr>
          <w:del w:id="3" w:author="Audencio Victor" w:date="2025-10-29T22:59:00Z" w16du:dateUtc="2025-10-29T22:59:00Z"/>
          <w:rFonts w:ascii="Times New Roman" w:eastAsia="Times New Roman" w:hAnsi="Times New Roman" w:cs="Times New Roman"/>
          <w:color w:val="000000" w:themeColor="text1"/>
        </w:rPr>
      </w:pPr>
      <w:del w:id="4" w:author="Audencio Victor" w:date="2025-10-29T22:59:00Z" w16du:dateUtc="2025-10-29T22:59:00Z">
        <w:r w:rsidRPr="08CBB9E4" w:rsidDel="00AE343E">
          <w:rPr>
            <w:rFonts w:ascii="Times New Roman" w:hAnsi="Times New Roman" w:cs="Times New Roman"/>
            <w:b/>
            <w:bCs/>
          </w:rPr>
          <w:delText>Authors:</w:delText>
        </w:r>
        <w:r w:rsidR="272A2709" w:rsidRPr="08CBB9E4" w:rsidDel="00AE343E">
          <w:rPr>
            <w:rFonts w:ascii="Times New Roman" w:hAnsi="Times New Roman" w:cs="Times New Roman"/>
            <w:b/>
            <w:bCs/>
          </w:rPr>
          <w:delText xml:space="preserve"> </w:delText>
        </w:r>
        <w:r w:rsidR="1D310E92" w:rsidRPr="00915300" w:rsidDel="00AE343E">
          <w:rPr>
            <w:rFonts w:ascii="Times New Roman" w:eastAsia="Times New Roman" w:hAnsi="Times New Roman" w:cs="Times New Roman"/>
            <w:color w:val="000000" w:themeColor="text1"/>
          </w:rPr>
          <w:delText>Linda</w:delText>
        </w:r>
        <w:r w:rsidR="1D310E92" w:rsidRPr="08CBB9E4" w:rsidDel="00AE343E">
          <w:rPr>
            <w:rFonts w:ascii="Times New Roman" w:eastAsia="Times New Roman" w:hAnsi="Times New Roman" w:cs="Times New Roman"/>
            <w:color w:val="000000" w:themeColor="text1"/>
          </w:rPr>
          <w:delText xml:space="preserve"> Vesel</w:delText>
        </w:r>
        <w:r w:rsidR="62F6DEF6" w:rsidRPr="00915300" w:rsidDel="00AE343E">
          <w:rPr>
            <w:rFonts w:ascii="Times New Roman" w:eastAsia="Times New Roman" w:hAnsi="Times New Roman" w:cs="Times New Roman"/>
            <w:color w:val="0078D4"/>
            <w:u w:val="single"/>
            <w:vertAlign w:val="superscript"/>
          </w:rPr>
          <w:delText>1</w:delText>
        </w:r>
        <w:r w:rsidR="1D310E92" w:rsidRPr="00915300" w:rsidDel="00AE343E">
          <w:rPr>
            <w:rFonts w:ascii="Times New Roman" w:eastAsia="Times New Roman" w:hAnsi="Times New Roman" w:cs="Times New Roman"/>
            <w:color w:val="000000" w:themeColor="text1"/>
          </w:rPr>
          <w:delText>, Simon</w:delText>
        </w:r>
        <w:r w:rsidR="61F9A617" w:rsidRPr="08CBB9E4" w:rsidDel="00AE343E">
          <w:rPr>
            <w:rFonts w:ascii="Times New Roman" w:eastAsia="Times New Roman" w:hAnsi="Times New Roman" w:cs="Times New Roman"/>
            <w:color w:val="000000" w:themeColor="text1"/>
          </w:rPr>
          <w:delText xml:space="preserve"> Parker</w:delText>
        </w:r>
        <w:r w:rsidR="61F9A617" w:rsidRPr="08CBB9E4" w:rsidDel="00AE343E">
          <w:rPr>
            <w:rFonts w:ascii="Times New Roman" w:eastAsia="Times New Roman" w:hAnsi="Times New Roman" w:cs="Times New Roman"/>
            <w:color w:val="0078D4"/>
            <w:u w:val="single"/>
            <w:vertAlign w:val="superscript"/>
          </w:rPr>
          <w:delText>2</w:delText>
        </w:r>
        <w:r w:rsidR="1D310E92" w:rsidRPr="00915300" w:rsidDel="00AE343E">
          <w:rPr>
            <w:rFonts w:ascii="Times New Roman" w:eastAsia="Times New Roman" w:hAnsi="Times New Roman" w:cs="Times New Roman"/>
            <w:color w:val="000000" w:themeColor="text1"/>
          </w:rPr>
          <w:delText>, Sara</w:delText>
        </w:r>
        <w:r w:rsidR="4DA06446" w:rsidRPr="08CBB9E4" w:rsidDel="00AE343E">
          <w:rPr>
            <w:rFonts w:ascii="Times New Roman" w:eastAsia="Times New Roman" w:hAnsi="Times New Roman" w:cs="Times New Roman"/>
            <w:color w:val="000000" w:themeColor="text1"/>
          </w:rPr>
          <w:delText xml:space="preserve"> Strout</w:delText>
        </w:r>
        <w:r w:rsidR="4DA06446" w:rsidRPr="08CBB9E4" w:rsidDel="00AE343E">
          <w:rPr>
            <w:rFonts w:ascii="Times New Roman" w:eastAsia="Times New Roman" w:hAnsi="Times New Roman" w:cs="Times New Roman"/>
            <w:color w:val="0078D4"/>
            <w:u w:val="single"/>
            <w:vertAlign w:val="superscript"/>
          </w:rPr>
          <w:delText>2</w:delText>
        </w:r>
        <w:r w:rsidR="1D310E92" w:rsidRPr="00915300" w:rsidDel="00AE343E">
          <w:rPr>
            <w:rFonts w:ascii="Times New Roman" w:eastAsia="Times New Roman" w:hAnsi="Times New Roman" w:cs="Times New Roman"/>
            <w:color w:val="000000" w:themeColor="text1"/>
          </w:rPr>
          <w:delText>, Bancy</w:delText>
        </w:r>
        <w:r w:rsidR="41205789" w:rsidRPr="08CBB9E4" w:rsidDel="00AE343E">
          <w:rPr>
            <w:rFonts w:ascii="Times New Roman" w:eastAsia="Times New Roman" w:hAnsi="Times New Roman" w:cs="Times New Roman"/>
            <w:color w:val="000000" w:themeColor="text1"/>
          </w:rPr>
          <w:delText xml:space="preserve"> Ngatia</w:delText>
        </w:r>
        <w:r w:rsidR="41205789" w:rsidRPr="08CBB9E4" w:rsidDel="00AE343E">
          <w:rPr>
            <w:rFonts w:ascii="Times New Roman" w:eastAsia="Times New Roman" w:hAnsi="Times New Roman" w:cs="Times New Roman"/>
            <w:color w:val="0078D4"/>
            <w:u w:val="single"/>
            <w:vertAlign w:val="superscript"/>
          </w:rPr>
          <w:delText>2</w:delText>
        </w:r>
        <w:r w:rsidR="1D310E92" w:rsidRPr="00915300" w:rsidDel="00AE343E">
          <w:rPr>
            <w:rFonts w:ascii="Times New Roman" w:eastAsia="Times New Roman" w:hAnsi="Times New Roman" w:cs="Times New Roman"/>
            <w:color w:val="000000" w:themeColor="text1"/>
          </w:rPr>
          <w:delText>, Eric</w:delText>
        </w:r>
        <w:r w:rsidR="245D3EC7" w:rsidRPr="08CBB9E4" w:rsidDel="00AE343E">
          <w:rPr>
            <w:rFonts w:ascii="Times New Roman" w:eastAsia="Times New Roman" w:hAnsi="Times New Roman" w:cs="Times New Roman"/>
            <w:color w:val="000000" w:themeColor="text1"/>
          </w:rPr>
          <w:delText xml:space="preserve"> </w:delText>
        </w:r>
        <w:r w:rsidR="5A7FD362" w:rsidRPr="08CBB9E4" w:rsidDel="00AE343E">
          <w:rPr>
            <w:rFonts w:ascii="Times New Roman" w:eastAsia="Times New Roman" w:hAnsi="Times New Roman" w:cs="Times New Roman"/>
            <w:color w:val="000000" w:themeColor="text1"/>
          </w:rPr>
          <w:delText xml:space="preserve">O. </w:delText>
        </w:r>
        <w:r w:rsidR="245D3EC7" w:rsidRPr="08CBB9E4" w:rsidDel="00AE343E">
          <w:rPr>
            <w:rFonts w:ascii="Times New Roman" w:eastAsia="Times New Roman" w:hAnsi="Times New Roman" w:cs="Times New Roman"/>
            <w:color w:val="000000" w:themeColor="text1"/>
          </w:rPr>
          <w:delText>Ohuma</w:delText>
        </w:r>
        <w:r w:rsidR="245D3EC7" w:rsidRPr="08CBB9E4" w:rsidDel="00AE343E">
          <w:rPr>
            <w:rFonts w:ascii="Times New Roman" w:eastAsia="Times New Roman" w:hAnsi="Times New Roman" w:cs="Times New Roman"/>
            <w:color w:val="0078D4"/>
            <w:u w:val="single"/>
            <w:vertAlign w:val="superscript"/>
          </w:rPr>
          <w:delText>2</w:delText>
        </w:r>
      </w:del>
    </w:p>
    <w:p w14:paraId="707859D2" w14:textId="0C243C0B" w:rsidR="007745A0" w:rsidRPr="001E5EE9" w:rsidDel="00AE343E" w:rsidRDefault="007745A0" w:rsidP="008C7F86">
      <w:pPr>
        <w:spacing w:line="276" w:lineRule="auto"/>
        <w:rPr>
          <w:del w:id="5" w:author="Audencio Victor" w:date="2025-10-29T22:59:00Z" w16du:dateUtc="2025-10-29T22:59:00Z"/>
          <w:rFonts w:ascii="Times New Roman" w:hAnsi="Times New Roman" w:cs="Times New Roman"/>
          <w:b/>
        </w:rPr>
      </w:pPr>
      <w:del w:id="6" w:author="Audencio Victor" w:date="2025-10-29T22:59:00Z" w16du:dateUtc="2025-10-29T22:59:00Z">
        <w:r w:rsidRPr="001E5EE9" w:rsidDel="00AE343E">
          <w:rPr>
            <w:rFonts w:ascii="Times New Roman" w:hAnsi="Times New Roman" w:cs="Times New Roman"/>
            <w:b/>
          </w:rPr>
          <w:delText>Author Affiliations:</w:delText>
        </w:r>
      </w:del>
    </w:p>
    <w:p w14:paraId="541ABA16" w14:textId="78391F93" w:rsidR="007745A0" w:rsidRPr="001E5EE9" w:rsidDel="00AE343E" w:rsidRDefault="500C9E97" w:rsidP="008C7F86">
      <w:pPr>
        <w:spacing w:line="276" w:lineRule="auto"/>
        <w:rPr>
          <w:del w:id="7" w:author="Audencio Victor" w:date="2025-10-29T22:59:00Z" w16du:dateUtc="2025-10-29T22:59:00Z"/>
          <w:rFonts w:ascii="Times New Roman" w:hAnsi="Times New Roman" w:cs="Times New Roman"/>
        </w:rPr>
      </w:pPr>
      <w:del w:id="8" w:author="Audencio Victor" w:date="2025-10-29T22:59:00Z" w16du:dateUtc="2025-10-29T22:59:00Z">
        <w:r w:rsidRPr="70CA9FFC" w:rsidDel="00AE343E">
          <w:rPr>
            <w:rFonts w:ascii="Times New Roman" w:hAnsi="Times New Roman" w:cs="Times New Roman"/>
            <w:vertAlign w:val="superscript"/>
          </w:rPr>
          <w:delText>1</w:delText>
        </w:r>
        <w:r w:rsidR="5950D730" w:rsidRPr="70CA9FFC" w:rsidDel="00AE343E">
          <w:rPr>
            <w:rFonts w:ascii="Times New Roman" w:hAnsi="Times New Roman" w:cs="Times New Roman"/>
          </w:rPr>
          <w:delText xml:space="preserve"> Ariadne Labs, Harvard T.H. Chan School of Public Health</w:delText>
        </w:r>
        <w:r w:rsidR="5950D730" w:rsidRPr="70CA9FFC" w:rsidDel="00AE343E">
          <w:rPr>
            <w:rFonts w:ascii="Times New Roman" w:eastAsia="Times New Roman" w:hAnsi="Times New Roman" w:cs="Times New Roman"/>
            <w:color w:val="333333"/>
          </w:rPr>
          <w:delText>/Brigham and Women's Hospital, Boston, Massachusetts, USA</w:delText>
        </w:r>
        <w:r w:rsidR="5950D730" w:rsidRPr="70CA9FFC" w:rsidDel="00AE343E">
          <w:rPr>
            <w:rFonts w:ascii="Times New Roman" w:hAnsi="Times New Roman" w:cs="Times New Roman"/>
          </w:rPr>
          <w:delText xml:space="preserve"> </w:delText>
        </w:r>
      </w:del>
    </w:p>
    <w:p w14:paraId="59782ADC" w14:textId="621FFDA7" w:rsidR="00D66173" w:rsidDel="00AE343E" w:rsidRDefault="500C9E97" w:rsidP="00915300">
      <w:pPr>
        <w:spacing w:line="276" w:lineRule="auto"/>
        <w:rPr>
          <w:del w:id="9" w:author="Audencio Victor" w:date="2025-10-29T22:59:00Z" w16du:dateUtc="2025-10-29T22:59:00Z"/>
        </w:rPr>
      </w:pPr>
      <w:del w:id="10" w:author="Audencio Victor" w:date="2025-10-29T22:59:00Z" w16du:dateUtc="2025-10-29T22:59:00Z">
        <w:r w:rsidRPr="08CBB9E4" w:rsidDel="00AE343E">
          <w:rPr>
            <w:rFonts w:ascii="Times New Roman" w:hAnsi="Times New Roman" w:cs="Times New Roman"/>
            <w:vertAlign w:val="superscript"/>
          </w:rPr>
          <w:delText>2</w:delText>
        </w:r>
        <w:r w:rsidR="01B47D59" w:rsidRPr="08CBB9E4" w:rsidDel="00AE343E">
          <w:rPr>
            <w:rFonts w:ascii="Times New Roman" w:hAnsi="Times New Roman" w:cs="Times New Roman"/>
          </w:rPr>
          <w:delText xml:space="preserve"> </w:delText>
        </w:r>
        <w:r w:rsidR="681DAE29" w:rsidRPr="08CBB9E4" w:rsidDel="00AE343E">
          <w:rPr>
            <w:rFonts w:ascii="Times New Roman" w:hAnsi="Times New Roman" w:cs="Times New Roman"/>
          </w:rPr>
          <w:delText xml:space="preserve">Faculty of Population Health and Epidemiology, </w:delText>
        </w:r>
        <w:r w:rsidR="01B47D59" w:rsidRPr="08CBB9E4" w:rsidDel="00AE343E">
          <w:rPr>
            <w:rFonts w:ascii="Times New Roman" w:hAnsi="Times New Roman" w:cs="Times New Roman"/>
          </w:rPr>
          <w:delText xml:space="preserve">London School of Hygiene </w:delText>
        </w:r>
        <w:r w:rsidR="35821A8F" w:rsidRPr="08CBB9E4" w:rsidDel="00AE343E">
          <w:rPr>
            <w:rFonts w:ascii="Times New Roman" w:hAnsi="Times New Roman" w:cs="Times New Roman"/>
          </w:rPr>
          <w:delText>&amp;</w:delText>
        </w:r>
        <w:r w:rsidR="01B47D59" w:rsidRPr="08CBB9E4" w:rsidDel="00AE343E">
          <w:rPr>
            <w:rFonts w:ascii="Times New Roman" w:hAnsi="Times New Roman" w:cs="Times New Roman"/>
          </w:rPr>
          <w:delText xml:space="preserve"> Tropical Medicine</w:delText>
        </w:r>
      </w:del>
    </w:p>
    <w:p w14:paraId="34214E74" w14:textId="0052D32D" w:rsidR="000221EA" w:rsidDel="00AE343E" w:rsidRDefault="000221EA" w:rsidP="008C7F86">
      <w:pPr>
        <w:pStyle w:val="Heading2"/>
        <w:spacing w:line="276" w:lineRule="auto"/>
        <w:rPr>
          <w:del w:id="11" w:author="Audencio Victor" w:date="2025-10-29T22:59:00Z" w16du:dateUtc="2025-10-29T22:59:00Z"/>
          <w:rFonts w:ascii="Times New Roman" w:hAnsi="Times New Roman" w:cs="Times New Roman"/>
          <w:b/>
          <w:bCs/>
          <w:color w:val="auto"/>
          <w:sz w:val="24"/>
          <w:szCs w:val="24"/>
        </w:rPr>
      </w:pPr>
    </w:p>
    <w:p w14:paraId="1659F722" w14:textId="047C2138" w:rsidR="000221EA" w:rsidDel="00AE343E" w:rsidRDefault="000221EA" w:rsidP="008C7F86">
      <w:pPr>
        <w:pStyle w:val="Heading2"/>
        <w:spacing w:line="276" w:lineRule="auto"/>
        <w:rPr>
          <w:del w:id="12" w:author="Audencio Victor" w:date="2025-10-29T22:59:00Z" w16du:dateUtc="2025-10-29T22:59:00Z"/>
          <w:rFonts w:ascii="Times New Roman" w:hAnsi="Times New Roman" w:cs="Times New Roman"/>
          <w:b/>
          <w:bCs/>
          <w:color w:val="auto"/>
          <w:sz w:val="24"/>
          <w:szCs w:val="24"/>
        </w:rPr>
      </w:pPr>
    </w:p>
    <w:p w14:paraId="5E5AC91F" w14:textId="5CD333AB" w:rsidR="007745A0" w:rsidRPr="00374331" w:rsidDel="00AE343E" w:rsidRDefault="001260DE" w:rsidP="008C7F86">
      <w:pPr>
        <w:pStyle w:val="Heading2"/>
        <w:spacing w:line="276" w:lineRule="auto"/>
        <w:rPr>
          <w:del w:id="13" w:author="Audencio Victor" w:date="2025-10-29T22:59:00Z" w16du:dateUtc="2025-10-29T22:59:00Z"/>
          <w:rFonts w:ascii="Times New Roman" w:hAnsi="Times New Roman" w:cs="Times New Roman"/>
          <w:b/>
          <w:bCs/>
          <w:color w:val="auto"/>
          <w:sz w:val="24"/>
          <w:szCs w:val="24"/>
        </w:rPr>
      </w:pPr>
      <w:del w:id="14" w:author="Audencio Victor" w:date="2025-10-29T22:59:00Z" w16du:dateUtc="2025-10-29T22:59:00Z">
        <w:r w:rsidRPr="00374331" w:rsidDel="00AE343E">
          <w:rPr>
            <w:rFonts w:ascii="Times New Roman" w:hAnsi="Times New Roman" w:cs="Times New Roman"/>
            <w:b/>
            <w:bCs/>
            <w:color w:val="auto"/>
            <w:sz w:val="24"/>
            <w:szCs w:val="24"/>
          </w:rPr>
          <w:delText>ABSTRACT</w:delText>
        </w:r>
      </w:del>
    </w:p>
    <w:p w14:paraId="5BE28A8B" w14:textId="52F66F08" w:rsidR="007745A0" w:rsidRPr="00706A5B" w:rsidDel="00AE343E" w:rsidRDefault="500C9E97" w:rsidP="00BA37E6">
      <w:pPr>
        <w:spacing w:line="480" w:lineRule="auto"/>
        <w:rPr>
          <w:del w:id="15" w:author="Audencio Victor" w:date="2025-10-29T22:59:00Z" w16du:dateUtc="2025-10-29T22:59:00Z"/>
          <w:rFonts w:ascii="Times New Roman" w:hAnsi="Times New Roman" w:cs="Times New Roman"/>
        </w:rPr>
      </w:pPr>
      <w:del w:id="16" w:author="Audencio Victor" w:date="2025-10-29T22:59:00Z" w16du:dateUtc="2025-10-29T22:59:00Z">
        <w:r w:rsidRPr="08CBB9E4" w:rsidDel="00AE343E">
          <w:rPr>
            <w:rFonts w:ascii="Times New Roman" w:hAnsi="Times New Roman" w:cs="Times New Roman"/>
            <w:b/>
            <w:bCs/>
          </w:rPr>
          <w:delText xml:space="preserve">Background: </w:delText>
        </w:r>
        <w:r w:rsidR="102DD506" w:rsidRPr="08CBB9E4" w:rsidDel="00AE343E">
          <w:rPr>
            <w:rFonts w:ascii="Times New Roman" w:hAnsi="Times New Roman" w:cs="Times New Roman"/>
          </w:rPr>
          <w:delText>Growth assessment is a critical component of child health surveillance and clinical care</w:delText>
        </w:r>
        <w:r w:rsidR="00E56010" w:rsidDel="00AE343E">
          <w:rPr>
            <w:rFonts w:ascii="Times New Roman" w:hAnsi="Times New Roman" w:cs="Times New Roman"/>
          </w:rPr>
          <w:delText>;</w:delText>
        </w:r>
        <w:r w:rsidR="102DD506" w:rsidRPr="08CBB9E4" w:rsidDel="00AE343E">
          <w:rPr>
            <w:rFonts w:ascii="Times New Roman" w:hAnsi="Times New Roman" w:cs="Times New Roman"/>
          </w:rPr>
          <w:delText xml:space="preserve"> yet</w:delText>
        </w:r>
        <w:r w:rsidR="00E56010" w:rsidDel="00AE343E">
          <w:rPr>
            <w:rFonts w:ascii="Times New Roman" w:hAnsi="Times New Roman" w:cs="Times New Roman"/>
          </w:rPr>
          <w:delText>,</w:delText>
        </w:r>
        <w:r w:rsidR="102DD506" w:rsidRPr="08CBB9E4" w:rsidDel="00AE343E">
          <w:rPr>
            <w:rFonts w:ascii="Times New Roman" w:hAnsi="Times New Roman" w:cs="Times New Roman"/>
          </w:rPr>
          <w:delText xml:space="preserve"> the global disparities in the selection and application of growth charts </w:delText>
        </w:r>
        <w:r w:rsidR="00020733" w:rsidRPr="08CBB9E4" w:rsidDel="00AE343E">
          <w:rPr>
            <w:rFonts w:ascii="Times New Roman" w:hAnsi="Times New Roman" w:cs="Times New Roman"/>
          </w:rPr>
          <w:delText>continue</w:delText>
        </w:r>
        <w:r w:rsidR="102DD506" w:rsidRPr="08CBB9E4" w:rsidDel="00AE343E">
          <w:rPr>
            <w:rFonts w:ascii="Times New Roman" w:hAnsi="Times New Roman" w:cs="Times New Roman"/>
          </w:rPr>
          <w:delText xml:space="preserve"> to </w:delText>
        </w:r>
        <w:r w:rsidR="2C9B7701" w:rsidRPr="08CBB9E4" w:rsidDel="00AE343E">
          <w:rPr>
            <w:rFonts w:ascii="Times New Roman" w:hAnsi="Times New Roman" w:cs="Times New Roman"/>
          </w:rPr>
          <w:delText xml:space="preserve">undermine comparability and appropriate </w:delText>
        </w:r>
        <w:r w:rsidR="6B7C3BA1" w:rsidRPr="08CBB9E4" w:rsidDel="00AE343E">
          <w:rPr>
            <w:rFonts w:ascii="Times New Roman" w:hAnsi="Times New Roman" w:cs="Times New Roman"/>
          </w:rPr>
          <w:delText xml:space="preserve">tracking of progress to inform </w:delText>
        </w:r>
        <w:r w:rsidR="2C9B7701" w:rsidRPr="08CBB9E4" w:rsidDel="00AE343E">
          <w:rPr>
            <w:rFonts w:ascii="Times New Roman" w:hAnsi="Times New Roman" w:cs="Times New Roman"/>
          </w:rPr>
          <w:delText>target</w:delText>
        </w:r>
        <w:r w:rsidR="7C45457E" w:rsidRPr="08CBB9E4" w:rsidDel="00AE343E">
          <w:rPr>
            <w:rFonts w:ascii="Times New Roman" w:hAnsi="Times New Roman" w:cs="Times New Roman"/>
          </w:rPr>
          <w:delText>ed</w:delText>
        </w:r>
        <w:r w:rsidR="00180D0D" w:rsidDel="00AE343E">
          <w:rPr>
            <w:rFonts w:ascii="Times New Roman" w:hAnsi="Times New Roman" w:cs="Times New Roman"/>
          </w:rPr>
          <w:delText xml:space="preserve"> </w:delText>
        </w:r>
        <w:r w:rsidR="2C9B7701" w:rsidRPr="08CBB9E4" w:rsidDel="00AE343E">
          <w:rPr>
            <w:rFonts w:ascii="Times New Roman" w:hAnsi="Times New Roman" w:cs="Times New Roman"/>
          </w:rPr>
          <w:delText>interventions. While prescriptive growth standards are widely available, their application remain inconsistent, particularly across gestational age categories</w:delText>
        </w:r>
        <w:r w:rsidR="32673DEA" w:rsidRPr="08CBB9E4" w:rsidDel="00AE343E">
          <w:rPr>
            <w:rFonts w:ascii="Times New Roman" w:hAnsi="Times New Roman" w:cs="Times New Roman"/>
          </w:rPr>
          <w:delText xml:space="preserve"> representing term and preterm babies</w:delText>
        </w:r>
        <w:r w:rsidR="2C9B7701" w:rsidRPr="08CBB9E4" w:rsidDel="00AE343E">
          <w:rPr>
            <w:rFonts w:ascii="Times New Roman" w:hAnsi="Times New Roman" w:cs="Times New Roman"/>
          </w:rPr>
          <w:delText xml:space="preserve">. </w:delText>
        </w:r>
      </w:del>
    </w:p>
    <w:p w14:paraId="1CE9DFFF" w14:textId="1081B555" w:rsidR="007745A0" w:rsidRPr="001E5EE9" w:rsidDel="00AE343E" w:rsidRDefault="500C9E97" w:rsidP="00BA37E6">
      <w:pPr>
        <w:spacing w:line="480" w:lineRule="auto"/>
        <w:rPr>
          <w:del w:id="17" w:author="Audencio Victor" w:date="2025-10-29T22:59:00Z" w16du:dateUtc="2025-10-29T22:59:00Z"/>
          <w:rFonts w:ascii="Times New Roman" w:hAnsi="Times New Roman" w:cs="Times New Roman"/>
        </w:rPr>
      </w:pPr>
      <w:del w:id="18" w:author="Audencio Victor" w:date="2025-10-29T22:59:00Z" w16du:dateUtc="2025-10-29T22:59:00Z">
        <w:r w:rsidRPr="70CA9FFC" w:rsidDel="00AE343E">
          <w:rPr>
            <w:rFonts w:ascii="Times New Roman" w:hAnsi="Times New Roman" w:cs="Times New Roman"/>
            <w:b/>
            <w:bCs/>
          </w:rPr>
          <w:delText xml:space="preserve">Objective: </w:delText>
        </w:r>
        <w:r w:rsidR="685F3D25" w:rsidRPr="70CA9FFC" w:rsidDel="00AE343E">
          <w:rPr>
            <w:rFonts w:ascii="Times New Roman" w:hAnsi="Times New Roman" w:cs="Times New Roman"/>
          </w:rPr>
          <w:delText xml:space="preserve">The aim of this </w:delText>
        </w:r>
        <w:r w:rsidR="0237B152" w:rsidRPr="70CA9FFC" w:rsidDel="00AE343E">
          <w:rPr>
            <w:rFonts w:ascii="Times New Roman" w:hAnsi="Times New Roman" w:cs="Times New Roman"/>
          </w:rPr>
          <w:delText xml:space="preserve">case </w:delText>
        </w:r>
        <w:r w:rsidR="685F3D25" w:rsidRPr="70CA9FFC" w:rsidDel="00AE343E">
          <w:rPr>
            <w:rFonts w:ascii="Times New Roman" w:hAnsi="Times New Roman" w:cs="Times New Roman"/>
          </w:rPr>
          <w:delText>study was to assess how the use of the WHO Child Growth Standards</w:delText>
        </w:r>
        <w:r w:rsidR="6EB1BD76" w:rsidRPr="70CA9FFC" w:rsidDel="00AE343E">
          <w:rPr>
            <w:rFonts w:ascii="Times New Roman" w:hAnsi="Times New Roman" w:cs="Times New Roman"/>
          </w:rPr>
          <w:delText xml:space="preserve"> (WHO GS)</w:delText>
        </w:r>
        <w:r w:rsidR="685F3D25" w:rsidRPr="70CA9FFC" w:rsidDel="00AE343E">
          <w:rPr>
            <w:rFonts w:ascii="Times New Roman" w:hAnsi="Times New Roman" w:cs="Times New Roman"/>
          </w:rPr>
          <w:delText xml:space="preserve"> and the </w:delText>
        </w:r>
        <w:commentRangeStart w:id="19"/>
        <w:r w:rsidR="685F3D25" w:rsidRPr="70CA9FFC" w:rsidDel="00AE343E">
          <w:rPr>
            <w:rFonts w:ascii="Times New Roman" w:hAnsi="Times New Roman" w:cs="Times New Roman"/>
          </w:rPr>
          <w:delText>INTERGROWTH-21</w:delText>
        </w:r>
        <w:r w:rsidR="685F3D25" w:rsidRPr="70CA9FFC" w:rsidDel="00AE343E">
          <w:rPr>
            <w:rFonts w:ascii="Times New Roman" w:hAnsi="Times New Roman" w:cs="Times New Roman"/>
            <w:vertAlign w:val="superscript"/>
          </w:rPr>
          <w:delText>st</w:delText>
        </w:r>
        <w:r w:rsidR="685F3D25" w:rsidRPr="70CA9FFC" w:rsidDel="00AE343E">
          <w:rPr>
            <w:rFonts w:ascii="Times New Roman" w:hAnsi="Times New Roman" w:cs="Times New Roman"/>
          </w:rPr>
          <w:delText xml:space="preserve"> </w:delText>
        </w:r>
        <w:r w:rsidR="6EB1BD76" w:rsidRPr="70CA9FFC" w:rsidDel="00AE343E">
          <w:rPr>
            <w:rFonts w:ascii="Times New Roman" w:hAnsi="Times New Roman" w:cs="Times New Roman"/>
          </w:rPr>
          <w:delText>Standards (IG-21</w:delText>
        </w:r>
        <w:r w:rsidR="6EB1BD76" w:rsidRPr="70CA9FFC" w:rsidDel="00AE343E">
          <w:rPr>
            <w:rFonts w:ascii="Times New Roman" w:hAnsi="Times New Roman" w:cs="Times New Roman"/>
            <w:vertAlign w:val="superscript"/>
          </w:rPr>
          <w:delText>st</w:delText>
        </w:r>
        <w:r w:rsidR="6EB1BD76" w:rsidRPr="70CA9FFC" w:rsidDel="00AE343E">
          <w:rPr>
            <w:rFonts w:ascii="Times New Roman" w:hAnsi="Times New Roman" w:cs="Times New Roman"/>
          </w:rPr>
          <w:delText>)</w:delText>
        </w:r>
        <w:r w:rsidR="685F3D25" w:rsidRPr="70CA9FFC" w:rsidDel="00AE343E">
          <w:rPr>
            <w:rFonts w:ascii="Times New Roman" w:hAnsi="Times New Roman" w:cs="Times New Roman"/>
          </w:rPr>
          <w:delText xml:space="preserve"> </w:delText>
        </w:r>
        <w:commentRangeEnd w:id="19"/>
        <w:r w:rsidR="00E56010" w:rsidDel="00AE343E">
          <w:rPr>
            <w:rStyle w:val="CommentReference"/>
          </w:rPr>
          <w:commentReference w:id="19"/>
        </w:r>
        <w:r w:rsidR="685F3D25" w:rsidRPr="70CA9FFC" w:rsidDel="00AE343E">
          <w:rPr>
            <w:rFonts w:ascii="Times New Roman" w:hAnsi="Times New Roman" w:cs="Times New Roman"/>
          </w:rPr>
          <w:delText>affects the classification and interpretation of growth trajectories</w:delText>
        </w:r>
        <w:r w:rsidR="0060423B" w:rsidDel="00AE343E">
          <w:rPr>
            <w:rFonts w:ascii="Times New Roman" w:hAnsi="Times New Roman" w:cs="Times New Roman"/>
          </w:rPr>
          <w:delText>.</w:delText>
        </w:r>
      </w:del>
    </w:p>
    <w:p w14:paraId="50A8BFB9" w14:textId="17E20AF0" w:rsidR="00360088" w:rsidRPr="00E37C85" w:rsidDel="00AE343E" w:rsidRDefault="500C9E97" w:rsidP="00BA37E6">
      <w:pPr>
        <w:spacing w:line="480" w:lineRule="auto"/>
        <w:rPr>
          <w:del w:id="20" w:author="Audencio Victor" w:date="2025-10-29T22:59:00Z" w16du:dateUtc="2025-10-29T22:59:00Z"/>
          <w:rFonts w:ascii="Times New Roman" w:hAnsi="Times New Roman" w:cs="Times New Roman"/>
          <w:i/>
          <w:iCs/>
        </w:rPr>
      </w:pPr>
      <w:del w:id="21" w:author="Audencio Victor" w:date="2025-10-29T22:59:00Z" w16du:dateUtc="2025-10-29T22:59:00Z">
        <w:r w:rsidRPr="08CBB9E4" w:rsidDel="00AE343E">
          <w:rPr>
            <w:rFonts w:ascii="Times New Roman" w:hAnsi="Times New Roman" w:cs="Times New Roman"/>
            <w:b/>
            <w:bCs/>
          </w:rPr>
          <w:delText xml:space="preserve">Methods: </w:delText>
        </w:r>
        <w:r w:rsidR="00E56010" w:rsidDel="00AE343E">
          <w:rPr>
            <w:rFonts w:ascii="Times New Roman" w:hAnsi="Times New Roman" w:cs="Times New Roman"/>
          </w:rPr>
          <w:delText>We used a</w:delText>
        </w:r>
        <w:r w:rsidR="0060423B" w:rsidDel="00AE343E">
          <w:rPr>
            <w:rFonts w:ascii="Times New Roman" w:hAnsi="Times New Roman" w:cs="Times New Roman"/>
          </w:rPr>
          <w:delText xml:space="preserve"> subset </w:delText>
        </w:r>
        <w:r w:rsidR="00E56010" w:rsidDel="00AE343E">
          <w:rPr>
            <w:rFonts w:ascii="Times New Roman" w:hAnsi="Times New Roman" w:cs="Times New Roman"/>
          </w:rPr>
          <w:delText xml:space="preserve">of the </w:delText>
        </w:r>
        <w:r w:rsidR="0060423B" w:rsidDel="00AE343E">
          <w:rPr>
            <w:rFonts w:ascii="Times New Roman" w:hAnsi="Times New Roman" w:cs="Times New Roman"/>
          </w:rPr>
          <w:delText xml:space="preserve">data </w:delText>
        </w:r>
        <w:r w:rsidR="00E56010" w:rsidDel="00AE343E">
          <w:rPr>
            <w:rFonts w:ascii="Times New Roman" w:hAnsi="Times New Roman" w:cs="Times New Roman"/>
          </w:rPr>
          <w:delText xml:space="preserve">collected as part </w:delText>
        </w:r>
        <w:r w:rsidR="0060423B" w:rsidDel="00AE343E">
          <w:rPr>
            <w:rFonts w:ascii="Times New Roman" w:hAnsi="Times New Roman" w:cs="Times New Roman"/>
          </w:rPr>
          <w:delText>of the Low Birthweight Infant Feeding Exploration (</w:delText>
        </w:r>
        <w:r w:rsidR="0060423B" w:rsidRPr="08CBB9E4" w:rsidDel="00AE343E">
          <w:rPr>
            <w:rFonts w:ascii="Times New Roman" w:hAnsi="Times New Roman" w:cs="Times New Roman"/>
          </w:rPr>
          <w:delText>LIFE</w:delText>
        </w:r>
        <w:r w:rsidR="0060423B" w:rsidDel="00AE343E">
          <w:rPr>
            <w:rFonts w:ascii="Times New Roman" w:hAnsi="Times New Roman" w:cs="Times New Roman"/>
          </w:rPr>
          <w:delText>)</w:delText>
        </w:r>
        <w:r w:rsidR="0060423B" w:rsidRPr="08CBB9E4" w:rsidDel="00AE343E">
          <w:rPr>
            <w:rFonts w:ascii="Times New Roman" w:hAnsi="Times New Roman" w:cs="Times New Roman"/>
          </w:rPr>
          <w:delText xml:space="preserve"> study (2019-2022) in Malawi and Tanzania</w:delText>
        </w:r>
        <w:r w:rsidR="0060423B" w:rsidDel="00AE343E">
          <w:rPr>
            <w:rFonts w:ascii="Times New Roman" w:hAnsi="Times New Roman" w:cs="Times New Roman"/>
          </w:rPr>
          <w:delText xml:space="preserve"> for illustration</w:delText>
        </w:r>
        <w:r w:rsidR="00E56010" w:rsidDel="00AE343E">
          <w:rPr>
            <w:rFonts w:ascii="Times New Roman" w:hAnsi="Times New Roman" w:cs="Times New Roman"/>
          </w:rPr>
          <w:delText xml:space="preserve"> purposes</w:delText>
        </w:r>
        <w:r w:rsidR="0060423B" w:rsidRPr="08CBB9E4" w:rsidDel="00AE343E">
          <w:rPr>
            <w:rFonts w:ascii="Times New Roman" w:hAnsi="Times New Roman" w:cs="Times New Roman"/>
          </w:rPr>
          <w:delText>.</w:delText>
        </w:r>
        <w:r w:rsidR="0060423B" w:rsidDel="00AE343E">
          <w:rPr>
            <w:rFonts w:ascii="Times New Roman" w:hAnsi="Times New Roman" w:cs="Times New Roman"/>
          </w:rPr>
          <w:delText xml:space="preserve"> </w:delText>
        </w:r>
        <w:r w:rsidR="5C4AC480" w:rsidRPr="08CBB9E4" w:rsidDel="00AE343E">
          <w:rPr>
            <w:rFonts w:ascii="Times New Roman" w:hAnsi="Times New Roman" w:cs="Times New Roman"/>
          </w:rPr>
          <w:delText xml:space="preserve">The </w:delText>
        </w:r>
        <w:r w:rsidR="0060423B" w:rsidDel="00AE343E">
          <w:rPr>
            <w:rFonts w:ascii="Times New Roman" w:hAnsi="Times New Roman" w:cs="Times New Roman"/>
          </w:rPr>
          <w:delText xml:space="preserve">LIFE </w:delText>
        </w:r>
        <w:r w:rsidR="51CF4B74" w:rsidRPr="08CBB9E4" w:rsidDel="00AE343E">
          <w:rPr>
            <w:rFonts w:ascii="Times New Roman" w:hAnsi="Times New Roman" w:cs="Times New Roman"/>
          </w:rPr>
          <w:delText>d</w:delText>
        </w:r>
        <w:r w:rsidR="5A97960D" w:rsidRPr="08CBB9E4" w:rsidDel="00AE343E">
          <w:rPr>
            <w:rFonts w:ascii="Times New Roman" w:hAnsi="Times New Roman" w:cs="Times New Roman"/>
          </w:rPr>
          <w:delText xml:space="preserve">ata </w:delText>
        </w:r>
        <w:r w:rsidR="0060423B" w:rsidDel="00AE343E">
          <w:rPr>
            <w:rFonts w:ascii="Times New Roman" w:hAnsi="Times New Roman" w:cs="Times New Roman"/>
          </w:rPr>
          <w:delText xml:space="preserve">used is of </w:delText>
        </w:r>
        <w:r w:rsidR="00A772D7" w:rsidDel="00AE343E">
          <w:rPr>
            <w:rFonts w:ascii="Times New Roman" w:hAnsi="Times New Roman" w:cs="Times New Roman"/>
          </w:rPr>
          <w:delText>608</w:delText>
        </w:r>
        <w:r w:rsidR="5A97960D" w:rsidRPr="08CBB9E4" w:rsidDel="00AE343E">
          <w:rPr>
            <w:rFonts w:ascii="Times New Roman" w:hAnsi="Times New Roman" w:cs="Times New Roman"/>
          </w:rPr>
          <w:delText xml:space="preserve"> </w:delText>
        </w:r>
        <w:r w:rsidR="4790ABCE" w:rsidRPr="08CBB9E4" w:rsidDel="00AE343E">
          <w:rPr>
            <w:rFonts w:ascii="Times New Roman" w:hAnsi="Times New Roman" w:cs="Times New Roman"/>
          </w:rPr>
          <w:delText xml:space="preserve">moderately low birthweight (1.5 to &lt;2.5kg) </w:delText>
        </w:r>
        <w:r w:rsidR="5A97960D" w:rsidRPr="08CBB9E4" w:rsidDel="00AE343E">
          <w:rPr>
            <w:rFonts w:ascii="Times New Roman" w:hAnsi="Times New Roman" w:cs="Times New Roman"/>
          </w:rPr>
          <w:delText>infants</w:delText>
        </w:r>
        <w:r w:rsidR="00535ED4" w:rsidDel="00AE343E">
          <w:rPr>
            <w:rFonts w:ascii="Times New Roman" w:hAnsi="Times New Roman" w:cs="Times New Roman"/>
          </w:rPr>
          <w:delText xml:space="preserve">. </w:delText>
        </w:r>
        <w:r w:rsidR="5A97960D" w:rsidRPr="08CBB9E4" w:rsidDel="00AE343E">
          <w:rPr>
            <w:rFonts w:ascii="Times New Roman" w:hAnsi="Times New Roman" w:cs="Times New Roman"/>
          </w:rPr>
          <w:delText xml:space="preserve"> Z-scores for weight-for-age (WAZ), length-for-age (LAZ), and head circumference-for-age (HCAZ) were calculated at birth using both the WHO GS and the IG-21</w:delText>
        </w:r>
        <w:r w:rsidR="5A97960D" w:rsidRPr="08CBB9E4" w:rsidDel="00AE343E">
          <w:rPr>
            <w:rFonts w:ascii="Times New Roman" w:hAnsi="Times New Roman" w:cs="Times New Roman"/>
            <w:vertAlign w:val="superscript"/>
          </w:rPr>
          <w:delText>st</w:delText>
        </w:r>
        <w:r w:rsidR="5A97960D" w:rsidRPr="08CBB9E4" w:rsidDel="00AE343E">
          <w:rPr>
            <w:rFonts w:ascii="Times New Roman" w:hAnsi="Times New Roman" w:cs="Times New Roman"/>
          </w:rPr>
          <w:delText xml:space="preserve"> NBS. Longitudinal trajectories were assessed over three periods (birth-6 months, 6-12 months, and 12-24 months) using both standards. Conditional growth models were constructed to evaluate deviation from mean growth patterns within gestational age (GA) subgroups.</w:delText>
        </w:r>
      </w:del>
    </w:p>
    <w:p w14:paraId="4259B0BE" w14:textId="6CAC4F56" w:rsidR="001027FB" w:rsidRPr="001027FB" w:rsidDel="00AE343E" w:rsidRDefault="001027FB" w:rsidP="00BA37E6">
      <w:pPr>
        <w:spacing w:line="480" w:lineRule="auto"/>
        <w:rPr>
          <w:del w:id="22" w:author="Audencio Victor" w:date="2025-10-29T22:59:00Z" w16du:dateUtc="2025-10-29T22:59:00Z"/>
          <w:rFonts w:ascii="Times New Roman" w:hAnsi="Times New Roman" w:cs="Times New Roman"/>
        </w:rPr>
      </w:pPr>
      <w:del w:id="23" w:author="Audencio Victor" w:date="2025-10-29T22:59:00Z" w16du:dateUtc="2025-10-29T22:59:00Z">
        <w:r w:rsidRPr="08CBB9E4" w:rsidDel="00AE343E">
          <w:rPr>
            <w:rFonts w:ascii="Times New Roman" w:hAnsi="Times New Roman" w:cs="Times New Roman"/>
            <w:b/>
            <w:bCs/>
          </w:rPr>
          <w:delText xml:space="preserve">Results: </w:delText>
        </w:r>
        <w:r w:rsidR="007D6045" w:rsidRPr="00915300" w:rsidDel="00AE343E">
          <w:rPr>
            <w:rFonts w:ascii="Times New Roman" w:hAnsi="Times New Roman" w:cs="Times New Roman"/>
          </w:rPr>
          <w:delText>At birth, IG-21</w:delText>
        </w:r>
        <w:r w:rsidR="007D6045" w:rsidRPr="00957B1E" w:rsidDel="00AE343E">
          <w:rPr>
            <w:rFonts w:ascii="Times New Roman" w:hAnsi="Times New Roman" w:cs="Times New Roman"/>
            <w:vertAlign w:val="superscript"/>
          </w:rPr>
          <w:delText>st</w:delText>
        </w:r>
        <w:r w:rsidR="007D6045" w:rsidRPr="00915300" w:rsidDel="00AE343E">
          <w:rPr>
            <w:rFonts w:ascii="Times New Roman" w:hAnsi="Times New Roman" w:cs="Times New Roman"/>
          </w:rPr>
          <w:delText xml:space="preserve"> </w:delText>
        </w:r>
        <w:r w:rsidR="00534707" w:rsidDel="00AE343E">
          <w:rPr>
            <w:rFonts w:ascii="Times New Roman" w:hAnsi="Times New Roman" w:cs="Times New Roman"/>
          </w:rPr>
          <w:delText>Newborn Size Standard (IG-21</w:delText>
        </w:r>
        <w:r w:rsidR="00534707" w:rsidRPr="00D77C0F" w:rsidDel="00AE343E">
          <w:rPr>
            <w:rFonts w:ascii="Times New Roman" w:hAnsi="Times New Roman" w:cs="Times New Roman"/>
            <w:vertAlign w:val="superscript"/>
          </w:rPr>
          <w:delText>st</w:delText>
        </w:r>
        <w:r w:rsidR="00534707" w:rsidDel="00AE343E">
          <w:rPr>
            <w:rFonts w:ascii="Times New Roman" w:hAnsi="Times New Roman" w:cs="Times New Roman"/>
          </w:rPr>
          <w:delText xml:space="preserve"> NBS) </w:delText>
        </w:r>
        <w:r w:rsidR="007D6045" w:rsidRPr="00915300" w:rsidDel="00AE343E">
          <w:rPr>
            <w:rFonts w:ascii="Times New Roman" w:hAnsi="Times New Roman" w:cs="Times New Roman"/>
          </w:rPr>
          <w:delText xml:space="preserve">z-scores were higher than WHO GS values </w:delText>
        </w:r>
        <w:r w:rsidR="00C34EF8" w:rsidDel="00AE343E">
          <w:rPr>
            <w:rFonts w:ascii="Times New Roman" w:hAnsi="Times New Roman" w:cs="Times New Roman"/>
          </w:rPr>
          <w:delText xml:space="preserve">especially </w:delText>
        </w:r>
        <w:r w:rsidR="007D6045" w:rsidRPr="00915300" w:rsidDel="00AE343E">
          <w:rPr>
            <w:rFonts w:ascii="Times New Roman" w:hAnsi="Times New Roman" w:cs="Times New Roman"/>
          </w:rPr>
          <w:delText xml:space="preserve">in lower </w:delText>
        </w:r>
        <w:r w:rsidR="009B650C" w:rsidDel="00AE343E">
          <w:rPr>
            <w:rFonts w:ascii="Times New Roman" w:hAnsi="Times New Roman" w:cs="Times New Roman"/>
          </w:rPr>
          <w:delText>GA</w:delText>
        </w:r>
        <w:r w:rsidR="007D6045" w:rsidRPr="00915300" w:rsidDel="00AE343E">
          <w:rPr>
            <w:rFonts w:ascii="Times New Roman" w:hAnsi="Times New Roman" w:cs="Times New Roman"/>
          </w:rPr>
          <w:delText xml:space="preserve"> </w:delText>
        </w:r>
        <w:r w:rsidR="009B650C" w:rsidDel="00AE343E">
          <w:rPr>
            <w:rFonts w:ascii="Times New Roman" w:hAnsi="Times New Roman" w:cs="Times New Roman"/>
          </w:rPr>
          <w:delText>sub</w:delText>
        </w:r>
        <w:r w:rsidR="007D6045" w:rsidRPr="00915300" w:rsidDel="00AE343E">
          <w:rPr>
            <w:rFonts w:ascii="Times New Roman" w:hAnsi="Times New Roman" w:cs="Times New Roman"/>
          </w:rPr>
          <w:delText xml:space="preserve">groups, particularly for </w:delText>
        </w:r>
        <w:r w:rsidR="00E56010" w:rsidDel="00AE343E">
          <w:rPr>
            <w:rFonts w:ascii="Times New Roman" w:hAnsi="Times New Roman" w:cs="Times New Roman"/>
          </w:rPr>
          <w:delText>LAZ and HCAZ</w:delText>
        </w:r>
        <w:r w:rsidR="007D6045" w:rsidRPr="00915300" w:rsidDel="00AE343E">
          <w:rPr>
            <w:rFonts w:ascii="Times New Roman" w:hAnsi="Times New Roman" w:cs="Times New Roman"/>
          </w:rPr>
          <w:delText xml:space="preserve">. The proportion </w:delText>
        </w:r>
        <w:r w:rsidR="00432F4C" w:rsidDel="00AE343E">
          <w:rPr>
            <w:rFonts w:ascii="Times New Roman" w:hAnsi="Times New Roman" w:cs="Times New Roman"/>
          </w:rPr>
          <w:delText>of infants</w:delText>
        </w:r>
        <w:r w:rsidR="00E56010" w:rsidDel="00AE343E">
          <w:rPr>
            <w:rFonts w:ascii="Times New Roman" w:hAnsi="Times New Roman" w:cs="Times New Roman"/>
          </w:rPr>
          <w:delText xml:space="preserve"> with</w:delText>
        </w:r>
        <w:r w:rsidR="00432F4C" w:rsidDel="00AE343E">
          <w:rPr>
            <w:rFonts w:ascii="Times New Roman" w:hAnsi="Times New Roman" w:cs="Times New Roman"/>
          </w:rPr>
          <w:delText xml:space="preserve"> </w:delText>
        </w:r>
        <w:r w:rsidR="00CA0BE4" w:rsidDel="00AE343E">
          <w:rPr>
            <w:rFonts w:ascii="Times New Roman" w:hAnsi="Times New Roman" w:cs="Times New Roman"/>
          </w:rPr>
          <w:delText>&lt;-</w:delText>
        </w:r>
        <w:r w:rsidR="00C34EF8" w:rsidDel="00AE343E">
          <w:rPr>
            <w:rFonts w:ascii="Times New Roman" w:hAnsi="Times New Roman" w:cs="Times New Roman"/>
          </w:rPr>
          <w:delText xml:space="preserve">2 z-scores </w:delText>
        </w:r>
        <w:r w:rsidR="007D6045" w:rsidRPr="00915300" w:rsidDel="00AE343E">
          <w:rPr>
            <w:rFonts w:ascii="Times New Roman" w:hAnsi="Times New Roman" w:cs="Times New Roman"/>
          </w:rPr>
          <w:delText>was substantially lower with IG-21</w:delText>
        </w:r>
        <w:r w:rsidR="007D6045" w:rsidRPr="002B2E0F" w:rsidDel="00AE343E">
          <w:rPr>
            <w:rFonts w:ascii="Times New Roman" w:hAnsi="Times New Roman" w:cs="Times New Roman"/>
            <w:vertAlign w:val="superscript"/>
          </w:rPr>
          <w:delText>st</w:delText>
        </w:r>
        <w:r w:rsidR="007D6045" w:rsidRPr="00915300" w:rsidDel="00AE343E">
          <w:rPr>
            <w:rFonts w:ascii="Times New Roman" w:hAnsi="Times New Roman" w:cs="Times New Roman"/>
          </w:rPr>
          <w:delText xml:space="preserve"> </w:delText>
        </w:r>
        <w:r w:rsidR="00534707" w:rsidDel="00AE343E">
          <w:rPr>
            <w:rFonts w:ascii="Times New Roman" w:hAnsi="Times New Roman" w:cs="Times New Roman"/>
          </w:rPr>
          <w:delText>Preterm Postnatal Standards (IG-21</w:delText>
        </w:r>
        <w:r w:rsidR="00534707" w:rsidRPr="00D77C0F" w:rsidDel="00AE343E">
          <w:rPr>
            <w:rFonts w:ascii="Times New Roman" w:hAnsi="Times New Roman" w:cs="Times New Roman"/>
            <w:vertAlign w:val="superscript"/>
          </w:rPr>
          <w:delText>st</w:delText>
        </w:r>
        <w:r w:rsidR="00534707" w:rsidDel="00AE343E">
          <w:rPr>
            <w:rFonts w:ascii="Times New Roman" w:hAnsi="Times New Roman" w:cs="Times New Roman"/>
          </w:rPr>
          <w:delText xml:space="preserve"> PPS) </w:delText>
        </w:r>
        <w:r w:rsidR="007D6045" w:rsidRPr="00915300" w:rsidDel="00AE343E">
          <w:rPr>
            <w:rFonts w:ascii="Times New Roman" w:hAnsi="Times New Roman" w:cs="Times New Roman"/>
          </w:rPr>
          <w:delText>than WHO GS in preterm infants</w:delText>
        </w:r>
        <w:r w:rsidR="00C34EF8" w:rsidDel="00AE343E">
          <w:rPr>
            <w:rFonts w:ascii="Times New Roman" w:hAnsi="Times New Roman" w:cs="Times New Roman"/>
          </w:rPr>
          <w:delText xml:space="preserve"> for weight (</w:delText>
        </w:r>
        <w:r w:rsidR="007558D3" w:rsidDel="00AE343E">
          <w:rPr>
            <w:rFonts w:ascii="Times New Roman" w:hAnsi="Times New Roman" w:cs="Times New Roman"/>
          </w:rPr>
          <w:delText>7.4</w:delText>
        </w:r>
        <w:r w:rsidR="00C34EF8" w:rsidDel="00AE343E">
          <w:rPr>
            <w:rFonts w:ascii="Times New Roman" w:hAnsi="Times New Roman" w:cs="Times New Roman"/>
          </w:rPr>
          <w:delText xml:space="preserve">% vs </w:delText>
        </w:r>
        <w:r w:rsidR="007558D3" w:rsidDel="00AE343E">
          <w:rPr>
            <w:rFonts w:ascii="Times New Roman" w:hAnsi="Times New Roman" w:cs="Times New Roman"/>
          </w:rPr>
          <w:delText>95.5</w:delText>
        </w:r>
        <w:r w:rsidR="00C34EF8" w:rsidDel="00AE343E">
          <w:rPr>
            <w:rFonts w:ascii="Times New Roman" w:hAnsi="Times New Roman" w:cs="Times New Roman"/>
          </w:rPr>
          <w:delText>%), length (</w:delText>
        </w:r>
        <w:r w:rsidR="007558D3" w:rsidDel="00AE343E">
          <w:rPr>
            <w:rFonts w:ascii="Times New Roman" w:hAnsi="Times New Roman" w:cs="Times New Roman"/>
          </w:rPr>
          <w:delText>15.1</w:delText>
        </w:r>
        <w:r w:rsidR="00C34EF8" w:rsidDel="00AE343E">
          <w:rPr>
            <w:rFonts w:ascii="Times New Roman" w:hAnsi="Times New Roman" w:cs="Times New Roman"/>
          </w:rPr>
          <w:delText xml:space="preserve">% vs </w:delText>
        </w:r>
        <w:r w:rsidR="007558D3" w:rsidDel="00AE343E">
          <w:rPr>
            <w:rFonts w:ascii="Times New Roman" w:hAnsi="Times New Roman" w:cs="Times New Roman"/>
          </w:rPr>
          <w:delText>88.2</w:delText>
        </w:r>
        <w:r w:rsidR="00C34EF8" w:rsidDel="00AE343E">
          <w:rPr>
            <w:rFonts w:ascii="Times New Roman" w:hAnsi="Times New Roman" w:cs="Times New Roman"/>
          </w:rPr>
          <w:delText>%), and head circumference (</w:delText>
        </w:r>
        <w:r w:rsidR="007558D3" w:rsidDel="00AE343E">
          <w:rPr>
            <w:rFonts w:ascii="Times New Roman" w:hAnsi="Times New Roman" w:cs="Times New Roman"/>
          </w:rPr>
          <w:delText>4.7</w:delText>
        </w:r>
        <w:r w:rsidR="00C34EF8" w:rsidDel="00AE343E">
          <w:rPr>
            <w:rFonts w:ascii="Times New Roman" w:hAnsi="Times New Roman" w:cs="Times New Roman"/>
          </w:rPr>
          <w:delText xml:space="preserve">% vs </w:delText>
        </w:r>
        <w:r w:rsidR="007558D3" w:rsidDel="00AE343E">
          <w:rPr>
            <w:rFonts w:ascii="Times New Roman" w:hAnsi="Times New Roman" w:cs="Times New Roman"/>
          </w:rPr>
          <w:delText>61.8</w:delText>
        </w:r>
        <w:r w:rsidR="00C34EF8" w:rsidDel="00AE343E">
          <w:rPr>
            <w:rFonts w:ascii="Times New Roman" w:hAnsi="Times New Roman" w:cs="Times New Roman"/>
          </w:rPr>
          <w:delText>%)</w:delText>
        </w:r>
        <w:r w:rsidR="00CA0BE4" w:rsidDel="00AE343E">
          <w:rPr>
            <w:rFonts w:ascii="Times New Roman" w:hAnsi="Times New Roman" w:cs="Times New Roman"/>
          </w:rPr>
          <w:delText>, respectively</w:delText>
        </w:r>
        <w:r w:rsidR="007D6045" w:rsidRPr="00915300" w:rsidDel="00AE343E">
          <w:rPr>
            <w:rFonts w:ascii="Times New Roman" w:hAnsi="Times New Roman" w:cs="Times New Roman"/>
          </w:rPr>
          <w:delText>. From birth to 6 months</w:delText>
        </w:r>
        <w:r w:rsidR="003D6485" w:rsidDel="00AE343E">
          <w:rPr>
            <w:rFonts w:ascii="Times New Roman" w:hAnsi="Times New Roman" w:cs="Times New Roman"/>
          </w:rPr>
          <w:delText xml:space="preserve">, between-standard </w:delText>
        </w:r>
        <w:r w:rsidR="00CA0BE4" w:rsidDel="00AE343E">
          <w:rPr>
            <w:rFonts w:ascii="Times New Roman" w:hAnsi="Times New Roman" w:cs="Times New Roman"/>
          </w:rPr>
          <w:delText xml:space="preserve">z-score </w:delText>
        </w:r>
        <w:r w:rsidR="003D6485" w:rsidDel="00AE343E">
          <w:rPr>
            <w:rFonts w:ascii="Times New Roman" w:hAnsi="Times New Roman" w:cs="Times New Roman"/>
          </w:rPr>
          <w:delText>differences</w:delText>
        </w:r>
        <w:r w:rsidR="007D6045" w:rsidRPr="00915300" w:rsidDel="00AE343E">
          <w:rPr>
            <w:rFonts w:ascii="Times New Roman" w:hAnsi="Times New Roman" w:cs="Times New Roman"/>
          </w:rPr>
          <w:delText xml:space="preserve"> </w:delText>
        </w:r>
        <w:r w:rsidR="003D6485" w:rsidDel="00AE343E">
          <w:rPr>
            <w:rFonts w:ascii="Times New Roman" w:hAnsi="Times New Roman" w:cs="Times New Roman"/>
          </w:rPr>
          <w:delText>(</w:delText>
        </w:r>
        <w:r w:rsidR="00E56010" w:rsidDel="00AE343E">
          <w:rPr>
            <w:rFonts w:ascii="Times New Roman" w:hAnsi="Times New Roman" w:cs="Times New Roman"/>
          </w:rPr>
          <w:delText>IG-21</w:delText>
        </w:r>
        <w:r w:rsidR="00E56010" w:rsidRPr="00D77C0F" w:rsidDel="00AE343E">
          <w:rPr>
            <w:rFonts w:ascii="Times New Roman" w:hAnsi="Times New Roman" w:cs="Times New Roman"/>
            <w:vertAlign w:val="superscript"/>
          </w:rPr>
          <w:delText>st</w:delText>
        </w:r>
        <w:r w:rsidR="00E56010" w:rsidDel="00AE343E">
          <w:rPr>
            <w:rFonts w:ascii="Times New Roman" w:hAnsi="Times New Roman" w:cs="Times New Roman"/>
          </w:rPr>
          <w:delText xml:space="preserve"> </w:delText>
        </w:r>
        <w:r w:rsidR="00534707" w:rsidDel="00AE343E">
          <w:rPr>
            <w:rFonts w:ascii="Times New Roman" w:hAnsi="Times New Roman" w:cs="Times New Roman"/>
          </w:rPr>
          <w:delText>PPS</w:delText>
        </w:r>
        <w:r w:rsidR="00E56010" w:rsidDel="00AE343E">
          <w:rPr>
            <w:rFonts w:ascii="Times New Roman" w:hAnsi="Times New Roman" w:cs="Times New Roman"/>
          </w:rPr>
          <w:delText xml:space="preserve"> </w:delText>
        </w:r>
        <w:commentRangeStart w:id="24"/>
        <w:commentRangeEnd w:id="24"/>
        <w:r w:rsidR="00E56010" w:rsidDel="00AE343E">
          <w:rPr>
            <w:rStyle w:val="CommentReference"/>
          </w:rPr>
          <w:commentReference w:id="24"/>
        </w:r>
        <w:r w:rsidR="00CA0BE4" w:rsidDel="00AE343E">
          <w:rPr>
            <w:rFonts w:ascii="Times New Roman" w:hAnsi="Times New Roman" w:cs="Times New Roman"/>
          </w:rPr>
          <w:delText xml:space="preserve">minus </w:delText>
        </w:r>
        <w:r w:rsidR="00F03E9B" w:rsidDel="00AE343E">
          <w:rPr>
            <w:rFonts w:ascii="Times New Roman" w:hAnsi="Times New Roman" w:cs="Times New Roman"/>
          </w:rPr>
          <w:delText>WHO</w:delText>
        </w:r>
        <w:r w:rsidR="00CA0BE4" w:rsidDel="00AE343E">
          <w:rPr>
            <w:rFonts w:ascii="Times New Roman" w:hAnsi="Times New Roman" w:cs="Times New Roman"/>
          </w:rPr>
          <w:delText xml:space="preserve"> GS</w:delText>
        </w:r>
        <w:r w:rsidR="003D6485" w:rsidDel="00AE343E">
          <w:rPr>
            <w:rFonts w:ascii="Times New Roman" w:hAnsi="Times New Roman" w:cs="Times New Roman"/>
          </w:rPr>
          <w:delText xml:space="preserve">) were largest in preterm infants (preterm overall: WAZ: +1.91, LAZ: +1.61, HCAZ: +1.81). From 6 to 12 months, differences persisted but were smaller (preterm overall: WAZ: +0.52, LAZ: +0.75, +0.46), while term infants showed almost zero difference. </w:delText>
        </w:r>
        <w:r w:rsidR="007D6045" w:rsidRPr="00915300" w:rsidDel="00AE343E">
          <w:rPr>
            <w:rFonts w:ascii="Times New Roman" w:hAnsi="Times New Roman" w:cs="Times New Roman"/>
          </w:rPr>
          <w:delText>Between 12 and 24 months, all infants were assessed using WHO GS</w:delText>
        </w:r>
        <w:r w:rsidR="00081A94" w:rsidDel="00AE343E">
          <w:rPr>
            <w:rFonts w:ascii="Times New Roman" w:hAnsi="Times New Roman" w:cs="Times New Roman"/>
          </w:rPr>
          <w:delText xml:space="preserve">. Because both approaches converge to the same standard at this age, growth changes </w:delText>
        </w:r>
        <w:r w:rsidR="007D6045" w:rsidRPr="00915300" w:rsidDel="00AE343E">
          <w:rPr>
            <w:rFonts w:ascii="Times New Roman" w:hAnsi="Times New Roman" w:cs="Times New Roman"/>
          </w:rPr>
          <w:delText xml:space="preserve">under both were similar across </w:delText>
        </w:r>
        <w:r w:rsidR="00E56010" w:rsidDel="00AE343E">
          <w:rPr>
            <w:rFonts w:ascii="Times New Roman" w:hAnsi="Times New Roman" w:cs="Times New Roman"/>
          </w:rPr>
          <w:delText>GA</w:delText>
        </w:r>
        <w:r w:rsidR="007D6045" w:rsidRPr="00915300" w:rsidDel="00AE343E">
          <w:rPr>
            <w:rFonts w:ascii="Times New Roman" w:hAnsi="Times New Roman" w:cs="Times New Roman"/>
          </w:rPr>
          <w:delText xml:space="preserve"> groups and standards</w:delText>
        </w:r>
        <w:r w:rsidR="00081A94" w:rsidDel="00AE343E">
          <w:rPr>
            <w:rFonts w:ascii="Times New Roman" w:hAnsi="Times New Roman" w:cs="Times New Roman"/>
          </w:rPr>
          <w:delText>, with no further differences</w:delText>
        </w:r>
        <w:r w:rsidR="007D6045" w:rsidRPr="00915300" w:rsidDel="00AE343E">
          <w:rPr>
            <w:rFonts w:ascii="Times New Roman" w:hAnsi="Times New Roman" w:cs="Times New Roman"/>
          </w:rPr>
          <w:delText>.</w:delText>
        </w:r>
      </w:del>
    </w:p>
    <w:p w14:paraId="4DDF118C" w14:textId="30B49E5E" w:rsidR="007745A0" w:rsidRPr="00936734" w:rsidDel="00AE343E" w:rsidRDefault="007745A0" w:rsidP="00BA37E6">
      <w:pPr>
        <w:spacing w:line="480" w:lineRule="auto"/>
        <w:rPr>
          <w:del w:id="25" w:author="Audencio Victor" w:date="2025-10-29T22:59:00Z" w16du:dateUtc="2025-10-29T22:59:00Z"/>
          <w:rFonts w:ascii="Times New Roman" w:hAnsi="Times New Roman" w:cs="Times New Roman"/>
        </w:rPr>
      </w:pPr>
      <w:del w:id="26" w:author="Audencio Victor" w:date="2025-10-29T22:59:00Z" w16du:dateUtc="2025-10-29T22:59:00Z">
        <w:r w:rsidRPr="08CBB9E4" w:rsidDel="00AE343E">
          <w:rPr>
            <w:rFonts w:ascii="Times New Roman" w:hAnsi="Times New Roman" w:cs="Times New Roman"/>
            <w:b/>
            <w:bCs/>
          </w:rPr>
          <w:delText>Conclusion</w:delText>
        </w:r>
        <w:r w:rsidR="001260DE" w:rsidRPr="08CBB9E4" w:rsidDel="00AE343E">
          <w:rPr>
            <w:rFonts w:ascii="Times New Roman" w:hAnsi="Times New Roman" w:cs="Times New Roman"/>
            <w:b/>
            <w:bCs/>
          </w:rPr>
          <w:delText>s</w:delText>
        </w:r>
        <w:r w:rsidRPr="08CBB9E4" w:rsidDel="00AE343E">
          <w:rPr>
            <w:rFonts w:ascii="Times New Roman" w:hAnsi="Times New Roman" w:cs="Times New Roman"/>
            <w:b/>
            <w:bCs/>
          </w:rPr>
          <w:delText xml:space="preserve">: </w:delText>
        </w:r>
        <w:r w:rsidR="00936734" w:rsidRPr="08CBB9E4" w:rsidDel="00AE343E">
          <w:rPr>
            <w:rFonts w:ascii="Times New Roman" w:hAnsi="Times New Roman" w:cs="Times New Roman"/>
          </w:rPr>
          <w:delText xml:space="preserve">The application of the WHO GS alone may misclassify preterm infants’ growth status, particularly at birth and during early infancy. </w:delText>
        </w:r>
        <w:commentRangeStart w:id="27"/>
        <w:r w:rsidR="00180D0D" w:rsidDel="00AE343E">
          <w:rPr>
            <w:rFonts w:ascii="Times New Roman" w:hAnsi="Times New Roman" w:cs="Times New Roman"/>
          </w:rPr>
          <w:delText>The use of t</w:delText>
        </w:r>
        <w:r w:rsidR="00936734" w:rsidRPr="08CBB9E4" w:rsidDel="00AE343E">
          <w:rPr>
            <w:rFonts w:ascii="Times New Roman" w:hAnsi="Times New Roman" w:cs="Times New Roman"/>
          </w:rPr>
          <w:delText>he IG-21</w:delText>
        </w:r>
        <w:r w:rsidR="00936734" w:rsidRPr="08CBB9E4" w:rsidDel="00AE343E">
          <w:rPr>
            <w:rFonts w:ascii="Times New Roman" w:hAnsi="Times New Roman" w:cs="Times New Roman"/>
            <w:vertAlign w:val="superscript"/>
          </w:rPr>
          <w:delText>st</w:delText>
        </w:r>
        <w:r w:rsidR="00936734" w:rsidRPr="08CBB9E4" w:rsidDel="00AE343E">
          <w:rPr>
            <w:rFonts w:ascii="Times New Roman" w:hAnsi="Times New Roman" w:cs="Times New Roman"/>
          </w:rPr>
          <w:delText xml:space="preserve"> standards</w:delText>
        </w:r>
        <w:r w:rsidR="00180D0D" w:rsidDel="00AE343E">
          <w:rPr>
            <w:rFonts w:ascii="Times New Roman" w:hAnsi="Times New Roman" w:cs="Times New Roman"/>
          </w:rPr>
          <w:delText xml:space="preserve"> provides </w:delText>
        </w:r>
        <w:r w:rsidR="00E56010" w:rsidDel="00AE343E">
          <w:rPr>
            <w:rFonts w:ascii="Times New Roman" w:hAnsi="Times New Roman" w:cs="Times New Roman"/>
          </w:rPr>
          <w:delText>GA</w:delText>
        </w:r>
        <w:r w:rsidR="00180D0D" w:rsidDel="00AE343E">
          <w:rPr>
            <w:rFonts w:ascii="Times New Roman" w:hAnsi="Times New Roman" w:cs="Times New Roman"/>
          </w:rPr>
          <w:delText xml:space="preserve">-specific classifications that may more closely align with expected growth patterns in preterm infants </w:delText>
        </w:r>
        <w:commentRangeEnd w:id="27"/>
        <w:r w:rsidR="004A1A8D" w:rsidDel="00AE343E">
          <w:rPr>
            <w:rStyle w:val="CommentReference"/>
          </w:rPr>
          <w:commentReference w:id="27"/>
        </w:r>
        <w:r w:rsidR="00180D0D" w:rsidDel="00AE343E">
          <w:rPr>
            <w:rFonts w:ascii="Times New Roman" w:hAnsi="Times New Roman" w:cs="Times New Roman"/>
          </w:rPr>
          <w:delText>and could support more accurate monitoring during the first year of life</w:delText>
        </w:r>
        <w:r w:rsidR="00936734" w:rsidRPr="08CBB9E4" w:rsidDel="00AE343E">
          <w:rPr>
            <w:rFonts w:ascii="Times New Roman" w:hAnsi="Times New Roman" w:cs="Times New Roman"/>
          </w:rPr>
          <w:delText>.</w:delText>
        </w:r>
        <w:r w:rsidR="00FF50FE" w:rsidDel="00AE343E">
          <w:rPr>
            <w:rFonts w:ascii="Times New Roman" w:hAnsi="Times New Roman" w:cs="Times New Roman"/>
          </w:rPr>
          <w:delText xml:space="preserve"> Based on </w:delText>
        </w:r>
        <w:r w:rsidR="008C0203" w:rsidDel="00AE343E">
          <w:rPr>
            <w:rFonts w:ascii="Times New Roman" w:hAnsi="Times New Roman" w:cs="Times New Roman"/>
          </w:rPr>
          <w:delText>these</w:delText>
        </w:r>
        <w:r w:rsidR="00FF50FE" w:rsidDel="00AE343E">
          <w:rPr>
            <w:rFonts w:ascii="Times New Roman" w:hAnsi="Times New Roman" w:cs="Times New Roman"/>
          </w:rPr>
          <w:delText xml:space="preserve"> implications analyses, </w:delText>
        </w:r>
        <w:r w:rsidR="00852A3A" w:rsidDel="00AE343E">
          <w:rPr>
            <w:rFonts w:ascii="Times New Roman" w:hAnsi="Times New Roman" w:cs="Times New Roman"/>
          </w:rPr>
          <w:delText>we recommend the use of the IG-21</w:delText>
        </w:r>
        <w:r w:rsidR="00852A3A" w:rsidRPr="00852A3A" w:rsidDel="00AE343E">
          <w:rPr>
            <w:rFonts w:ascii="Times New Roman" w:hAnsi="Times New Roman" w:cs="Times New Roman"/>
            <w:vertAlign w:val="superscript"/>
          </w:rPr>
          <w:delText>st</w:delText>
        </w:r>
        <w:r w:rsidR="00852A3A" w:rsidDel="00AE343E">
          <w:rPr>
            <w:rFonts w:ascii="Times New Roman" w:hAnsi="Times New Roman" w:cs="Times New Roman"/>
          </w:rPr>
          <w:delText xml:space="preserve"> NBS for cross-sectional assessment at birth, the IG-21</w:delText>
        </w:r>
        <w:r w:rsidR="00852A3A" w:rsidRPr="00852A3A" w:rsidDel="00AE343E">
          <w:rPr>
            <w:rFonts w:ascii="Times New Roman" w:hAnsi="Times New Roman" w:cs="Times New Roman"/>
            <w:vertAlign w:val="superscript"/>
          </w:rPr>
          <w:delText>st</w:delText>
        </w:r>
        <w:r w:rsidR="00852A3A" w:rsidDel="00AE343E">
          <w:rPr>
            <w:rFonts w:ascii="Times New Roman" w:hAnsi="Times New Roman" w:cs="Times New Roman"/>
          </w:rPr>
          <w:delText xml:space="preserve"> PPS from 27 weeks to 64 weeks postmenstrual age, and the WHO GS for all babies thereafter.</w:delText>
        </w:r>
        <w:r w:rsidR="008C0203" w:rsidRPr="00936734" w:rsidDel="00AE343E">
          <w:rPr>
            <w:rFonts w:ascii="Times New Roman" w:hAnsi="Times New Roman" w:cs="Times New Roman"/>
          </w:rPr>
          <w:delText xml:space="preserve"> </w:delText>
        </w:r>
      </w:del>
    </w:p>
    <w:p w14:paraId="1486149A" w14:textId="6014C7B5" w:rsidR="70CA9FFC" w:rsidDel="00AE343E" w:rsidRDefault="500C9E97" w:rsidP="00BA37E6">
      <w:pPr>
        <w:spacing w:line="480" w:lineRule="auto"/>
        <w:rPr>
          <w:del w:id="28" w:author="Audencio Victor" w:date="2025-10-29T22:59:00Z" w16du:dateUtc="2025-10-29T22:59:00Z"/>
          <w:rFonts w:ascii="Times New Roman" w:hAnsi="Times New Roman" w:cs="Times New Roman"/>
        </w:rPr>
      </w:pPr>
      <w:del w:id="29" w:author="Audencio Victor" w:date="2025-10-29T22:59:00Z" w16du:dateUtc="2025-10-29T22:59:00Z">
        <w:r w:rsidRPr="70CA9FFC" w:rsidDel="00AE343E">
          <w:rPr>
            <w:rFonts w:ascii="Times New Roman" w:hAnsi="Times New Roman" w:cs="Times New Roman"/>
            <w:b/>
            <w:bCs/>
            <w:i/>
            <w:iCs/>
          </w:rPr>
          <w:delText xml:space="preserve">Key words: </w:delText>
        </w:r>
        <w:r w:rsidR="195B8EAE" w:rsidRPr="70CA9FFC" w:rsidDel="00AE343E">
          <w:rPr>
            <w:rFonts w:ascii="Times New Roman" w:hAnsi="Times New Roman" w:cs="Times New Roman"/>
          </w:rPr>
          <w:delText>WHO child growth standards, INTERGROWTH-21</w:delText>
        </w:r>
        <w:r w:rsidR="195B8EAE" w:rsidRPr="70CA9FFC" w:rsidDel="00AE343E">
          <w:rPr>
            <w:rFonts w:ascii="Times New Roman" w:hAnsi="Times New Roman" w:cs="Times New Roman"/>
            <w:vertAlign w:val="superscript"/>
          </w:rPr>
          <w:delText>st</w:delText>
        </w:r>
        <w:r w:rsidR="195B8EAE" w:rsidRPr="70CA9FFC" w:rsidDel="00AE343E">
          <w:rPr>
            <w:rFonts w:ascii="Times New Roman" w:hAnsi="Times New Roman" w:cs="Times New Roman"/>
          </w:rPr>
          <w:delText xml:space="preserve"> standards, anthropometry, growth, term, preterm, gestational age</w:delText>
        </w:r>
        <w:r w:rsidR="208D6248" w:rsidRPr="70CA9FFC" w:rsidDel="00AE343E">
          <w:rPr>
            <w:rFonts w:ascii="Times New Roman" w:hAnsi="Times New Roman" w:cs="Times New Roman"/>
          </w:rPr>
          <w:delText>, growth trajectories</w:delText>
        </w:r>
      </w:del>
    </w:p>
    <w:p w14:paraId="01C1D6CD" w14:textId="183E4725" w:rsidR="002364BE" w:rsidDel="00AE343E" w:rsidRDefault="002364BE" w:rsidP="008C7F86">
      <w:pPr>
        <w:pStyle w:val="Heading2"/>
        <w:spacing w:line="276" w:lineRule="auto"/>
        <w:rPr>
          <w:del w:id="30" w:author="Audencio Victor" w:date="2025-10-29T22:59:00Z" w16du:dateUtc="2025-10-29T22:59:00Z"/>
          <w:rFonts w:ascii="Times New Roman" w:hAnsi="Times New Roman" w:cs="Times New Roman"/>
          <w:b/>
          <w:bCs/>
          <w:color w:val="auto"/>
          <w:sz w:val="24"/>
          <w:szCs w:val="24"/>
        </w:rPr>
      </w:pPr>
    </w:p>
    <w:p w14:paraId="5611D5EB" w14:textId="283C087F" w:rsidR="002364BE" w:rsidDel="00AE343E" w:rsidRDefault="002364BE" w:rsidP="002364BE">
      <w:pPr>
        <w:rPr>
          <w:del w:id="31" w:author="Audencio Victor" w:date="2025-10-29T22:59:00Z" w16du:dateUtc="2025-10-29T22:59:00Z"/>
        </w:rPr>
      </w:pPr>
    </w:p>
    <w:p w14:paraId="204FBCBA" w14:textId="221EB081" w:rsidR="002364BE" w:rsidDel="00AE343E" w:rsidRDefault="002364BE" w:rsidP="002364BE">
      <w:pPr>
        <w:rPr>
          <w:del w:id="32" w:author="Audencio Victor" w:date="2025-10-29T22:59:00Z" w16du:dateUtc="2025-10-29T22:59:00Z"/>
        </w:rPr>
      </w:pPr>
    </w:p>
    <w:p w14:paraId="3C772972" w14:textId="0E65F977" w:rsidR="002364BE" w:rsidDel="00AE343E" w:rsidRDefault="002364BE" w:rsidP="002364BE">
      <w:pPr>
        <w:rPr>
          <w:del w:id="33" w:author="Audencio Victor" w:date="2025-10-29T22:59:00Z" w16du:dateUtc="2025-10-29T22:59:00Z"/>
        </w:rPr>
      </w:pPr>
    </w:p>
    <w:p w14:paraId="3627FDE3" w14:textId="79201156" w:rsidR="002364BE" w:rsidDel="00AE343E" w:rsidRDefault="002364BE" w:rsidP="002364BE">
      <w:pPr>
        <w:rPr>
          <w:del w:id="34" w:author="Audencio Victor" w:date="2025-10-29T22:59:00Z" w16du:dateUtc="2025-10-29T22:59:00Z"/>
        </w:rPr>
      </w:pPr>
    </w:p>
    <w:p w14:paraId="7FDEF254" w14:textId="5E45F88A" w:rsidR="002364BE" w:rsidDel="00AE343E" w:rsidRDefault="002364BE" w:rsidP="002364BE">
      <w:pPr>
        <w:rPr>
          <w:del w:id="35" w:author="Audencio Victor" w:date="2025-10-29T22:59:00Z" w16du:dateUtc="2025-10-29T22:59:00Z"/>
        </w:rPr>
      </w:pPr>
    </w:p>
    <w:p w14:paraId="3FD7A47E" w14:textId="3D5CC057" w:rsidR="002364BE" w:rsidDel="00AE343E" w:rsidRDefault="002364BE" w:rsidP="002364BE">
      <w:pPr>
        <w:rPr>
          <w:del w:id="36" w:author="Audencio Victor" w:date="2025-10-29T22:59:00Z" w16du:dateUtc="2025-10-29T22:59:00Z"/>
        </w:rPr>
      </w:pPr>
    </w:p>
    <w:p w14:paraId="7563E455" w14:textId="2A4BAD43" w:rsidR="002364BE" w:rsidDel="00AE343E" w:rsidRDefault="002364BE" w:rsidP="002364BE">
      <w:pPr>
        <w:rPr>
          <w:del w:id="37" w:author="Audencio Victor" w:date="2025-10-29T22:59:00Z" w16du:dateUtc="2025-10-29T22:59:00Z"/>
        </w:rPr>
      </w:pPr>
    </w:p>
    <w:p w14:paraId="3C37EB54" w14:textId="3442AD25" w:rsidR="002364BE" w:rsidDel="00AE343E" w:rsidRDefault="002364BE" w:rsidP="002364BE">
      <w:pPr>
        <w:rPr>
          <w:del w:id="38" w:author="Audencio Victor" w:date="2025-10-29T22:59:00Z" w16du:dateUtc="2025-10-29T22:59:00Z"/>
        </w:rPr>
      </w:pPr>
    </w:p>
    <w:p w14:paraId="0FC909B4" w14:textId="7CF93B0E" w:rsidR="002364BE" w:rsidDel="00AE343E" w:rsidRDefault="002364BE" w:rsidP="002364BE">
      <w:pPr>
        <w:rPr>
          <w:del w:id="39" w:author="Audencio Victor" w:date="2025-10-29T22:59:00Z" w16du:dateUtc="2025-10-29T22:59:00Z"/>
        </w:rPr>
      </w:pPr>
    </w:p>
    <w:p w14:paraId="29E99B2C" w14:textId="005B8765" w:rsidR="002364BE" w:rsidDel="00AE343E" w:rsidRDefault="002364BE" w:rsidP="002364BE">
      <w:pPr>
        <w:rPr>
          <w:del w:id="40" w:author="Audencio Victor" w:date="2025-10-29T22:59:00Z" w16du:dateUtc="2025-10-29T22:59:00Z"/>
        </w:rPr>
      </w:pPr>
    </w:p>
    <w:p w14:paraId="2E2E1964" w14:textId="130E780F" w:rsidR="009A1253" w:rsidRPr="00374331" w:rsidDel="00AE343E" w:rsidRDefault="6E66960F" w:rsidP="008C7F86">
      <w:pPr>
        <w:pStyle w:val="Heading2"/>
        <w:spacing w:line="276" w:lineRule="auto"/>
        <w:rPr>
          <w:del w:id="41" w:author="Audencio Victor" w:date="2025-10-29T22:59:00Z" w16du:dateUtc="2025-10-29T22:59:00Z"/>
          <w:rFonts w:ascii="Times New Roman" w:hAnsi="Times New Roman" w:cs="Times New Roman"/>
          <w:b/>
          <w:bCs/>
          <w:color w:val="auto"/>
          <w:sz w:val="24"/>
          <w:szCs w:val="24"/>
        </w:rPr>
      </w:pPr>
      <w:commentRangeStart w:id="42"/>
      <w:del w:id="43" w:author="Audencio Victor" w:date="2025-10-29T22:59:00Z" w16du:dateUtc="2025-10-29T22:59:00Z">
        <w:r w:rsidRPr="08CBB9E4" w:rsidDel="00AE343E">
          <w:rPr>
            <w:rFonts w:ascii="Times New Roman" w:hAnsi="Times New Roman" w:cs="Times New Roman"/>
            <w:b/>
            <w:bCs/>
            <w:color w:val="auto"/>
            <w:sz w:val="24"/>
            <w:szCs w:val="24"/>
          </w:rPr>
          <w:delText>BACKG</w:delText>
        </w:r>
        <w:commentRangeStart w:id="44"/>
        <w:r w:rsidRPr="08CBB9E4" w:rsidDel="00AE343E">
          <w:rPr>
            <w:rFonts w:ascii="Times New Roman" w:hAnsi="Times New Roman" w:cs="Times New Roman"/>
            <w:b/>
            <w:bCs/>
            <w:color w:val="auto"/>
            <w:sz w:val="24"/>
            <w:szCs w:val="24"/>
          </w:rPr>
          <w:delText xml:space="preserve">ROUND </w:delText>
        </w:r>
        <w:commentRangeEnd w:id="42"/>
        <w:r w:rsidR="00DC6901" w:rsidDel="00AE343E">
          <w:rPr>
            <w:rStyle w:val="CommentReference"/>
          </w:rPr>
          <w:commentReference w:id="42"/>
        </w:r>
        <w:commentRangeEnd w:id="44"/>
        <w:r w:rsidR="00DC6901" w:rsidDel="00AE343E">
          <w:rPr>
            <w:rStyle w:val="CommentReference"/>
          </w:rPr>
          <w:commentReference w:id="44"/>
        </w:r>
      </w:del>
    </w:p>
    <w:p w14:paraId="07F005D5" w14:textId="6A4FBBA8" w:rsidR="001D01BD" w:rsidRPr="001D01BD" w:rsidDel="00AE343E" w:rsidRDefault="001D01BD" w:rsidP="00BA37E6">
      <w:pPr>
        <w:spacing w:beforeAutospacing="1" w:afterAutospacing="1" w:line="480" w:lineRule="auto"/>
        <w:rPr>
          <w:del w:id="45" w:author="Audencio Victor" w:date="2025-10-29T22:59:00Z" w16du:dateUtc="2025-10-29T22:59:00Z"/>
          <w:rFonts w:ascii="Times New Roman" w:eastAsia="Times New Roman" w:hAnsi="Times New Roman" w:cs="Times New Roman"/>
          <w:lang w:val="en-GB" w:eastAsia="en-GB"/>
        </w:rPr>
      </w:pPr>
      <w:del w:id="46" w:author="Audencio Victor" w:date="2025-10-29T22:59:00Z" w16du:dateUtc="2025-10-29T22:59:00Z">
        <w:r w:rsidRPr="001D01BD" w:rsidDel="00AE343E">
          <w:rPr>
            <w:rFonts w:ascii="Times New Roman" w:eastAsia="Times New Roman" w:hAnsi="Times New Roman" w:cs="Times New Roman"/>
            <w:lang w:val="en-GB" w:eastAsia="en-GB"/>
          </w:rPr>
          <w:delText xml:space="preserve">Growth monitoring is an essential component of </w:delText>
        </w:r>
        <w:r w:rsidR="000221EA" w:rsidRPr="001D01BD" w:rsidDel="00AE343E">
          <w:rPr>
            <w:rFonts w:ascii="Times New Roman" w:eastAsia="Times New Roman" w:hAnsi="Times New Roman" w:cs="Times New Roman"/>
            <w:lang w:val="en-GB" w:eastAsia="en-GB"/>
          </w:rPr>
          <w:delText>paediatric</w:delText>
        </w:r>
        <w:r w:rsidRPr="001D01BD" w:rsidDel="00AE343E">
          <w:rPr>
            <w:rFonts w:ascii="Times New Roman" w:eastAsia="Times New Roman" w:hAnsi="Times New Roman" w:cs="Times New Roman"/>
            <w:lang w:val="en-GB" w:eastAsia="en-GB"/>
          </w:rPr>
          <w:delText xml:space="preserve"> care and public health surveillance, enabling early identification of undernutrition, developmental delays, and other health risks. The tools used to measure growth can heavily influence the conclusions drawn and the interventions implemented</w:delText>
        </w:r>
        <w:r w:rsidR="000A614E" w:rsidDel="00AE343E">
          <w:rPr>
            <w:rFonts w:ascii="Times New Roman" w:eastAsia="Times New Roman" w:hAnsi="Times New Roman" w:cs="Times New Roman"/>
            <w:lang w:val="en-GB" w:eastAsia="en-GB"/>
          </w:rPr>
          <w:delText>.</w:delText>
        </w:r>
        <w:r w:rsidRPr="000A614E" w:rsidDel="00AE343E">
          <w:rPr>
            <w:rFonts w:ascii="Times New Roman" w:eastAsia="Times New Roman" w:hAnsi="Times New Roman" w:cs="Times New Roman"/>
            <w:lang w:val="en-GB" w:eastAsia="en-GB"/>
          </w:rPr>
          <w:delText>¹</w:delText>
        </w:r>
        <w:r w:rsidRPr="001D01BD" w:rsidDel="00AE343E">
          <w:rPr>
            <w:rFonts w:ascii="Times New Roman" w:eastAsia="Times New Roman" w:hAnsi="Times New Roman" w:cs="Times New Roman"/>
            <w:lang w:val="en-GB" w:eastAsia="en-GB"/>
          </w:rPr>
          <w:delText xml:space="preserve"> However, growth monitoring practices remain inconsistent within and across countries, with many programs continuing to rely on national references despite the availability of two international growth standards developed for universal use</w:delText>
        </w:r>
        <w:r w:rsidR="000A614E" w:rsidDel="00AE343E">
          <w:rPr>
            <w:rFonts w:ascii="Times New Roman" w:eastAsia="Times New Roman" w:hAnsi="Times New Roman" w:cs="Times New Roman"/>
            <w:vertAlign w:val="superscript"/>
            <w:lang w:val="en-GB" w:eastAsia="en-GB"/>
          </w:rPr>
          <w:delText>2,3</w:delText>
        </w:r>
        <w:r w:rsidRPr="001D01BD" w:rsidDel="00AE343E">
          <w:rPr>
            <w:rFonts w:ascii="Times New Roman" w:eastAsia="Times New Roman" w:hAnsi="Times New Roman" w:cs="Times New Roman"/>
            <w:lang w:val="en-GB" w:eastAsia="en-GB"/>
          </w:rPr>
          <w:delText xml:space="preserve"> The WHO </w:delText>
        </w:r>
        <w:r w:rsidR="000013E1" w:rsidDel="00AE343E">
          <w:rPr>
            <w:rFonts w:ascii="Times New Roman" w:eastAsia="Times New Roman" w:hAnsi="Times New Roman" w:cs="Times New Roman"/>
            <w:lang w:val="en-GB" w:eastAsia="en-GB"/>
          </w:rPr>
          <w:delText xml:space="preserve">Child </w:delText>
        </w:r>
        <w:r w:rsidRPr="001D01BD" w:rsidDel="00AE343E">
          <w:rPr>
            <w:rFonts w:ascii="Times New Roman" w:eastAsia="Times New Roman" w:hAnsi="Times New Roman" w:cs="Times New Roman"/>
            <w:lang w:val="en-GB" w:eastAsia="en-GB"/>
          </w:rPr>
          <w:delText>Growth Standards (WHO GS) were developed based on a population of healthy, term-born, breastfed infants across six countries. They are widely adopted in global and national programs</w:delText>
        </w:r>
        <w:r w:rsidR="00432F4C" w:rsidDel="00AE343E">
          <w:rPr>
            <w:rFonts w:ascii="Times New Roman" w:eastAsia="Times New Roman" w:hAnsi="Times New Roman" w:cs="Times New Roman"/>
            <w:lang w:val="en-GB" w:eastAsia="en-GB"/>
          </w:rPr>
          <w:delText>.</w:delText>
        </w:r>
        <w:r w:rsidRPr="000A614E" w:rsidDel="00AE343E">
          <w:rPr>
            <w:rFonts w:ascii="Times New Roman" w:eastAsia="Times New Roman" w:hAnsi="Times New Roman" w:cs="Times New Roman"/>
            <w:lang w:val="en-GB" w:eastAsia="en-GB"/>
          </w:rPr>
          <w:delText>⁴</w:delText>
        </w:r>
        <w:r w:rsidRPr="001D01BD" w:rsidDel="00AE343E">
          <w:rPr>
            <w:rFonts w:ascii="Times New Roman" w:eastAsia="Times New Roman" w:hAnsi="Times New Roman" w:cs="Times New Roman"/>
            <w:lang w:val="en-GB" w:eastAsia="en-GB"/>
          </w:rPr>
          <w:delText xml:space="preserve"> Yet, these standards do not account for </w:delText>
        </w:r>
        <w:r w:rsidR="005C4E4F" w:rsidDel="00AE343E">
          <w:rPr>
            <w:rFonts w:ascii="Times New Roman" w:eastAsia="Times New Roman" w:hAnsi="Times New Roman" w:cs="Times New Roman"/>
            <w:lang w:val="en-GB" w:eastAsia="en-GB"/>
          </w:rPr>
          <w:delText>newborn size by gestational age</w:delText>
        </w:r>
        <w:r w:rsidR="000013E1" w:rsidDel="00AE343E">
          <w:rPr>
            <w:rFonts w:ascii="Times New Roman" w:eastAsia="Times New Roman" w:hAnsi="Times New Roman" w:cs="Times New Roman"/>
            <w:lang w:val="en-GB" w:eastAsia="en-GB"/>
          </w:rPr>
          <w:delText xml:space="preserve"> (GA)</w:delText>
        </w:r>
        <w:r w:rsidR="005C4E4F" w:rsidDel="00AE343E">
          <w:rPr>
            <w:rFonts w:ascii="Times New Roman" w:eastAsia="Times New Roman" w:hAnsi="Times New Roman" w:cs="Times New Roman"/>
            <w:lang w:val="en-GB" w:eastAsia="en-GB"/>
          </w:rPr>
          <w:delText xml:space="preserve"> at birth or separate charts for preterm infants at birth and postnatally.</w:delText>
        </w:r>
      </w:del>
    </w:p>
    <w:p w14:paraId="1E1C6631" w14:textId="2F4505E0" w:rsidR="001D01BD" w:rsidRPr="001D01BD" w:rsidDel="00AE343E" w:rsidRDefault="001D01BD" w:rsidP="00BA37E6">
      <w:pPr>
        <w:spacing w:beforeAutospacing="1" w:afterAutospacing="1" w:line="480" w:lineRule="auto"/>
        <w:rPr>
          <w:del w:id="47" w:author="Audencio Victor" w:date="2025-10-29T22:59:00Z" w16du:dateUtc="2025-10-29T22:59:00Z"/>
          <w:rFonts w:ascii="Times New Roman" w:eastAsia="Times New Roman" w:hAnsi="Times New Roman" w:cs="Times New Roman"/>
          <w:lang w:val="en-GB" w:eastAsia="en-GB"/>
        </w:rPr>
      </w:pPr>
      <w:del w:id="48" w:author="Audencio Victor" w:date="2025-10-29T22:59:00Z" w16du:dateUtc="2025-10-29T22:59:00Z">
        <w:r w:rsidRPr="008E4DD0" w:rsidDel="00AE343E">
          <w:rPr>
            <w:rFonts w:ascii="Times New Roman" w:eastAsia="Times New Roman" w:hAnsi="Times New Roman" w:cs="Times New Roman"/>
            <w:lang w:val="en-GB" w:eastAsia="en-GB"/>
          </w:rPr>
          <w:delText xml:space="preserve">Even among term infants, </w:delText>
        </w:r>
        <w:r w:rsidR="000013E1" w:rsidDel="00AE343E">
          <w:rPr>
            <w:rFonts w:ascii="Times New Roman" w:eastAsia="Times New Roman" w:hAnsi="Times New Roman" w:cs="Times New Roman"/>
            <w:lang w:val="en-GB" w:eastAsia="en-GB"/>
          </w:rPr>
          <w:delText>GA</w:delText>
        </w:r>
        <w:r w:rsidRPr="008E4DD0" w:rsidDel="00AE343E">
          <w:rPr>
            <w:rFonts w:ascii="Times New Roman" w:eastAsia="Times New Roman" w:hAnsi="Times New Roman" w:cs="Times New Roman"/>
            <w:lang w:val="en-GB" w:eastAsia="en-GB"/>
          </w:rPr>
          <w:delText xml:space="preserve"> at birth (e.g., early vs. late term) influences early growth, and such variation may be exaggerated or obscured depending on the growth standard used.</w:delText>
        </w:r>
        <w:r w:rsidRPr="001D01BD" w:rsidDel="00AE343E">
          <w:rPr>
            <w:rFonts w:ascii="Times New Roman" w:eastAsia="Times New Roman" w:hAnsi="Times New Roman" w:cs="Times New Roman"/>
            <w:lang w:val="en-GB" w:eastAsia="en-GB"/>
          </w:rPr>
          <w:delText xml:space="preserve"> The I</w:delText>
        </w:r>
        <w:r w:rsidR="00073054" w:rsidDel="00AE343E">
          <w:rPr>
            <w:rFonts w:ascii="Times New Roman" w:eastAsia="Times New Roman" w:hAnsi="Times New Roman" w:cs="Times New Roman"/>
            <w:lang w:val="en-GB" w:eastAsia="en-GB"/>
          </w:rPr>
          <w:delText>NTERGROWTH</w:delText>
        </w:r>
        <w:r w:rsidRPr="001D01BD" w:rsidDel="00AE343E">
          <w:rPr>
            <w:rFonts w:ascii="Times New Roman" w:eastAsia="Times New Roman" w:hAnsi="Times New Roman" w:cs="Times New Roman"/>
            <w:lang w:val="en-GB" w:eastAsia="en-GB"/>
          </w:rPr>
          <w:delText>-21</w:delText>
        </w:r>
        <w:r w:rsidRPr="00445A09" w:rsidDel="00AE343E">
          <w:rPr>
            <w:rFonts w:ascii="Times New Roman" w:eastAsia="Times New Roman" w:hAnsi="Times New Roman" w:cs="Times New Roman"/>
            <w:vertAlign w:val="superscript"/>
            <w:lang w:val="en-GB" w:eastAsia="en-GB"/>
          </w:rPr>
          <w:delText>st</w:delText>
        </w:r>
        <w:r w:rsidRPr="001D01BD" w:rsidDel="00AE343E">
          <w:rPr>
            <w:rFonts w:ascii="Times New Roman" w:eastAsia="Times New Roman" w:hAnsi="Times New Roman" w:cs="Times New Roman"/>
            <w:lang w:val="en-GB" w:eastAsia="en-GB"/>
          </w:rPr>
          <w:delText xml:space="preserve"> Standards (IG-21</w:delText>
        </w:r>
        <w:r w:rsidRPr="00445A09" w:rsidDel="00AE343E">
          <w:rPr>
            <w:rFonts w:ascii="Times New Roman" w:eastAsia="Times New Roman" w:hAnsi="Times New Roman" w:cs="Times New Roman"/>
            <w:vertAlign w:val="superscript"/>
            <w:lang w:val="en-GB" w:eastAsia="en-GB"/>
          </w:rPr>
          <w:delText>st</w:delText>
        </w:r>
        <w:r w:rsidRPr="001D01BD" w:rsidDel="00AE343E">
          <w:rPr>
            <w:rFonts w:ascii="Times New Roman" w:eastAsia="Times New Roman" w:hAnsi="Times New Roman" w:cs="Times New Roman"/>
            <w:lang w:val="en-GB" w:eastAsia="en-GB"/>
          </w:rPr>
          <w:delText xml:space="preserve">) sought to fill this gap by developing </w:delText>
        </w:r>
        <w:r w:rsidR="00483A70" w:rsidDel="00AE343E">
          <w:rPr>
            <w:rFonts w:ascii="Times New Roman" w:eastAsia="Times New Roman" w:hAnsi="Times New Roman" w:cs="Times New Roman"/>
            <w:lang w:val="en-GB" w:eastAsia="en-GB"/>
          </w:rPr>
          <w:delText>GA</w:delText>
        </w:r>
        <w:r w:rsidRPr="001D01BD" w:rsidDel="00AE343E">
          <w:rPr>
            <w:rFonts w:ascii="Times New Roman" w:eastAsia="Times New Roman" w:hAnsi="Times New Roman" w:cs="Times New Roman"/>
            <w:lang w:val="en-GB" w:eastAsia="en-GB"/>
          </w:rPr>
          <w:delText>-specific newborn size standards</w:delText>
        </w:r>
        <w:r w:rsidR="00483A70" w:rsidDel="00AE343E">
          <w:rPr>
            <w:rFonts w:ascii="Times New Roman" w:eastAsia="Times New Roman" w:hAnsi="Times New Roman" w:cs="Times New Roman"/>
            <w:lang w:val="en-GB" w:eastAsia="en-GB"/>
          </w:rPr>
          <w:delText xml:space="preserve"> (IG-21</w:delText>
        </w:r>
        <w:r w:rsidR="00483A70" w:rsidRPr="00D77C0F" w:rsidDel="00AE343E">
          <w:rPr>
            <w:rFonts w:ascii="Times New Roman" w:eastAsia="Times New Roman" w:hAnsi="Times New Roman" w:cs="Times New Roman"/>
            <w:vertAlign w:val="superscript"/>
            <w:lang w:val="en-GB" w:eastAsia="en-GB"/>
          </w:rPr>
          <w:delText>st</w:delText>
        </w:r>
        <w:r w:rsidR="00483A70" w:rsidDel="00AE343E">
          <w:rPr>
            <w:rFonts w:ascii="Times New Roman" w:eastAsia="Times New Roman" w:hAnsi="Times New Roman" w:cs="Times New Roman"/>
            <w:lang w:val="en-GB" w:eastAsia="en-GB"/>
          </w:rPr>
          <w:delText xml:space="preserve"> NBS)</w:delText>
        </w:r>
        <w:r w:rsidR="000A614E" w:rsidDel="00AE343E">
          <w:rPr>
            <w:rFonts w:ascii="Times New Roman" w:eastAsia="Times New Roman" w:hAnsi="Times New Roman" w:cs="Times New Roman"/>
            <w:lang w:val="en-GB" w:eastAsia="en-GB"/>
          </w:rPr>
          <w:delText>.</w:delText>
        </w:r>
        <w:r w:rsidR="000A614E" w:rsidDel="00AE343E">
          <w:rPr>
            <w:rFonts w:ascii="Times New Roman" w:eastAsia="Times New Roman" w:hAnsi="Times New Roman" w:cs="Times New Roman"/>
            <w:vertAlign w:val="superscript"/>
            <w:lang w:val="en-GB" w:eastAsia="en-GB"/>
          </w:rPr>
          <w:delText>5</w:delText>
        </w:r>
        <w:r w:rsidRPr="001D01BD" w:rsidDel="00AE343E">
          <w:rPr>
            <w:rFonts w:ascii="Times New Roman" w:eastAsia="Times New Roman" w:hAnsi="Times New Roman" w:cs="Times New Roman"/>
            <w:lang w:val="en-GB" w:eastAsia="en-GB"/>
          </w:rPr>
          <w:delText xml:space="preserve"> </w:delText>
        </w:r>
        <w:r w:rsidR="00073054" w:rsidDel="00AE343E">
          <w:rPr>
            <w:rFonts w:ascii="Times New Roman" w:eastAsia="Times New Roman" w:hAnsi="Times New Roman" w:cs="Times New Roman"/>
            <w:lang w:val="en-GB" w:eastAsia="en-GB"/>
          </w:rPr>
          <w:delText>In addition, separate IG-21</w:delText>
        </w:r>
        <w:r w:rsidR="00073054" w:rsidRPr="002B2E0F" w:rsidDel="00AE343E">
          <w:rPr>
            <w:rFonts w:ascii="Times New Roman" w:eastAsia="Times New Roman" w:hAnsi="Times New Roman" w:cs="Times New Roman"/>
            <w:vertAlign w:val="superscript"/>
            <w:lang w:val="en-GB" w:eastAsia="en-GB"/>
          </w:rPr>
          <w:delText>st</w:delText>
        </w:r>
        <w:r w:rsidR="00073054" w:rsidDel="00AE343E">
          <w:rPr>
            <w:rFonts w:ascii="Times New Roman" w:eastAsia="Times New Roman" w:hAnsi="Times New Roman" w:cs="Times New Roman"/>
            <w:lang w:val="en-GB" w:eastAsia="en-GB"/>
          </w:rPr>
          <w:delText xml:space="preserve"> standards were also developed for those born preterm for assessments at birth and for tracking postnatal growth</w:delText>
        </w:r>
        <w:r w:rsidR="00483A70" w:rsidDel="00AE343E">
          <w:rPr>
            <w:rFonts w:ascii="Times New Roman" w:eastAsia="Times New Roman" w:hAnsi="Times New Roman" w:cs="Times New Roman"/>
            <w:lang w:val="en-GB" w:eastAsia="en-GB"/>
          </w:rPr>
          <w:delText xml:space="preserve"> (IG-21</w:delText>
        </w:r>
        <w:r w:rsidR="00483A70" w:rsidRPr="00D77C0F" w:rsidDel="00AE343E">
          <w:rPr>
            <w:rFonts w:ascii="Times New Roman" w:eastAsia="Times New Roman" w:hAnsi="Times New Roman" w:cs="Times New Roman"/>
            <w:vertAlign w:val="superscript"/>
            <w:lang w:val="en-GB" w:eastAsia="en-GB"/>
          </w:rPr>
          <w:delText>st</w:delText>
        </w:r>
        <w:r w:rsidR="00483A70" w:rsidDel="00AE343E">
          <w:rPr>
            <w:rFonts w:ascii="Times New Roman" w:eastAsia="Times New Roman" w:hAnsi="Times New Roman" w:cs="Times New Roman"/>
            <w:lang w:val="en-GB" w:eastAsia="en-GB"/>
          </w:rPr>
          <w:delText xml:space="preserve"> PPS)</w:delText>
        </w:r>
        <w:r w:rsidR="00073054" w:rsidDel="00AE343E">
          <w:rPr>
            <w:rFonts w:ascii="Times New Roman" w:eastAsia="Times New Roman" w:hAnsi="Times New Roman" w:cs="Times New Roman"/>
            <w:lang w:val="en-GB" w:eastAsia="en-GB"/>
          </w:rPr>
          <w:delText xml:space="preserve">. </w:delText>
        </w:r>
        <w:r w:rsidRPr="001D01BD" w:rsidDel="00AE343E">
          <w:rPr>
            <w:rFonts w:ascii="Times New Roman" w:eastAsia="Times New Roman" w:hAnsi="Times New Roman" w:cs="Times New Roman"/>
            <w:lang w:val="en-GB" w:eastAsia="en-GB"/>
          </w:rPr>
          <w:delText>Despite their availability, IG-21</w:delText>
        </w:r>
        <w:r w:rsidRPr="00445A09" w:rsidDel="00AE343E">
          <w:rPr>
            <w:rFonts w:ascii="Times New Roman" w:eastAsia="Times New Roman" w:hAnsi="Times New Roman" w:cs="Times New Roman"/>
            <w:vertAlign w:val="superscript"/>
            <w:lang w:val="en-GB" w:eastAsia="en-GB"/>
          </w:rPr>
          <w:delText>st</w:delText>
        </w:r>
        <w:r w:rsidR="003E2AB8" w:rsidDel="00AE343E">
          <w:rPr>
            <w:rFonts w:ascii="Times New Roman" w:eastAsia="Times New Roman" w:hAnsi="Times New Roman" w:cs="Times New Roman"/>
            <w:lang w:val="en-GB" w:eastAsia="en-GB"/>
          </w:rPr>
          <w:delText xml:space="preserve"> </w:delText>
        </w:r>
        <w:r w:rsidRPr="001D01BD" w:rsidDel="00AE343E">
          <w:rPr>
            <w:rFonts w:ascii="Times New Roman" w:eastAsia="Times New Roman" w:hAnsi="Times New Roman" w:cs="Times New Roman"/>
            <w:lang w:val="en-GB" w:eastAsia="en-GB"/>
          </w:rPr>
          <w:delText xml:space="preserve">standards are often underused, partly due to confusion over when and how to apply them. </w:delText>
        </w:r>
        <w:r w:rsidRPr="008E4DD0" w:rsidDel="00AE343E">
          <w:rPr>
            <w:rFonts w:ascii="Times New Roman" w:eastAsia="Times New Roman" w:hAnsi="Times New Roman" w:cs="Times New Roman"/>
            <w:lang w:val="en-GB" w:eastAsia="en-GB"/>
          </w:rPr>
          <w:delText>This underutili</w:delText>
        </w:r>
        <w:r w:rsidR="00423CCA" w:rsidDel="00AE343E">
          <w:rPr>
            <w:rFonts w:ascii="Times New Roman" w:eastAsia="Times New Roman" w:hAnsi="Times New Roman" w:cs="Times New Roman"/>
            <w:lang w:val="en-GB" w:eastAsia="en-GB"/>
          </w:rPr>
          <w:delText>s</w:delText>
        </w:r>
        <w:r w:rsidRPr="008E4DD0" w:rsidDel="00AE343E">
          <w:rPr>
            <w:rFonts w:ascii="Times New Roman" w:eastAsia="Times New Roman" w:hAnsi="Times New Roman" w:cs="Times New Roman"/>
            <w:lang w:val="en-GB" w:eastAsia="en-GB"/>
          </w:rPr>
          <w:delText xml:space="preserve">ation is further compounded by a lack of consensus on </w:delText>
        </w:r>
        <w:r w:rsidR="00483A70" w:rsidDel="00AE343E">
          <w:rPr>
            <w:rFonts w:ascii="Times New Roman" w:eastAsia="Times New Roman" w:hAnsi="Times New Roman" w:cs="Times New Roman"/>
            <w:lang w:val="en-GB" w:eastAsia="en-GB"/>
          </w:rPr>
          <w:delText>GA</w:delText>
        </w:r>
        <w:r w:rsidRPr="008E4DD0" w:rsidDel="00AE343E">
          <w:rPr>
            <w:rFonts w:ascii="Times New Roman" w:eastAsia="Times New Roman" w:hAnsi="Times New Roman" w:cs="Times New Roman"/>
            <w:lang w:val="en-GB" w:eastAsia="en-GB"/>
          </w:rPr>
          <w:delText xml:space="preserve"> correction practices, limited operational guidance on transitioning between </w:delText>
        </w:r>
        <w:r w:rsidR="009212DC" w:rsidDel="00AE343E">
          <w:rPr>
            <w:rFonts w:ascii="Times New Roman" w:eastAsia="Times New Roman" w:hAnsi="Times New Roman" w:cs="Times New Roman"/>
            <w:lang w:val="en-GB" w:eastAsia="en-GB"/>
          </w:rPr>
          <w:delText>IG-21</w:delText>
        </w:r>
        <w:r w:rsidR="009212DC" w:rsidRPr="002B2E0F" w:rsidDel="00AE343E">
          <w:rPr>
            <w:rFonts w:ascii="Times New Roman" w:eastAsia="Times New Roman" w:hAnsi="Times New Roman" w:cs="Times New Roman"/>
            <w:vertAlign w:val="superscript"/>
            <w:lang w:val="en-GB" w:eastAsia="en-GB"/>
          </w:rPr>
          <w:delText>st</w:delText>
        </w:r>
        <w:r w:rsidR="009212DC" w:rsidDel="00AE343E">
          <w:rPr>
            <w:rFonts w:ascii="Times New Roman" w:eastAsia="Times New Roman" w:hAnsi="Times New Roman" w:cs="Times New Roman"/>
            <w:lang w:val="en-GB" w:eastAsia="en-GB"/>
          </w:rPr>
          <w:delText xml:space="preserve"> and WHO </w:delText>
        </w:r>
        <w:r w:rsidRPr="008E4DD0" w:rsidDel="00AE343E">
          <w:rPr>
            <w:rFonts w:ascii="Times New Roman" w:eastAsia="Times New Roman" w:hAnsi="Times New Roman" w:cs="Times New Roman"/>
            <w:lang w:val="en-GB" w:eastAsia="en-GB"/>
          </w:rPr>
          <w:delText>standards, and challenges in integrating GA-specific tools into routine health information systems.</w:delText>
        </w:r>
        <w:r w:rsidRPr="001D01BD" w:rsidDel="00AE343E">
          <w:rPr>
            <w:rFonts w:ascii="Times New Roman" w:eastAsia="Times New Roman" w:hAnsi="Times New Roman" w:cs="Times New Roman"/>
            <w:lang w:val="en-GB" w:eastAsia="en-GB"/>
          </w:rPr>
          <w:delText xml:space="preserve"> Applying inappropriate standards can lead to misclassification—either under- or overestimating </w:delText>
        </w:r>
        <w:r w:rsidR="009212DC" w:rsidDel="00AE343E">
          <w:rPr>
            <w:rFonts w:ascii="Times New Roman" w:eastAsia="Times New Roman" w:hAnsi="Times New Roman" w:cs="Times New Roman"/>
            <w:lang w:val="en-GB" w:eastAsia="en-GB"/>
          </w:rPr>
          <w:delText xml:space="preserve">attained size by GA </w:delText>
        </w:r>
        <w:r w:rsidRPr="001D01BD" w:rsidDel="00AE343E">
          <w:rPr>
            <w:rFonts w:ascii="Times New Roman" w:eastAsia="Times New Roman" w:hAnsi="Times New Roman" w:cs="Times New Roman"/>
            <w:lang w:val="en-GB" w:eastAsia="en-GB"/>
          </w:rPr>
          <w:delText>with direct implications for clinical decisions and resource allocation</w:delText>
        </w:r>
        <w:r w:rsidR="000A614E" w:rsidDel="00AE343E">
          <w:rPr>
            <w:rFonts w:ascii="Times New Roman" w:eastAsia="Times New Roman" w:hAnsi="Times New Roman" w:cs="Times New Roman"/>
            <w:lang w:val="en-GB" w:eastAsia="en-GB"/>
          </w:rPr>
          <w:delText>.</w:delText>
        </w:r>
        <w:r w:rsidR="000A614E" w:rsidDel="00AE343E">
          <w:rPr>
            <w:rFonts w:ascii="Times New Roman" w:eastAsia="Times New Roman" w:hAnsi="Times New Roman" w:cs="Times New Roman"/>
            <w:vertAlign w:val="superscript"/>
            <w:lang w:val="en-GB" w:eastAsia="en-GB"/>
          </w:rPr>
          <w:delText>6</w:delText>
        </w:r>
        <w:r w:rsidRPr="001D01BD" w:rsidDel="00AE343E">
          <w:rPr>
            <w:rFonts w:ascii="Times New Roman" w:eastAsia="Times New Roman" w:hAnsi="Times New Roman" w:cs="Times New Roman"/>
            <w:lang w:val="en-GB" w:eastAsia="en-GB"/>
          </w:rPr>
          <w:delText xml:space="preserve"> These concerns are </w:delText>
        </w:r>
        <w:r w:rsidR="009212DC" w:rsidDel="00AE343E">
          <w:rPr>
            <w:rFonts w:ascii="Times New Roman" w:eastAsia="Times New Roman" w:hAnsi="Times New Roman" w:cs="Times New Roman"/>
            <w:lang w:val="en-GB" w:eastAsia="en-GB"/>
          </w:rPr>
          <w:delText>more pronounced</w:delText>
        </w:r>
        <w:r w:rsidRPr="001D01BD" w:rsidDel="00AE343E">
          <w:rPr>
            <w:rFonts w:ascii="Times New Roman" w:eastAsia="Times New Roman" w:hAnsi="Times New Roman" w:cs="Times New Roman"/>
            <w:lang w:val="en-GB" w:eastAsia="en-GB"/>
          </w:rPr>
          <w:delText xml:space="preserve"> during infancy</w:delText>
        </w:r>
        <w:r w:rsidR="00483A70" w:rsidDel="00AE343E">
          <w:rPr>
            <w:rFonts w:ascii="Times New Roman" w:eastAsia="Times New Roman" w:hAnsi="Times New Roman" w:cs="Times New Roman"/>
            <w:lang w:val="en-GB" w:eastAsia="en-GB"/>
          </w:rPr>
          <w:delText>,</w:delText>
        </w:r>
        <w:r w:rsidR="009212DC" w:rsidDel="00AE343E">
          <w:rPr>
            <w:rFonts w:ascii="Times New Roman" w:eastAsia="Times New Roman" w:hAnsi="Times New Roman" w:cs="Times New Roman"/>
            <w:lang w:val="en-GB" w:eastAsia="en-GB"/>
          </w:rPr>
          <w:delText xml:space="preserve"> which is a</w:delText>
        </w:r>
        <w:r w:rsidRPr="001D01BD" w:rsidDel="00AE343E">
          <w:rPr>
            <w:rFonts w:ascii="Times New Roman" w:eastAsia="Times New Roman" w:hAnsi="Times New Roman" w:cs="Times New Roman"/>
            <w:lang w:val="en-GB" w:eastAsia="en-GB"/>
          </w:rPr>
          <w:delText xml:space="preserve"> critical period </w:delText>
        </w:r>
        <w:r w:rsidR="009212DC" w:rsidDel="00AE343E">
          <w:rPr>
            <w:rFonts w:ascii="Times New Roman" w:eastAsia="Times New Roman" w:hAnsi="Times New Roman" w:cs="Times New Roman"/>
            <w:lang w:val="en-GB" w:eastAsia="en-GB"/>
          </w:rPr>
          <w:delText>for growth determination and has implications for sustained</w:delText>
        </w:r>
        <w:r w:rsidRPr="001D01BD" w:rsidDel="00AE343E">
          <w:rPr>
            <w:rFonts w:ascii="Times New Roman" w:eastAsia="Times New Roman" w:hAnsi="Times New Roman" w:cs="Times New Roman"/>
            <w:lang w:val="en-GB" w:eastAsia="en-GB"/>
          </w:rPr>
          <w:delText xml:space="preserve"> impacts on </w:delText>
        </w:r>
        <w:r w:rsidR="009212DC" w:rsidDel="00AE343E">
          <w:rPr>
            <w:rFonts w:ascii="Times New Roman" w:eastAsia="Times New Roman" w:hAnsi="Times New Roman" w:cs="Times New Roman"/>
            <w:lang w:val="en-GB" w:eastAsia="en-GB"/>
          </w:rPr>
          <w:delText xml:space="preserve">future </w:delText>
        </w:r>
        <w:r w:rsidRPr="001D01BD" w:rsidDel="00AE343E">
          <w:rPr>
            <w:rFonts w:ascii="Times New Roman" w:eastAsia="Times New Roman" w:hAnsi="Times New Roman" w:cs="Times New Roman"/>
            <w:lang w:val="en-GB" w:eastAsia="en-GB"/>
          </w:rPr>
          <w:delText>health, development, and survival</w:delText>
        </w:r>
        <w:r w:rsidR="00C16FA7" w:rsidDel="00AE343E">
          <w:rPr>
            <w:rFonts w:ascii="Times New Roman" w:eastAsia="Times New Roman" w:hAnsi="Times New Roman" w:cs="Times New Roman"/>
            <w:lang w:val="en-GB" w:eastAsia="en-GB"/>
          </w:rPr>
          <w:delText>.</w:delText>
        </w:r>
        <w:r w:rsidR="00EA0911" w:rsidDel="00AE343E">
          <w:rPr>
            <w:rFonts w:ascii="Times New Roman" w:eastAsia="Times New Roman" w:hAnsi="Times New Roman" w:cs="Times New Roman"/>
            <w:vertAlign w:val="superscript"/>
            <w:lang w:val="en-GB" w:eastAsia="en-GB"/>
          </w:rPr>
          <w:delText>7</w:delText>
        </w:r>
        <w:r w:rsidR="00C16FA7" w:rsidDel="00AE343E">
          <w:rPr>
            <w:rFonts w:ascii="Times New Roman" w:eastAsia="Times New Roman" w:hAnsi="Times New Roman" w:cs="Times New Roman"/>
            <w:lang w:val="en-GB" w:eastAsia="en-GB"/>
          </w:rPr>
          <w:delText xml:space="preserve"> </w:delText>
        </w:r>
        <w:r w:rsidRPr="001D01BD" w:rsidDel="00AE343E">
          <w:rPr>
            <w:rFonts w:ascii="Times New Roman" w:eastAsia="Times New Roman" w:hAnsi="Times New Roman" w:cs="Times New Roman"/>
            <w:lang w:val="en-GB" w:eastAsia="en-GB"/>
          </w:rPr>
          <w:delText xml:space="preserve">As global nutrition programs intensify efforts to improve early childhood outcomes, the consistent and appropriate use of </w:delText>
        </w:r>
        <w:r w:rsidR="009212DC" w:rsidDel="00AE343E">
          <w:rPr>
            <w:rFonts w:ascii="Times New Roman" w:eastAsia="Times New Roman" w:hAnsi="Times New Roman" w:cs="Times New Roman"/>
            <w:lang w:val="en-GB" w:eastAsia="en-GB"/>
          </w:rPr>
          <w:delText xml:space="preserve">a common set of international </w:delText>
        </w:r>
        <w:r w:rsidRPr="001D01BD" w:rsidDel="00AE343E">
          <w:rPr>
            <w:rFonts w:ascii="Times New Roman" w:eastAsia="Times New Roman" w:hAnsi="Times New Roman" w:cs="Times New Roman"/>
            <w:lang w:val="en-GB" w:eastAsia="en-GB"/>
          </w:rPr>
          <w:delText xml:space="preserve">growth standards is essential </w:delText>
        </w:r>
        <w:r w:rsidR="009212DC" w:rsidDel="00AE343E">
          <w:rPr>
            <w:rFonts w:ascii="Times New Roman" w:eastAsia="Times New Roman" w:hAnsi="Times New Roman" w:cs="Times New Roman"/>
            <w:lang w:val="en-GB" w:eastAsia="en-GB"/>
          </w:rPr>
          <w:delText>for</w:delText>
        </w:r>
        <w:r w:rsidRPr="001D01BD" w:rsidDel="00AE343E">
          <w:rPr>
            <w:rFonts w:ascii="Times New Roman" w:eastAsia="Times New Roman" w:hAnsi="Times New Roman" w:cs="Times New Roman"/>
            <w:lang w:val="en-GB" w:eastAsia="en-GB"/>
          </w:rPr>
          <w:delText xml:space="preserve"> effective monitoring and </w:delText>
        </w:r>
        <w:r w:rsidR="009212DC" w:rsidDel="00AE343E">
          <w:rPr>
            <w:rFonts w:ascii="Times New Roman" w:eastAsia="Times New Roman" w:hAnsi="Times New Roman" w:cs="Times New Roman"/>
            <w:lang w:val="en-GB" w:eastAsia="en-GB"/>
          </w:rPr>
          <w:delText xml:space="preserve">tracking of progress and targeted </w:delText>
        </w:r>
        <w:r w:rsidRPr="001D01BD" w:rsidDel="00AE343E">
          <w:rPr>
            <w:rFonts w:ascii="Times New Roman" w:eastAsia="Times New Roman" w:hAnsi="Times New Roman" w:cs="Times New Roman"/>
            <w:lang w:val="en-GB" w:eastAsia="en-GB"/>
          </w:rPr>
          <w:delText>intervention</w:delText>
        </w:r>
        <w:r w:rsidR="009212DC" w:rsidDel="00AE343E">
          <w:rPr>
            <w:rFonts w:ascii="Times New Roman" w:eastAsia="Times New Roman" w:hAnsi="Times New Roman" w:cs="Times New Roman"/>
            <w:lang w:val="en-GB" w:eastAsia="en-GB"/>
          </w:rPr>
          <w:delText xml:space="preserve"> prioritisation</w:delText>
        </w:r>
        <w:r w:rsidRPr="001D01BD" w:rsidDel="00AE343E">
          <w:rPr>
            <w:rFonts w:ascii="Times New Roman" w:eastAsia="Times New Roman" w:hAnsi="Times New Roman" w:cs="Times New Roman"/>
            <w:lang w:val="en-GB" w:eastAsia="en-GB"/>
          </w:rPr>
          <w:delText>.</w:delText>
        </w:r>
      </w:del>
    </w:p>
    <w:p w14:paraId="428926EA" w14:textId="6DBA70DD" w:rsidR="001D01BD" w:rsidRPr="001D01BD" w:rsidDel="00AE343E" w:rsidRDefault="001D01BD" w:rsidP="00BA37E6">
      <w:pPr>
        <w:spacing w:beforeAutospacing="1" w:afterAutospacing="1" w:line="480" w:lineRule="auto"/>
        <w:rPr>
          <w:del w:id="49" w:author="Audencio Victor" w:date="2025-10-29T22:59:00Z" w16du:dateUtc="2025-10-29T22:59:00Z"/>
          <w:rFonts w:ascii="Times New Roman" w:eastAsia="Times New Roman" w:hAnsi="Times New Roman" w:cs="Times New Roman"/>
          <w:lang w:val="en-GB" w:eastAsia="en-GB"/>
        </w:rPr>
      </w:pPr>
      <w:del w:id="50" w:author="Audencio Victor" w:date="2025-10-29T22:59:00Z" w16du:dateUtc="2025-10-29T22:59:00Z">
        <w:r w:rsidRPr="001D01BD" w:rsidDel="00AE343E">
          <w:rPr>
            <w:rFonts w:ascii="Times New Roman" w:eastAsia="Times New Roman" w:hAnsi="Times New Roman" w:cs="Times New Roman"/>
            <w:lang w:val="en-GB" w:eastAsia="en-GB"/>
          </w:rPr>
          <w:delText xml:space="preserve">To </w:delText>
        </w:r>
        <w:r w:rsidR="000B0609" w:rsidDel="00AE343E">
          <w:rPr>
            <w:rFonts w:ascii="Times New Roman" w:eastAsia="Times New Roman" w:hAnsi="Times New Roman" w:cs="Times New Roman"/>
            <w:lang w:val="en-GB" w:eastAsia="en-GB"/>
          </w:rPr>
          <w:delText xml:space="preserve">provide evidence on the implication of choice of growth </w:delText>
        </w:r>
        <w:r w:rsidR="00483A70" w:rsidDel="00AE343E">
          <w:rPr>
            <w:rFonts w:ascii="Times New Roman" w:eastAsia="Times New Roman" w:hAnsi="Times New Roman" w:cs="Times New Roman"/>
            <w:lang w:val="en-GB" w:eastAsia="en-GB"/>
          </w:rPr>
          <w:delText xml:space="preserve">standards </w:delText>
        </w:r>
        <w:r w:rsidR="000B0609" w:rsidDel="00AE343E">
          <w:rPr>
            <w:rFonts w:ascii="Times New Roman" w:eastAsia="Times New Roman" w:hAnsi="Times New Roman" w:cs="Times New Roman"/>
            <w:lang w:val="en-GB" w:eastAsia="en-GB"/>
          </w:rPr>
          <w:delText xml:space="preserve">used, we use a subset </w:delText>
        </w:r>
        <w:r w:rsidR="00483A70" w:rsidDel="00AE343E">
          <w:rPr>
            <w:rFonts w:ascii="Times New Roman" w:eastAsia="Times New Roman" w:hAnsi="Times New Roman" w:cs="Times New Roman"/>
            <w:lang w:val="en-GB" w:eastAsia="en-GB"/>
          </w:rPr>
          <w:delText xml:space="preserve">of the </w:delText>
        </w:r>
        <w:r w:rsidR="000B0609" w:rsidDel="00AE343E">
          <w:rPr>
            <w:rFonts w:ascii="Times New Roman" w:eastAsia="Times New Roman" w:hAnsi="Times New Roman" w:cs="Times New Roman"/>
            <w:lang w:val="en-GB" w:eastAsia="en-GB"/>
          </w:rPr>
          <w:delText>data</w:delText>
        </w:r>
        <w:r w:rsidR="00483A70" w:rsidDel="00AE343E">
          <w:rPr>
            <w:rFonts w:ascii="Times New Roman" w:eastAsia="Times New Roman" w:hAnsi="Times New Roman" w:cs="Times New Roman"/>
            <w:lang w:val="en-GB" w:eastAsia="en-GB"/>
          </w:rPr>
          <w:delText xml:space="preserve"> collected as part</w:delText>
        </w:r>
        <w:r w:rsidR="000B0609" w:rsidDel="00AE343E">
          <w:rPr>
            <w:rFonts w:ascii="Times New Roman" w:eastAsia="Times New Roman" w:hAnsi="Times New Roman" w:cs="Times New Roman"/>
            <w:lang w:val="en-GB" w:eastAsia="en-GB"/>
          </w:rPr>
          <w:delText xml:space="preserve"> of </w:delText>
        </w:r>
        <w:commentRangeStart w:id="51"/>
        <w:r w:rsidRPr="001D01BD" w:rsidDel="00AE343E">
          <w:rPr>
            <w:rFonts w:ascii="Times New Roman" w:eastAsia="Times New Roman" w:hAnsi="Times New Roman" w:cs="Times New Roman"/>
            <w:lang w:val="en-GB" w:eastAsia="en-GB"/>
          </w:rPr>
          <w:delText xml:space="preserve">the Low Birthweight Infant Feeding Exploration (LIFE) study </w:delText>
        </w:r>
        <w:r w:rsidR="00483A70" w:rsidDel="00AE343E">
          <w:rPr>
            <w:rFonts w:ascii="Times New Roman" w:eastAsia="Times New Roman" w:hAnsi="Times New Roman" w:cs="Times New Roman"/>
            <w:lang w:val="en-GB" w:eastAsia="en-GB"/>
          </w:rPr>
          <w:delText xml:space="preserve">from Malawi and Tanzania in order </w:delText>
        </w:r>
        <w:r w:rsidRPr="001D01BD" w:rsidDel="00AE343E">
          <w:rPr>
            <w:rFonts w:ascii="Times New Roman" w:eastAsia="Times New Roman" w:hAnsi="Times New Roman" w:cs="Times New Roman"/>
            <w:lang w:val="en-GB" w:eastAsia="en-GB"/>
          </w:rPr>
          <w:delText>to examine how the application of WHO GS and IG-21</w:delText>
        </w:r>
        <w:r w:rsidRPr="00445A09" w:rsidDel="00AE343E">
          <w:rPr>
            <w:rFonts w:ascii="Times New Roman" w:eastAsia="Times New Roman" w:hAnsi="Times New Roman" w:cs="Times New Roman"/>
            <w:vertAlign w:val="superscript"/>
            <w:lang w:val="en-GB" w:eastAsia="en-GB"/>
          </w:rPr>
          <w:delText>st</w:delText>
        </w:r>
        <w:r w:rsidRPr="001D01BD" w:rsidDel="00AE343E">
          <w:rPr>
            <w:rFonts w:ascii="Times New Roman" w:eastAsia="Times New Roman" w:hAnsi="Times New Roman" w:cs="Times New Roman"/>
            <w:lang w:val="en-GB" w:eastAsia="en-GB"/>
          </w:rPr>
          <w:delText xml:space="preserve"> influences growth classification </w:delText>
        </w:r>
        <w:commentRangeEnd w:id="51"/>
        <w:r w:rsidR="00423CCA" w:rsidDel="00AE343E">
          <w:rPr>
            <w:rStyle w:val="CommentReference"/>
          </w:rPr>
          <w:commentReference w:id="51"/>
        </w:r>
        <w:r w:rsidRPr="001D01BD" w:rsidDel="00AE343E">
          <w:rPr>
            <w:rFonts w:ascii="Times New Roman" w:eastAsia="Times New Roman" w:hAnsi="Times New Roman" w:cs="Times New Roman"/>
            <w:lang w:val="en-GB" w:eastAsia="en-GB"/>
          </w:rPr>
          <w:delText>and interpretation from birth to 24 months</w:delText>
        </w:r>
        <w:r w:rsidR="00E41D4D" w:rsidDel="00AE343E">
          <w:rPr>
            <w:rFonts w:ascii="Times New Roman" w:eastAsia="Times New Roman" w:hAnsi="Times New Roman" w:cs="Times New Roman"/>
            <w:lang w:val="en-GB" w:eastAsia="en-GB"/>
          </w:rPr>
          <w:delText xml:space="preserve"> for a cohort children born preterm and term</w:delText>
        </w:r>
        <w:r w:rsidRPr="001D01BD" w:rsidDel="00AE343E">
          <w:rPr>
            <w:rFonts w:ascii="Times New Roman" w:eastAsia="Times New Roman" w:hAnsi="Times New Roman" w:cs="Times New Roman"/>
            <w:lang w:val="en-GB" w:eastAsia="en-GB"/>
          </w:rPr>
          <w:delText xml:space="preserve">. The </w:delText>
        </w:r>
        <w:r w:rsidR="0004117F" w:rsidDel="00AE343E">
          <w:rPr>
            <w:rFonts w:ascii="Times New Roman" w:eastAsia="Times New Roman" w:hAnsi="Times New Roman" w:cs="Times New Roman"/>
            <w:lang w:val="en-GB" w:eastAsia="en-GB"/>
          </w:rPr>
          <w:delText xml:space="preserve">aim of the </w:delText>
        </w:r>
        <w:r w:rsidRPr="001D01BD" w:rsidDel="00AE343E">
          <w:rPr>
            <w:rFonts w:ascii="Times New Roman" w:eastAsia="Times New Roman" w:hAnsi="Times New Roman" w:cs="Times New Roman"/>
            <w:lang w:val="en-GB" w:eastAsia="en-GB"/>
          </w:rPr>
          <w:delText xml:space="preserve">analysis </w:delText>
        </w:r>
        <w:r w:rsidR="0004117F" w:rsidDel="00AE343E">
          <w:rPr>
            <w:rFonts w:ascii="Times New Roman" w:eastAsia="Times New Roman" w:hAnsi="Times New Roman" w:cs="Times New Roman"/>
            <w:lang w:val="en-GB" w:eastAsia="en-GB"/>
          </w:rPr>
          <w:delText xml:space="preserve">is demonstrate the extent to which growth classification </w:delText>
        </w:r>
        <w:r w:rsidRPr="001D01BD" w:rsidDel="00AE343E">
          <w:rPr>
            <w:rFonts w:ascii="Times New Roman" w:eastAsia="Times New Roman" w:hAnsi="Times New Roman" w:cs="Times New Roman"/>
            <w:lang w:val="en-GB" w:eastAsia="en-GB"/>
          </w:rPr>
          <w:delText>var</w:delText>
        </w:r>
        <w:r w:rsidR="00483A70" w:rsidDel="00AE343E">
          <w:rPr>
            <w:rFonts w:ascii="Times New Roman" w:eastAsia="Times New Roman" w:hAnsi="Times New Roman" w:cs="Times New Roman"/>
            <w:lang w:val="en-GB" w:eastAsia="en-GB"/>
          </w:rPr>
          <w:delText>ies</w:delText>
        </w:r>
        <w:r w:rsidRPr="001D01BD" w:rsidDel="00AE343E">
          <w:rPr>
            <w:rFonts w:ascii="Times New Roman" w:eastAsia="Times New Roman" w:hAnsi="Times New Roman" w:cs="Times New Roman"/>
            <w:lang w:val="en-GB" w:eastAsia="en-GB"/>
          </w:rPr>
          <w:delText xml:space="preserve"> </w:delText>
        </w:r>
        <w:r w:rsidR="0004117F" w:rsidDel="00AE343E">
          <w:rPr>
            <w:rFonts w:ascii="Times New Roman" w:eastAsia="Times New Roman" w:hAnsi="Times New Roman" w:cs="Times New Roman"/>
            <w:lang w:val="en-GB" w:eastAsia="en-GB"/>
          </w:rPr>
          <w:delText xml:space="preserve">depending on the growth </w:delText>
        </w:r>
        <w:r w:rsidRPr="001D01BD" w:rsidDel="00AE343E">
          <w:rPr>
            <w:rFonts w:ascii="Times New Roman" w:eastAsia="Times New Roman" w:hAnsi="Times New Roman" w:cs="Times New Roman"/>
            <w:lang w:val="en-GB" w:eastAsia="en-GB"/>
          </w:rPr>
          <w:delText xml:space="preserve">standard </w:delText>
        </w:r>
        <w:r w:rsidR="0004117F" w:rsidDel="00AE343E">
          <w:rPr>
            <w:rFonts w:ascii="Times New Roman" w:eastAsia="Times New Roman" w:hAnsi="Times New Roman" w:cs="Times New Roman"/>
            <w:lang w:val="en-GB" w:eastAsia="en-GB"/>
          </w:rPr>
          <w:delText>used</w:delText>
        </w:r>
        <w:r w:rsidRPr="001D01BD" w:rsidDel="00AE343E">
          <w:rPr>
            <w:rFonts w:ascii="Times New Roman" w:eastAsia="Times New Roman" w:hAnsi="Times New Roman" w:cs="Times New Roman"/>
            <w:lang w:val="en-GB" w:eastAsia="en-GB"/>
          </w:rPr>
          <w:delText>.</w:delText>
        </w:r>
        <w:r w:rsidR="00143216" w:rsidDel="00AE343E">
          <w:rPr>
            <w:rFonts w:ascii="Times New Roman" w:eastAsia="Times New Roman" w:hAnsi="Times New Roman" w:cs="Times New Roman"/>
            <w:lang w:val="en-GB" w:eastAsia="en-GB"/>
          </w:rPr>
          <w:delText xml:space="preserve"> </w:delText>
        </w:r>
        <w:r w:rsidR="0004117F" w:rsidDel="00AE343E">
          <w:rPr>
            <w:rFonts w:ascii="Times New Roman" w:eastAsia="Times New Roman" w:hAnsi="Times New Roman" w:cs="Times New Roman"/>
            <w:lang w:val="en-GB" w:eastAsia="en-GB"/>
          </w:rPr>
          <w:delText>These analys</w:delText>
        </w:r>
        <w:r w:rsidR="00483A70" w:rsidDel="00AE343E">
          <w:rPr>
            <w:rFonts w:ascii="Times New Roman" w:eastAsia="Times New Roman" w:hAnsi="Times New Roman" w:cs="Times New Roman"/>
            <w:lang w:val="en-GB" w:eastAsia="en-GB"/>
          </w:rPr>
          <w:delText>e</w:delText>
        </w:r>
        <w:r w:rsidR="0004117F" w:rsidDel="00AE343E">
          <w:rPr>
            <w:rFonts w:ascii="Times New Roman" w:eastAsia="Times New Roman" w:hAnsi="Times New Roman" w:cs="Times New Roman"/>
            <w:lang w:val="en-GB" w:eastAsia="en-GB"/>
          </w:rPr>
          <w:delText xml:space="preserve">s and implications form the justification for developing </w:delText>
        </w:r>
        <w:r w:rsidR="00143216" w:rsidDel="00AE343E">
          <w:rPr>
            <w:rFonts w:ascii="Times New Roman" w:eastAsia="Times New Roman" w:hAnsi="Times New Roman" w:cs="Times New Roman"/>
            <w:lang w:val="en-GB" w:eastAsia="en-GB"/>
          </w:rPr>
          <w:delText>the Guidance for International Growth Standards (GIGS)</w:delText>
        </w:r>
        <w:r w:rsidR="00483A70" w:rsidDel="00AE343E">
          <w:rPr>
            <w:rFonts w:ascii="Times New Roman" w:eastAsia="Times New Roman" w:hAnsi="Times New Roman" w:cs="Times New Roman"/>
            <w:lang w:val="en-GB" w:eastAsia="en-GB"/>
          </w:rPr>
          <w:delText>,</w:delText>
        </w:r>
        <w:r w:rsidR="00143216" w:rsidDel="00AE343E">
          <w:rPr>
            <w:rFonts w:ascii="Times New Roman" w:eastAsia="Times New Roman" w:hAnsi="Times New Roman" w:cs="Times New Roman"/>
            <w:lang w:val="en-GB" w:eastAsia="en-GB"/>
          </w:rPr>
          <w:delText xml:space="preserve"> </w:delText>
        </w:r>
        <w:r w:rsidR="0004117F" w:rsidDel="00AE343E">
          <w:rPr>
            <w:rFonts w:ascii="Times New Roman" w:eastAsia="Times New Roman" w:hAnsi="Times New Roman" w:cs="Times New Roman"/>
            <w:lang w:val="en-GB" w:eastAsia="en-GB"/>
          </w:rPr>
          <w:delText>which</w:delText>
        </w:r>
        <w:r w:rsidR="00143216" w:rsidDel="00AE343E">
          <w:rPr>
            <w:rFonts w:ascii="Times New Roman" w:eastAsia="Times New Roman" w:hAnsi="Times New Roman" w:cs="Times New Roman"/>
            <w:lang w:val="en-GB" w:eastAsia="en-GB"/>
          </w:rPr>
          <w:delText xml:space="preserve"> provide a unified framework</w:delText>
        </w:r>
        <w:r w:rsidR="0004117F" w:rsidDel="00AE343E">
          <w:rPr>
            <w:rFonts w:ascii="Times New Roman" w:eastAsia="Times New Roman" w:hAnsi="Times New Roman" w:cs="Times New Roman"/>
            <w:lang w:val="en-GB" w:eastAsia="en-GB"/>
          </w:rPr>
          <w:delText xml:space="preserve"> and appropriate guidance</w:delText>
        </w:r>
        <w:r w:rsidR="00143216" w:rsidDel="00AE343E">
          <w:rPr>
            <w:rFonts w:ascii="Times New Roman" w:eastAsia="Times New Roman" w:hAnsi="Times New Roman" w:cs="Times New Roman"/>
            <w:lang w:val="en-GB" w:eastAsia="en-GB"/>
          </w:rPr>
          <w:delText xml:space="preserve"> that integrates the WHO GS and IG-21</w:delText>
        </w:r>
        <w:r w:rsidR="00143216" w:rsidRPr="00445A09" w:rsidDel="00AE343E">
          <w:rPr>
            <w:rFonts w:ascii="Times New Roman" w:eastAsia="Times New Roman" w:hAnsi="Times New Roman" w:cs="Times New Roman"/>
            <w:vertAlign w:val="superscript"/>
            <w:lang w:val="en-GB" w:eastAsia="en-GB"/>
          </w:rPr>
          <w:delText>st</w:delText>
        </w:r>
        <w:r w:rsidR="00143216" w:rsidDel="00AE343E">
          <w:rPr>
            <w:rFonts w:ascii="Times New Roman" w:eastAsia="Times New Roman" w:hAnsi="Times New Roman" w:cs="Times New Roman"/>
            <w:lang w:val="en-GB" w:eastAsia="en-GB"/>
          </w:rPr>
          <w:delText xml:space="preserve"> Standards for consistent use across the continuum from 24 weeks gestation to five years of age. By promoting harmonised application through </w:delText>
        </w:r>
        <w:r w:rsidR="00483A70" w:rsidDel="00AE343E">
          <w:rPr>
            <w:rFonts w:ascii="Times New Roman" w:eastAsia="Times New Roman" w:hAnsi="Times New Roman" w:cs="Times New Roman"/>
            <w:lang w:val="en-GB" w:eastAsia="en-GB"/>
          </w:rPr>
          <w:delText xml:space="preserve">a suite of </w:delText>
        </w:r>
        <w:commentRangeStart w:id="52"/>
        <w:r w:rsidR="00143216" w:rsidRPr="00FB69A8" w:rsidDel="00AE343E">
          <w:rPr>
            <w:rFonts w:ascii="Times New Roman" w:eastAsia="Times New Roman" w:hAnsi="Times New Roman" w:cs="Times New Roman"/>
            <w:lang w:val="en-GB" w:eastAsia="en-GB"/>
          </w:rPr>
          <w:delText>statistical tools</w:delText>
        </w:r>
        <w:r w:rsidR="00483A70" w:rsidDel="00AE343E">
          <w:rPr>
            <w:rFonts w:ascii="Times New Roman" w:eastAsia="Times New Roman" w:hAnsi="Times New Roman" w:cs="Times New Roman"/>
            <w:lang w:val="en-GB" w:eastAsia="en-GB"/>
          </w:rPr>
          <w:delText xml:space="preserve"> in common software packages</w:delText>
        </w:r>
        <w:r w:rsidR="00C034EE" w:rsidRPr="00FB69A8" w:rsidDel="00AE343E">
          <w:rPr>
            <w:rFonts w:ascii="Times New Roman" w:eastAsia="Times New Roman" w:hAnsi="Times New Roman" w:cs="Times New Roman"/>
            <w:vertAlign w:val="superscript"/>
            <w:lang w:val="en-GB" w:eastAsia="en-GB"/>
          </w:rPr>
          <w:delText>8</w:delText>
        </w:r>
        <w:r w:rsidR="00A57240" w:rsidRPr="00FB69A8" w:rsidDel="00AE343E">
          <w:rPr>
            <w:rFonts w:ascii="Times New Roman" w:eastAsia="Times New Roman" w:hAnsi="Times New Roman" w:cs="Times New Roman"/>
            <w:vertAlign w:val="superscript"/>
            <w:lang w:val="en-GB" w:eastAsia="en-GB"/>
          </w:rPr>
          <w:delText>-</w:delText>
        </w:r>
        <w:r w:rsidR="00C034EE" w:rsidRPr="00FB69A8" w:rsidDel="00AE343E">
          <w:rPr>
            <w:rFonts w:ascii="Times New Roman" w:eastAsia="Times New Roman" w:hAnsi="Times New Roman" w:cs="Times New Roman"/>
            <w:vertAlign w:val="superscript"/>
            <w:lang w:val="en-GB" w:eastAsia="en-GB"/>
          </w:rPr>
          <w:delText>11</w:delText>
        </w:r>
        <w:r w:rsidR="00143216" w:rsidRPr="00FB69A8" w:rsidDel="00AE343E">
          <w:rPr>
            <w:rFonts w:ascii="Times New Roman" w:eastAsia="Times New Roman" w:hAnsi="Times New Roman" w:cs="Times New Roman"/>
            <w:lang w:val="en-GB" w:eastAsia="en-GB"/>
          </w:rPr>
          <w:delText xml:space="preserve"> </w:delText>
        </w:r>
        <w:commentRangeEnd w:id="52"/>
        <w:r w:rsidR="0004117F" w:rsidRPr="00FB69A8" w:rsidDel="00AE343E">
          <w:rPr>
            <w:rStyle w:val="CommentReference"/>
          </w:rPr>
          <w:commentReference w:id="52"/>
        </w:r>
        <w:r w:rsidR="00143216" w:rsidDel="00AE343E">
          <w:rPr>
            <w:rFonts w:ascii="Times New Roman" w:eastAsia="Times New Roman" w:hAnsi="Times New Roman" w:cs="Times New Roman"/>
            <w:lang w:val="en-GB" w:eastAsia="en-GB"/>
          </w:rPr>
          <w:delText xml:space="preserve">and </w:delText>
        </w:r>
        <w:r w:rsidR="00483A70" w:rsidDel="00AE343E">
          <w:rPr>
            <w:rFonts w:ascii="Times New Roman" w:eastAsia="Times New Roman" w:hAnsi="Times New Roman" w:cs="Times New Roman"/>
            <w:lang w:val="en-GB" w:eastAsia="en-GB"/>
          </w:rPr>
          <w:delText xml:space="preserve">scenario-based </w:delText>
        </w:r>
        <w:r w:rsidR="00143216" w:rsidDel="00AE343E">
          <w:rPr>
            <w:rFonts w:ascii="Times New Roman" w:eastAsia="Times New Roman" w:hAnsi="Times New Roman" w:cs="Times New Roman"/>
            <w:lang w:val="en-GB" w:eastAsia="en-GB"/>
          </w:rPr>
          <w:delText xml:space="preserve">guidance, GIGS supports greater comparability across studies and settings while advancing global child </w:delText>
        </w:r>
        <w:r w:rsidR="00483A70" w:rsidDel="00AE343E">
          <w:rPr>
            <w:rFonts w:ascii="Times New Roman" w:eastAsia="Times New Roman" w:hAnsi="Times New Roman" w:cs="Times New Roman"/>
            <w:lang w:val="en-GB" w:eastAsia="en-GB"/>
          </w:rPr>
          <w:delText xml:space="preserve">growth </w:delText>
        </w:r>
        <w:r w:rsidR="00143216" w:rsidDel="00AE343E">
          <w:rPr>
            <w:rFonts w:ascii="Times New Roman" w:eastAsia="Times New Roman" w:hAnsi="Times New Roman" w:cs="Times New Roman"/>
            <w:lang w:val="en-GB" w:eastAsia="en-GB"/>
          </w:rPr>
          <w:delText>monitoring.</w:delText>
        </w:r>
      </w:del>
    </w:p>
    <w:p w14:paraId="2E0C2A95" w14:textId="2488BE3B" w:rsidR="00D66173" w:rsidDel="00AE343E" w:rsidRDefault="00D66173" w:rsidP="00915300">
      <w:pPr>
        <w:spacing w:line="276" w:lineRule="auto"/>
        <w:rPr>
          <w:del w:id="53" w:author="Audencio Victor" w:date="2025-10-29T22:59:00Z" w16du:dateUtc="2025-10-29T22:59:00Z"/>
        </w:rPr>
      </w:pPr>
    </w:p>
    <w:p w14:paraId="4A90D3E7" w14:textId="0C4433BF" w:rsidR="00946D03" w:rsidRPr="00374331" w:rsidDel="00AE343E" w:rsidRDefault="6E66960F" w:rsidP="008C7F86">
      <w:pPr>
        <w:pStyle w:val="Heading2"/>
        <w:spacing w:line="276" w:lineRule="auto"/>
        <w:rPr>
          <w:del w:id="54" w:author="Audencio Victor" w:date="2025-10-29T22:59:00Z" w16du:dateUtc="2025-10-29T22:59:00Z"/>
          <w:rFonts w:ascii="Times New Roman" w:hAnsi="Times New Roman" w:cs="Times New Roman"/>
          <w:b/>
          <w:bCs/>
          <w:color w:val="auto"/>
          <w:sz w:val="24"/>
          <w:szCs w:val="24"/>
        </w:rPr>
      </w:pPr>
      <w:del w:id="55" w:author="Audencio Victor" w:date="2025-10-29T22:59:00Z" w16du:dateUtc="2025-10-29T22:59:00Z">
        <w:r w:rsidRPr="70CA9FFC" w:rsidDel="00AE343E">
          <w:rPr>
            <w:rFonts w:ascii="Times New Roman" w:hAnsi="Times New Roman" w:cs="Times New Roman"/>
            <w:b/>
            <w:bCs/>
            <w:color w:val="auto"/>
            <w:sz w:val="24"/>
            <w:szCs w:val="24"/>
          </w:rPr>
          <w:delText>METHODS</w:delText>
        </w:r>
      </w:del>
    </w:p>
    <w:p w14:paraId="060AAC38" w14:textId="5EEE3407" w:rsidR="00946D03" w:rsidRPr="001E5EE9" w:rsidDel="00AE343E" w:rsidRDefault="77B8AC1B" w:rsidP="70CA9FFC">
      <w:pPr>
        <w:spacing w:line="276" w:lineRule="auto"/>
        <w:rPr>
          <w:del w:id="56" w:author="Audencio Victor" w:date="2025-10-29T22:59:00Z" w16du:dateUtc="2025-10-29T22:59:00Z"/>
          <w:rFonts w:ascii="Times New Roman" w:hAnsi="Times New Roman" w:cs="Times New Roman"/>
          <w:i/>
          <w:iCs/>
        </w:rPr>
      </w:pPr>
      <w:del w:id="57" w:author="Audencio Victor" w:date="2025-10-29T22:59:00Z" w16du:dateUtc="2025-10-29T22:59:00Z">
        <w:r w:rsidRPr="70CA9FFC" w:rsidDel="00AE343E">
          <w:rPr>
            <w:rFonts w:ascii="Times New Roman" w:hAnsi="Times New Roman" w:cs="Times New Roman"/>
            <w:i/>
            <w:iCs/>
          </w:rPr>
          <w:delText>Study population</w:delText>
        </w:r>
        <w:r w:rsidR="418CC27E" w:rsidRPr="70CA9FFC" w:rsidDel="00AE343E">
          <w:rPr>
            <w:rFonts w:ascii="Times New Roman" w:hAnsi="Times New Roman" w:cs="Times New Roman"/>
            <w:i/>
            <w:iCs/>
          </w:rPr>
          <w:delText xml:space="preserve"> </w:delText>
        </w:r>
      </w:del>
    </w:p>
    <w:p w14:paraId="78640C5F" w14:textId="57338ECD" w:rsidR="70CA9FFC" w:rsidDel="00AE343E" w:rsidRDefault="04D042D6" w:rsidP="00BA37E6">
      <w:pPr>
        <w:spacing w:beforeAutospacing="1" w:afterAutospacing="1" w:line="480" w:lineRule="auto"/>
        <w:rPr>
          <w:del w:id="58" w:author="Audencio Victor" w:date="2025-10-29T22:59:00Z" w16du:dateUtc="2025-10-29T22:59:00Z"/>
          <w:rFonts w:ascii="Times New Roman" w:eastAsia="Times New Roman" w:hAnsi="Times New Roman" w:cs="Times New Roman"/>
          <w:lang w:val="en-GB" w:eastAsia="en-GB"/>
        </w:rPr>
      </w:pPr>
      <w:del w:id="59" w:author="Audencio Victor" w:date="2025-10-29T22:59:00Z" w16du:dateUtc="2025-10-29T22:59:00Z">
        <w:r w:rsidRPr="70CA9FFC" w:rsidDel="00AE343E">
          <w:rPr>
            <w:rFonts w:ascii="Times New Roman" w:eastAsia="Times New Roman" w:hAnsi="Times New Roman" w:cs="Times New Roman"/>
            <w:lang w:val="en-GB" w:eastAsia="en-GB"/>
          </w:rPr>
          <w:delText>From September 2019 to February 2022, t</w:delText>
        </w:r>
        <w:r w:rsidR="67F2A468" w:rsidRPr="0043314A" w:rsidDel="00AE343E">
          <w:rPr>
            <w:rFonts w:ascii="Times New Roman" w:eastAsia="Times New Roman" w:hAnsi="Times New Roman" w:cs="Times New Roman"/>
            <w:kern w:val="0"/>
            <w:lang w:val="en-GB" w:eastAsia="en-GB"/>
            <w14:ligatures w14:val="none"/>
          </w:rPr>
          <w:delText xml:space="preserve">he LIFE study </w:delText>
        </w:r>
        <w:r w:rsidR="133CBA1F" w:rsidRPr="70CA9FFC" w:rsidDel="00AE343E">
          <w:rPr>
            <w:rFonts w:ascii="Times New Roman" w:eastAsia="Times New Roman" w:hAnsi="Times New Roman" w:cs="Times New Roman"/>
            <w:lang w:val="en-GB" w:eastAsia="en-GB"/>
          </w:rPr>
          <w:delText xml:space="preserve">followed </w:delText>
        </w:r>
        <w:r w:rsidR="133CBA1F" w:rsidRPr="0043314A" w:rsidDel="00AE343E">
          <w:rPr>
            <w:rFonts w:ascii="Times New Roman" w:eastAsia="Times New Roman" w:hAnsi="Times New Roman" w:cs="Times New Roman"/>
            <w:kern w:val="0"/>
            <w:lang w:val="en-GB" w:eastAsia="en-GB"/>
            <w14:ligatures w14:val="none"/>
          </w:rPr>
          <w:delText>a</w:delText>
        </w:r>
        <w:r w:rsidR="1AC11C76" w:rsidRPr="0043314A" w:rsidDel="00AE343E">
          <w:rPr>
            <w:rFonts w:ascii="Times New Roman" w:eastAsia="Times New Roman" w:hAnsi="Times New Roman" w:cs="Times New Roman"/>
            <w:kern w:val="0"/>
            <w:lang w:val="en-GB" w:eastAsia="en-GB"/>
            <w14:ligatures w14:val="none"/>
          </w:rPr>
          <w:delText>n</w:delText>
        </w:r>
        <w:r w:rsidR="133CBA1F" w:rsidRPr="0043314A" w:rsidDel="00AE343E">
          <w:rPr>
            <w:rFonts w:ascii="Times New Roman" w:eastAsia="Times New Roman" w:hAnsi="Times New Roman" w:cs="Times New Roman"/>
            <w:kern w:val="0"/>
            <w:lang w:val="en-GB" w:eastAsia="en-GB"/>
            <w14:ligatures w14:val="none"/>
          </w:rPr>
          <w:delText xml:space="preserve"> </w:delText>
        </w:r>
        <w:r w:rsidR="4458A3F8" w:rsidRPr="0043314A" w:rsidDel="00AE343E">
          <w:rPr>
            <w:rFonts w:ascii="Times New Roman" w:eastAsia="Times New Roman" w:hAnsi="Times New Roman" w:cs="Times New Roman"/>
            <w:kern w:val="0"/>
            <w:lang w:val="en-GB" w:eastAsia="en-GB"/>
            <w14:ligatures w14:val="none"/>
          </w:rPr>
          <w:delText xml:space="preserve">observational </w:delText>
        </w:r>
        <w:r w:rsidR="67F2A468" w:rsidRPr="0043314A" w:rsidDel="00AE343E">
          <w:rPr>
            <w:rFonts w:ascii="Times New Roman" w:eastAsia="Times New Roman" w:hAnsi="Times New Roman" w:cs="Times New Roman"/>
            <w:kern w:val="0"/>
            <w:lang w:val="en-GB" w:eastAsia="en-GB"/>
            <w14:ligatures w14:val="none"/>
          </w:rPr>
          <w:delText xml:space="preserve">cohort </w:delText>
        </w:r>
        <w:r w:rsidR="5AF9FBAC" w:rsidRPr="0043314A" w:rsidDel="00AE343E">
          <w:rPr>
            <w:rFonts w:ascii="Times New Roman" w:eastAsia="Times New Roman" w:hAnsi="Times New Roman" w:cs="Times New Roman"/>
            <w:kern w:val="0"/>
            <w:lang w:val="en-GB" w:eastAsia="en-GB"/>
            <w14:ligatures w14:val="none"/>
          </w:rPr>
          <w:delText xml:space="preserve">of moderately LBW (1.5 - &lt;2.5kg) infants </w:delText>
        </w:r>
        <w:r w:rsidR="14CFF22F" w:rsidRPr="0043314A" w:rsidDel="00AE343E">
          <w:rPr>
            <w:rFonts w:ascii="Times New Roman" w:eastAsia="Times New Roman" w:hAnsi="Times New Roman" w:cs="Times New Roman"/>
            <w:kern w:val="0"/>
            <w:lang w:val="en-GB" w:eastAsia="en-GB"/>
            <w14:ligatures w14:val="none"/>
          </w:rPr>
          <w:delText xml:space="preserve">recruited from </w:delText>
        </w:r>
        <w:r w:rsidR="67F2A468" w:rsidRPr="0043314A" w:rsidDel="00AE343E">
          <w:rPr>
            <w:rFonts w:ascii="Times New Roman" w:eastAsia="Times New Roman" w:hAnsi="Times New Roman" w:cs="Times New Roman"/>
            <w:kern w:val="0"/>
            <w:lang w:val="en-GB" w:eastAsia="en-GB"/>
            <w14:ligatures w14:val="none"/>
          </w:rPr>
          <w:delText>12 secondary and tertiary health facilities in India</w:delText>
        </w:r>
        <w:r w:rsidR="00E41D4D" w:rsidDel="00AE343E">
          <w:rPr>
            <w:rFonts w:ascii="Times New Roman" w:eastAsia="Times New Roman" w:hAnsi="Times New Roman" w:cs="Times New Roman"/>
            <w:kern w:val="0"/>
            <w:lang w:val="en-GB" w:eastAsia="en-GB"/>
            <w14:ligatures w14:val="none"/>
          </w:rPr>
          <w:delText xml:space="preserve">, </w:delText>
        </w:r>
        <w:r w:rsidR="67F2A468" w:rsidRPr="0043314A" w:rsidDel="00AE343E">
          <w:rPr>
            <w:rFonts w:ascii="Times New Roman" w:eastAsia="Times New Roman" w:hAnsi="Times New Roman" w:cs="Times New Roman"/>
            <w:kern w:val="0"/>
            <w:lang w:val="en-GB" w:eastAsia="en-GB"/>
            <w14:ligatures w14:val="none"/>
          </w:rPr>
          <w:delText>Malawi, and Tanzania</w:delText>
        </w:r>
        <w:r w:rsidR="7AA0AD1E" w:rsidRPr="0043314A" w:rsidDel="00AE343E">
          <w:rPr>
            <w:rFonts w:ascii="Times New Roman" w:eastAsia="Times New Roman" w:hAnsi="Times New Roman" w:cs="Times New Roman"/>
            <w:kern w:val="0"/>
            <w:lang w:val="en-GB" w:eastAsia="en-GB"/>
            <w14:ligatures w14:val="none"/>
          </w:rPr>
          <w:delText xml:space="preserve"> </w:delText>
        </w:r>
        <w:r w:rsidR="004D6969" w:rsidDel="00AE343E">
          <w:rPr>
            <w:rFonts w:ascii="Times New Roman" w:eastAsia="Times New Roman" w:hAnsi="Times New Roman" w:cs="Times New Roman"/>
            <w:kern w:val="0"/>
            <w:lang w:val="en-GB" w:eastAsia="en-GB"/>
            <w14:ligatures w14:val="none"/>
          </w:rPr>
          <w:delText xml:space="preserve">in </w:delText>
        </w:r>
        <w:r w:rsidR="7AA0AD1E" w:rsidRPr="0043314A" w:rsidDel="00AE343E">
          <w:rPr>
            <w:rFonts w:ascii="Times New Roman" w:eastAsia="Times New Roman" w:hAnsi="Times New Roman" w:cs="Times New Roman"/>
            <w:kern w:val="0"/>
            <w:lang w:val="en-GB" w:eastAsia="en-GB"/>
            <w14:ligatures w14:val="none"/>
          </w:rPr>
          <w:delText>order</w:delText>
        </w:r>
        <w:r w:rsidR="67F2A468" w:rsidRPr="0043314A" w:rsidDel="00AE343E">
          <w:rPr>
            <w:rFonts w:ascii="Times New Roman" w:eastAsia="Times New Roman" w:hAnsi="Times New Roman" w:cs="Times New Roman"/>
            <w:kern w:val="0"/>
            <w:lang w:val="en-GB" w:eastAsia="en-GB"/>
            <w14:ligatures w14:val="none"/>
          </w:rPr>
          <w:delText xml:space="preserve"> to </w:delText>
        </w:r>
        <w:r w:rsidR="40018255" w:rsidRPr="70CA9FFC" w:rsidDel="00AE343E">
          <w:rPr>
            <w:rFonts w:ascii="Times New Roman" w:eastAsia="Times New Roman" w:hAnsi="Times New Roman" w:cs="Times New Roman"/>
            <w:lang w:val="en-GB" w:eastAsia="en-GB"/>
          </w:rPr>
          <w:delText xml:space="preserve">understand </w:delText>
        </w:r>
        <w:r w:rsidR="19BBBF94" w:rsidRPr="0043314A" w:rsidDel="00AE343E">
          <w:rPr>
            <w:rFonts w:ascii="Times New Roman" w:eastAsia="Times New Roman" w:hAnsi="Times New Roman" w:cs="Times New Roman"/>
            <w:kern w:val="0"/>
            <w:lang w:val="en-GB" w:eastAsia="en-GB"/>
            <w14:ligatures w14:val="none"/>
          </w:rPr>
          <w:delText xml:space="preserve">feeding practices and </w:delText>
        </w:r>
        <w:r w:rsidR="67F2A468" w:rsidRPr="0043314A" w:rsidDel="00AE343E">
          <w:rPr>
            <w:rFonts w:ascii="Times New Roman" w:eastAsia="Times New Roman" w:hAnsi="Times New Roman" w:cs="Times New Roman"/>
            <w:kern w:val="0"/>
            <w:lang w:val="en-GB" w:eastAsia="en-GB"/>
            <w14:ligatures w14:val="none"/>
          </w:rPr>
          <w:delText xml:space="preserve">growth patterns. </w:delText>
        </w:r>
        <w:r w:rsidR="003E2AB8" w:rsidDel="00AE343E">
          <w:rPr>
            <w:rFonts w:ascii="Times New Roman" w:eastAsia="Times New Roman" w:hAnsi="Times New Roman" w:cs="Times New Roman"/>
            <w:kern w:val="0"/>
            <w:lang w:val="en-GB" w:eastAsia="en-GB"/>
            <w14:ligatures w14:val="none"/>
          </w:rPr>
          <w:delText>Here, we</w:delText>
        </w:r>
        <w:r w:rsidR="00D26BC7" w:rsidDel="00AE343E">
          <w:rPr>
            <w:rFonts w:ascii="Times New Roman" w:eastAsia="Times New Roman" w:hAnsi="Times New Roman" w:cs="Times New Roman"/>
            <w:kern w:val="0"/>
            <w:lang w:val="en-GB" w:eastAsia="en-GB"/>
            <w14:ligatures w14:val="none"/>
          </w:rPr>
          <w:delText xml:space="preserve"> have</w:delText>
        </w:r>
        <w:r w:rsidR="003E2AB8" w:rsidDel="00AE343E">
          <w:rPr>
            <w:rFonts w:ascii="Times New Roman" w:eastAsia="Times New Roman" w:hAnsi="Times New Roman" w:cs="Times New Roman"/>
            <w:kern w:val="0"/>
            <w:lang w:val="en-GB" w:eastAsia="en-GB"/>
            <w14:ligatures w14:val="none"/>
          </w:rPr>
          <w:delText xml:space="preserve"> only </w:delText>
        </w:r>
        <w:r w:rsidR="00D26BC7" w:rsidDel="00AE343E">
          <w:rPr>
            <w:rFonts w:ascii="Times New Roman" w:eastAsia="Times New Roman" w:hAnsi="Times New Roman" w:cs="Times New Roman"/>
            <w:kern w:val="0"/>
            <w:lang w:val="en-GB" w:eastAsia="en-GB"/>
            <w14:ligatures w14:val="none"/>
          </w:rPr>
          <w:delText xml:space="preserve">conducted a secondary analysis of select growth </w:delText>
        </w:r>
        <w:r w:rsidR="003E2AB8" w:rsidDel="00AE343E">
          <w:rPr>
            <w:rFonts w:ascii="Times New Roman" w:eastAsia="Times New Roman" w:hAnsi="Times New Roman" w:cs="Times New Roman"/>
            <w:kern w:val="0"/>
            <w:lang w:val="en-GB" w:eastAsia="en-GB"/>
            <w14:ligatures w14:val="none"/>
          </w:rPr>
          <w:delText xml:space="preserve">data collected from </w:delText>
        </w:r>
        <w:r w:rsidR="00D26BC7" w:rsidDel="00AE343E">
          <w:rPr>
            <w:rFonts w:ascii="Times New Roman" w:eastAsia="Times New Roman" w:hAnsi="Times New Roman" w:cs="Times New Roman"/>
            <w:kern w:val="0"/>
            <w:lang w:val="en-GB" w:eastAsia="en-GB"/>
            <w14:ligatures w14:val="none"/>
          </w:rPr>
          <w:delText xml:space="preserve">infant recruited from </w:delText>
        </w:r>
        <w:r w:rsidR="003E2AB8" w:rsidDel="00AE343E">
          <w:rPr>
            <w:rFonts w:ascii="Times New Roman" w:eastAsia="Times New Roman" w:hAnsi="Times New Roman" w:cs="Times New Roman"/>
            <w:kern w:val="0"/>
            <w:lang w:val="en-GB" w:eastAsia="en-GB"/>
            <w14:ligatures w14:val="none"/>
          </w:rPr>
          <w:delText>five health facilities in Malawi and Tanzania</w:delText>
        </w:r>
        <w:r w:rsidR="004D6969" w:rsidDel="00AE343E">
          <w:rPr>
            <w:rFonts w:ascii="Times New Roman" w:eastAsia="Times New Roman" w:hAnsi="Times New Roman" w:cs="Times New Roman"/>
            <w:kern w:val="0"/>
            <w:lang w:val="en-GB" w:eastAsia="en-GB"/>
            <w14:ligatures w14:val="none"/>
          </w:rPr>
          <w:delText xml:space="preserve"> for illustration</w:delText>
        </w:r>
        <w:r w:rsidR="00E41D4D" w:rsidDel="00AE343E">
          <w:rPr>
            <w:rFonts w:ascii="Times New Roman" w:eastAsia="Times New Roman" w:hAnsi="Times New Roman" w:cs="Times New Roman"/>
            <w:kern w:val="0"/>
            <w:lang w:val="en-GB" w:eastAsia="en-GB"/>
            <w14:ligatures w14:val="none"/>
          </w:rPr>
          <w:delText xml:space="preserve"> purposes</w:delText>
        </w:r>
        <w:r w:rsidR="003E2AB8" w:rsidDel="00AE343E">
          <w:rPr>
            <w:rFonts w:ascii="Times New Roman" w:eastAsia="Times New Roman" w:hAnsi="Times New Roman" w:cs="Times New Roman"/>
            <w:kern w:val="0"/>
            <w:lang w:val="en-GB" w:eastAsia="en-GB"/>
            <w14:ligatures w14:val="none"/>
          </w:rPr>
          <w:delText xml:space="preserve">. </w:delText>
        </w:r>
        <w:r w:rsidR="3C9F30EB" w:rsidRPr="0043314A" w:rsidDel="00AE343E">
          <w:rPr>
            <w:rFonts w:ascii="Times New Roman" w:eastAsia="Times New Roman" w:hAnsi="Times New Roman" w:cs="Times New Roman"/>
            <w:kern w:val="0"/>
            <w:lang w:val="en-GB" w:eastAsia="en-GB"/>
            <w14:ligatures w14:val="none"/>
          </w:rPr>
          <w:delText>Additional details on the LIFE study methodology and key findings can be found in numerous publications</w:delText>
        </w:r>
        <w:r w:rsidR="67F2A468" w:rsidRPr="0043314A" w:rsidDel="00AE343E">
          <w:rPr>
            <w:rFonts w:ascii="Times New Roman" w:eastAsia="Times New Roman" w:hAnsi="Times New Roman" w:cs="Times New Roman"/>
            <w:kern w:val="0"/>
            <w:lang w:val="en-GB" w:eastAsia="en-GB"/>
            <w14:ligatures w14:val="none"/>
          </w:rPr>
          <w:delText>.</w:delText>
        </w:r>
        <w:r w:rsidR="00C034EE" w:rsidDel="00AE343E">
          <w:rPr>
            <w:rFonts w:ascii="Times New Roman" w:eastAsia="Times New Roman" w:hAnsi="Times New Roman" w:cs="Times New Roman"/>
            <w:kern w:val="0"/>
            <w:vertAlign w:val="superscript"/>
            <w:lang w:val="en-GB" w:eastAsia="en-GB"/>
            <w14:ligatures w14:val="none"/>
          </w:rPr>
          <w:delText>12</w:delText>
        </w:r>
        <w:r w:rsidR="002F2FFC" w:rsidRPr="000A614E" w:rsidDel="00AE343E">
          <w:rPr>
            <w:rFonts w:ascii="Times New Roman" w:eastAsia="Times New Roman" w:hAnsi="Times New Roman" w:cs="Times New Roman"/>
            <w:kern w:val="0"/>
            <w:vertAlign w:val="superscript"/>
            <w:lang w:val="en-GB" w:eastAsia="en-GB"/>
            <w14:ligatures w14:val="none"/>
          </w:rPr>
          <w:delText>-1</w:delText>
        </w:r>
        <w:r w:rsidR="00C034EE" w:rsidDel="00AE343E">
          <w:rPr>
            <w:rFonts w:ascii="Times New Roman" w:eastAsia="Times New Roman" w:hAnsi="Times New Roman" w:cs="Times New Roman"/>
            <w:kern w:val="0"/>
            <w:vertAlign w:val="superscript"/>
            <w:lang w:val="en-GB" w:eastAsia="en-GB"/>
            <w14:ligatures w14:val="none"/>
          </w:rPr>
          <w:delText>7</w:delText>
        </w:r>
        <w:r w:rsidR="00505903" w:rsidDel="00AE343E">
          <w:rPr>
            <w:rFonts w:ascii="Times New Roman" w:eastAsia="Times New Roman" w:hAnsi="Times New Roman" w:cs="Times New Roman"/>
            <w:kern w:val="0"/>
            <w:lang w:val="en-GB" w:eastAsia="en-GB"/>
            <w14:ligatures w14:val="none"/>
          </w:rPr>
          <w:delText xml:space="preserve"> </w:delText>
        </w:r>
        <w:r w:rsidR="00505903" w:rsidRPr="00915300" w:rsidDel="00AE343E">
          <w:rPr>
            <w:rFonts w:ascii="Times New Roman" w:eastAsia="Times New Roman" w:hAnsi="Times New Roman" w:cs="Times New Roman"/>
            <w:kern w:val="0"/>
            <w:lang w:val="en-GB" w:eastAsia="en-GB"/>
            <w14:ligatures w14:val="none"/>
          </w:rPr>
          <w:delText>Scheduled visits occurred a</w:delText>
        </w:r>
        <w:r w:rsidR="00D26BC7" w:rsidDel="00AE343E">
          <w:rPr>
            <w:rFonts w:ascii="Times New Roman" w:eastAsia="Times New Roman" w:hAnsi="Times New Roman" w:cs="Times New Roman"/>
            <w:kern w:val="0"/>
            <w:lang w:val="en-GB" w:eastAsia="en-GB"/>
            <w14:ligatures w14:val="none"/>
          </w:rPr>
          <w:delText>round</w:delText>
        </w:r>
        <w:r w:rsidR="00505903" w:rsidRPr="00915300" w:rsidDel="00AE343E">
          <w:rPr>
            <w:rFonts w:ascii="Times New Roman" w:eastAsia="Times New Roman" w:hAnsi="Times New Roman" w:cs="Times New Roman"/>
            <w:kern w:val="0"/>
            <w:lang w:val="en-GB" w:eastAsia="en-GB"/>
            <w14:ligatures w14:val="none"/>
          </w:rPr>
          <w:delText xml:space="preserve"> birth (within 72 hours), weeks 1, 2, 4, 6, 10, 14, 18, 26 (6 months), 39 (9 months), and 52 (12 months) across </w:delText>
        </w:r>
        <w:r w:rsidR="00D26BC7" w:rsidDel="00AE343E">
          <w:rPr>
            <w:rFonts w:ascii="Times New Roman" w:eastAsia="Times New Roman" w:hAnsi="Times New Roman" w:cs="Times New Roman"/>
            <w:kern w:val="0"/>
            <w:lang w:val="en-GB" w:eastAsia="en-GB"/>
            <w14:ligatures w14:val="none"/>
          </w:rPr>
          <w:delText>both</w:delText>
        </w:r>
        <w:r w:rsidR="00D26BC7" w:rsidRPr="00915300" w:rsidDel="00AE343E">
          <w:rPr>
            <w:rFonts w:ascii="Times New Roman" w:eastAsia="Times New Roman" w:hAnsi="Times New Roman" w:cs="Times New Roman"/>
            <w:kern w:val="0"/>
            <w:lang w:val="en-GB" w:eastAsia="en-GB"/>
            <w14:ligatures w14:val="none"/>
          </w:rPr>
          <w:delText xml:space="preserve"> </w:delText>
        </w:r>
        <w:r w:rsidR="00505903" w:rsidRPr="00915300" w:rsidDel="00AE343E">
          <w:rPr>
            <w:rFonts w:ascii="Times New Roman" w:eastAsia="Times New Roman" w:hAnsi="Times New Roman" w:cs="Times New Roman"/>
            <w:kern w:val="0"/>
            <w:lang w:val="en-GB" w:eastAsia="en-GB"/>
            <w14:ligatures w14:val="none"/>
          </w:rPr>
          <w:delText>sites, with a final 24-month visit (104 weeks) conducted only in Tanzania.</w:delText>
        </w:r>
      </w:del>
    </w:p>
    <w:p w14:paraId="21A8FE74" w14:textId="68BAAC2B" w:rsidR="0C6A4FF3" w:rsidRPr="001E5EE9" w:rsidDel="00AE343E" w:rsidRDefault="00965263" w:rsidP="00BA37E6">
      <w:pPr>
        <w:spacing w:line="480" w:lineRule="auto"/>
        <w:rPr>
          <w:del w:id="60" w:author="Audencio Victor" w:date="2025-10-29T22:59:00Z" w16du:dateUtc="2025-10-29T22:59:00Z"/>
          <w:rFonts w:ascii="Times New Roman" w:hAnsi="Times New Roman" w:cs="Times New Roman"/>
          <w:i/>
          <w:iCs/>
        </w:rPr>
      </w:pPr>
      <w:del w:id="61" w:author="Audencio Victor" w:date="2025-10-29T22:59:00Z" w16du:dateUtc="2025-10-29T22:59:00Z">
        <w:r w:rsidDel="00AE343E">
          <w:rPr>
            <w:rFonts w:ascii="Times New Roman" w:hAnsi="Times New Roman" w:cs="Times New Roman"/>
            <w:i/>
            <w:iCs/>
          </w:rPr>
          <w:delText>GA</w:delText>
        </w:r>
        <w:r w:rsidR="34815D2B" w:rsidRPr="70CA9FFC" w:rsidDel="00AE343E">
          <w:rPr>
            <w:rFonts w:ascii="Times New Roman" w:hAnsi="Times New Roman" w:cs="Times New Roman"/>
            <w:i/>
            <w:iCs/>
          </w:rPr>
          <w:delText xml:space="preserve"> </w:delText>
        </w:r>
        <w:r w:rsidR="12E3C113" w:rsidRPr="70CA9FFC" w:rsidDel="00AE343E">
          <w:rPr>
            <w:rFonts w:ascii="Times New Roman" w:hAnsi="Times New Roman" w:cs="Times New Roman"/>
            <w:i/>
            <w:iCs/>
          </w:rPr>
          <w:delText xml:space="preserve">and anthropometric assessment </w:delText>
        </w:r>
      </w:del>
    </w:p>
    <w:p w14:paraId="33BE9B16" w14:textId="5B20C239" w:rsidR="008534DF" w:rsidDel="00AE343E" w:rsidRDefault="4716CE17" w:rsidP="00BA37E6">
      <w:pPr>
        <w:spacing w:line="480" w:lineRule="auto"/>
        <w:rPr>
          <w:del w:id="62" w:author="Audencio Victor" w:date="2025-10-29T22:59:00Z" w16du:dateUtc="2025-10-29T22:59:00Z"/>
          <w:rFonts w:ascii="Times New Roman" w:hAnsi="Times New Roman" w:cs="Times New Roman"/>
        </w:rPr>
      </w:pPr>
      <w:del w:id="63" w:author="Audencio Victor" w:date="2025-10-29T22:59:00Z" w16du:dateUtc="2025-10-29T22:59:00Z">
        <w:r w:rsidRPr="08CBB9E4" w:rsidDel="00AE343E">
          <w:rPr>
            <w:rFonts w:ascii="Times New Roman" w:hAnsi="Times New Roman" w:cs="Times New Roman"/>
          </w:rPr>
          <w:delText>GA</w:delText>
        </w:r>
        <w:r w:rsidR="16666BCF" w:rsidRPr="08CBB9E4" w:rsidDel="00AE343E">
          <w:rPr>
            <w:rFonts w:ascii="Times New Roman" w:hAnsi="Times New Roman" w:cs="Times New Roman"/>
          </w:rPr>
          <w:delText xml:space="preserve"> </w:delText>
        </w:r>
        <w:r w:rsidR="6CCF2849" w:rsidRPr="08CBB9E4" w:rsidDel="00AE343E">
          <w:rPr>
            <w:rFonts w:ascii="Times New Roman" w:hAnsi="Times New Roman" w:cs="Times New Roman"/>
          </w:rPr>
          <w:delText xml:space="preserve">was </w:delText>
        </w:r>
        <w:r w:rsidR="682A11AE" w:rsidRPr="08CBB9E4" w:rsidDel="00AE343E">
          <w:rPr>
            <w:rFonts w:ascii="Times New Roman" w:hAnsi="Times New Roman" w:cs="Times New Roman"/>
          </w:rPr>
          <w:delText>determined</w:delText>
        </w:r>
        <w:r w:rsidR="6CCF2849" w:rsidRPr="08CBB9E4" w:rsidDel="00AE343E">
          <w:rPr>
            <w:rFonts w:ascii="Times New Roman" w:hAnsi="Times New Roman" w:cs="Times New Roman"/>
          </w:rPr>
          <w:delText xml:space="preserve"> </w:delText>
        </w:r>
        <w:r w:rsidR="19F74BD5" w:rsidRPr="08CBB9E4" w:rsidDel="00AE343E">
          <w:rPr>
            <w:rFonts w:ascii="Times New Roman" w:hAnsi="Times New Roman" w:cs="Times New Roman"/>
          </w:rPr>
          <w:delText xml:space="preserve">using </w:delText>
        </w:r>
        <w:r w:rsidR="6CCF2849" w:rsidRPr="08CBB9E4" w:rsidDel="00AE343E">
          <w:rPr>
            <w:rFonts w:ascii="Times New Roman" w:hAnsi="Times New Roman" w:cs="Times New Roman"/>
          </w:rPr>
          <w:delText>various sources</w:delText>
        </w:r>
        <w:r w:rsidR="0855371C" w:rsidRPr="08CBB9E4" w:rsidDel="00AE343E">
          <w:rPr>
            <w:rFonts w:ascii="Times New Roman" w:hAnsi="Times New Roman" w:cs="Times New Roman"/>
          </w:rPr>
          <w:delText>. P</w:delText>
        </w:r>
        <w:r w:rsidR="6CCF2849" w:rsidRPr="08CBB9E4" w:rsidDel="00AE343E">
          <w:rPr>
            <w:rFonts w:ascii="Times New Roman" w:hAnsi="Times New Roman" w:cs="Times New Roman"/>
          </w:rPr>
          <w:delText>riority was given</w:delText>
        </w:r>
        <w:r w:rsidR="16738A2B" w:rsidRPr="08CBB9E4" w:rsidDel="00AE343E">
          <w:rPr>
            <w:rFonts w:ascii="Times New Roman" w:hAnsi="Times New Roman" w:cs="Times New Roman"/>
          </w:rPr>
          <w:delText xml:space="preserve"> to the best obstetric estimate, which included the combination of first or second ultrasound and certain last menstrual period.</w:delText>
        </w:r>
        <w:r w:rsidR="4DB48E6C" w:rsidRPr="08CBB9E4" w:rsidDel="00AE343E">
          <w:rPr>
            <w:rFonts w:ascii="Times New Roman" w:hAnsi="Times New Roman" w:cs="Times New Roman"/>
          </w:rPr>
          <w:delText xml:space="preserve"> In case these sources of </w:delText>
        </w:r>
        <w:r w:rsidR="00FB69A8" w:rsidDel="00AE343E">
          <w:rPr>
            <w:rFonts w:ascii="Times New Roman" w:hAnsi="Times New Roman" w:cs="Times New Roman"/>
          </w:rPr>
          <w:delText>GA</w:delText>
        </w:r>
        <w:r w:rsidR="4DB48E6C" w:rsidRPr="08CBB9E4" w:rsidDel="00AE343E">
          <w:rPr>
            <w:rFonts w:ascii="Times New Roman" w:hAnsi="Times New Roman" w:cs="Times New Roman"/>
          </w:rPr>
          <w:delText xml:space="preserve"> were not available, other sources of GA indicated in the chart (i.e. fundal height) were used. Finally, in the absence of a</w:delText>
        </w:r>
        <w:r w:rsidR="5120992C" w:rsidRPr="08CBB9E4" w:rsidDel="00AE343E">
          <w:rPr>
            <w:rFonts w:ascii="Times New Roman" w:hAnsi="Times New Roman" w:cs="Times New Roman"/>
          </w:rPr>
          <w:delText>n</w:delText>
        </w:r>
        <w:r w:rsidR="4DB48E6C" w:rsidRPr="08CBB9E4" w:rsidDel="00AE343E">
          <w:rPr>
            <w:rFonts w:ascii="Times New Roman" w:hAnsi="Times New Roman" w:cs="Times New Roman"/>
          </w:rPr>
          <w:delText>y other measures,</w:delText>
        </w:r>
        <w:r w:rsidR="23A0F67E" w:rsidRPr="08CBB9E4" w:rsidDel="00AE343E">
          <w:rPr>
            <w:rFonts w:ascii="Times New Roman" w:hAnsi="Times New Roman" w:cs="Times New Roman"/>
          </w:rPr>
          <w:delText xml:space="preserve"> GA was determined by</w:delText>
        </w:r>
        <w:r w:rsidR="7F5411CE" w:rsidRPr="08CBB9E4" w:rsidDel="00AE343E">
          <w:rPr>
            <w:rFonts w:ascii="Times New Roman" w:hAnsi="Times New Roman" w:cs="Times New Roman"/>
          </w:rPr>
          <w:delText xml:space="preserve"> the</w:delText>
        </w:r>
        <w:r w:rsidR="16666BCF" w:rsidRPr="08CBB9E4" w:rsidDel="00AE343E">
          <w:rPr>
            <w:rFonts w:ascii="Times New Roman" w:hAnsi="Times New Roman" w:cs="Times New Roman"/>
          </w:rPr>
          <w:delText xml:space="preserve"> </w:delText>
        </w:r>
        <w:r w:rsidR="34815D2B" w:rsidRPr="08CBB9E4" w:rsidDel="00AE343E">
          <w:rPr>
            <w:rFonts w:ascii="Times New Roman" w:hAnsi="Times New Roman" w:cs="Times New Roman"/>
            <w:i/>
            <w:iCs/>
          </w:rPr>
          <w:delText xml:space="preserve">Dubowitz </w:delText>
        </w:r>
        <w:r w:rsidR="34815D2B" w:rsidRPr="08CBB9E4" w:rsidDel="00AE343E">
          <w:rPr>
            <w:rFonts w:ascii="Times New Roman" w:hAnsi="Times New Roman" w:cs="Times New Roman"/>
          </w:rPr>
          <w:delText>examination</w:delText>
        </w:r>
        <w:r w:rsidR="7F5411CE" w:rsidRPr="08CBB9E4" w:rsidDel="00AE343E">
          <w:rPr>
            <w:rFonts w:ascii="Times New Roman" w:hAnsi="Times New Roman" w:cs="Times New Roman"/>
          </w:rPr>
          <w:delText xml:space="preserve"> </w:delText>
        </w:r>
        <w:r w:rsidR="34815D2B" w:rsidRPr="08CBB9E4" w:rsidDel="00AE343E">
          <w:rPr>
            <w:rFonts w:ascii="Times New Roman" w:hAnsi="Times New Roman" w:cs="Times New Roman"/>
          </w:rPr>
          <w:delText>at birth</w:delText>
        </w:r>
        <w:r w:rsidR="000A614E" w:rsidDel="00AE343E">
          <w:rPr>
            <w:rFonts w:ascii="Times New Roman" w:hAnsi="Times New Roman" w:cs="Times New Roman"/>
          </w:rPr>
          <w:delText>.</w:delText>
        </w:r>
        <w:r w:rsidR="00EA0911" w:rsidRPr="000A614E" w:rsidDel="00AE343E">
          <w:rPr>
            <w:rFonts w:ascii="Times New Roman" w:hAnsi="Times New Roman" w:cs="Times New Roman"/>
            <w:vertAlign w:val="superscript"/>
          </w:rPr>
          <w:delText>1</w:delText>
        </w:r>
        <w:r w:rsidR="00C034EE" w:rsidDel="00AE343E">
          <w:rPr>
            <w:rFonts w:ascii="Times New Roman" w:hAnsi="Times New Roman" w:cs="Times New Roman"/>
            <w:vertAlign w:val="superscript"/>
          </w:rPr>
          <w:delText>8</w:delText>
        </w:r>
        <w:r w:rsidR="7F5411CE" w:rsidRPr="08CBB9E4" w:rsidDel="00AE343E">
          <w:rPr>
            <w:rFonts w:ascii="Times New Roman" w:hAnsi="Times New Roman" w:cs="Times New Roman"/>
          </w:rPr>
          <w:delText xml:space="preserve"> Anthropometric measurements included weight, recumbent length, and head circumference (HC), measured by trained staff using standardised protocols. </w:delText>
        </w:r>
      </w:del>
    </w:p>
    <w:p w14:paraId="68F1DEDB" w14:textId="1BED4D4A" w:rsidR="00D023B2" w:rsidRPr="00D023B2" w:rsidDel="00AE343E" w:rsidRDefault="00115C6E" w:rsidP="00BA37E6">
      <w:pPr>
        <w:spacing w:line="480" w:lineRule="auto"/>
        <w:rPr>
          <w:del w:id="64" w:author="Audencio Victor" w:date="2025-10-29T22:59:00Z" w16du:dateUtc="2025-10-29T22:59:00Z"/>
          <w:rFonts w:ascii="Times New Roman" w:hAnsi="Times New Roman" w:cs="Times New Roman"/>
          <w:i/>
          <w:iCs/>
        </w:rPr>
      </w:pPr>
      <w:del w:id="65" w:author="Audencio Victor" w:date="2025-10-29T22:59:00Z" w16du:dateUtc="2025-10-29T22:59:00Z">
        <w:r w:rsidDel="00AE343E">
          <w:rPr>
            <w:rFonts w:ascii="Times New Roman" w:hAnsi="Times New Roman" w:cs="Times New Roman"/>
            <w:i/>
            <w:iCs/>
          </w:rPr>
          <w:delText>Key outcomes</w:delText>
        </w:r>
      </w:del>
    </w:p>
    <w:p w14:paraId="72D62A6B" w14:textId="37606C19" w:rsidR="006E45B3" w:rsidRPr="00915300" w:rsidDel="00AE343E" w:rsidRDefault="006E45B3" w:rsidP="00BA37E6">
      <w:pPr>
        <w:spacing w:line="480" w:lineRule="auto"/>
        <w:rPr>
          <w:del w:id="66" w:author="Audencio Victor" w:date="2025-10-29T22:59:00Z" w16du:dateUtc="2025-10-29T22:59:00Z"/>
          <w:rFonts w:ascii="Times New Roman" w:hAnsi="Times New Roman" w:cs="Times New Roman"/>
        </w:rPr>
      </w:pPr>
      <w:del w:id="67" w:author="Audencio Victor" w:date="2025-10-29T22:59:00Z" w16du:dateUtc="2025-10-29T22:59:00Z">
        <w:r w:rsidRPr="00915300" w:rsidDel="00AE343E">
          <w:rPr>
            <w:rFonts w:ascii="Times New Roman" w:hAnsi="Times New Roman" w:cs="Times New Roman"/>
          </w:rPr>
          <w:delText xml:space="preserve">To assess </w:delText>
        </w:r>
        <w:r w:rsidR="00965263" w:rsidDel="00AE343E">
          <w:rPr>
            <w:rFonts w:ascii="Times New Roman" w:hAnsi="Times New Roman" w:cs="Times New Roman"/>
          </w:rPr>
          <w:delText>GA</w:delText>
        </w:r>
        <w:r w:rsidRPr="00915300" w:rsidDel="00AE343E">
          <w:rPr>
            <w:rFonts w:ascii="Times New Roman" w:hAnsi="Times New Roman" w:cs="Times New Roman"/>
          </w:rPr>
          <w:delText>–specific differences in growth classification, we compared birth measurements using the WHO GS and the IG‐21</w:delText>
        </w:r>
        <w:r w:rsidRPr="00EB6E97" w:rsidDel="00AE343E">
          <w:rPr>
            <w:rFonts w:ascii="Times New Roman" w:hAnsi="Times New Roman" w:cs="Times New Roman"/>
            <w:vertAlign w:val="superscript"/>
          </w:rPr>
          <w:delText>st</w:delText>
        </w:r>
        <w:r w:rsidRPr="00915300" w:rsidDel="00AE343E">
          <w:rPr>
            <w:rFonts w:ascii="Times New Roman" w:hAnsi="Times New Roman" w:cs="Times New Roman"/>
          </w:rPr>
          <w:delText xml:space="preserve"> NBS, following the general approach described by Perumal et al</w:delText>
        </w:r>
        <w:r w:rsidR="000A614E" w:rsidRPr="000A614E" w:rsidDel="00AE343E">
          <w:rPr>
            <w:rFonts w:ascii="Times New Roman" w:hAnsi="Times New Roman" w:cs="Times New Roman"/>
          </w:rPr>
          <w:delText>.</w:delText>
        </w:r>
        <w:r w:rsidR="00505903" w:rsidRPr="000A614E" w:rsidDel="00AE343E">
          <w:rPr>
            <w:rFonts w:ascii="Times New Roman" w:hAnsi="Times New Roman" w:cs="Times New Roman"/>
            <w:vertAlign w:val="superscript"/>
          </w:rPr>
          <w:delText>1</w:delText>
        </w:r>
        <w:r w:rsidR="00C034EE" w:rsidDel="00AE343E">
          <w:rPr>
            <w:rFonts w:ascii="Times New Roman" w:hAnsi="Times New Roman" w:cs="Times New Roman"/>
            <w:vertAlign w:val="superscript"/>
          </w:rPr>
          <w:delText>9</w:delText>
        </w:r>
        <w:r w:rsidRPr="00915300" w:rsidDel="00AE343E">
          <w:rPr>
            <w:rFonts w:ascii="Times New Roman" w:hAnsi="Times New Roman" w:cs="Times New Roman"/>
          </w:rPr>
          <w:delText xml:space="preserve"> Weight, length, and head circumference were converted to sex-standardised z‐scores</w:delText>
        </w:r>
        <w:r w:rsidR="00423EE1" w:rsidDel="00AE343E">
          <w:rPr>
            <w:rFonts w:ascii="Times New Roman" w:hAnsi="Times New Roman" w:cs="Times New Roman"/>
          </w:rPr>
          <w:delText xml:space="preserve"> using WHO GS and IG-21</w:delText>
        </w:r>
        <w:r w:rsidR="00423EE1" w:rsidRPr="002B2E0F" w:rsidDel="00AE343E">
          <w:rPr>
            <w:rFonts w:ascii="Times New Roman" w:hAnsi="Times New Roman" w:cs="Times New Roman"/>
            <w:vertAlign w:val="superscript"/>
          </w:rPr>
          <w:delText>st</w:delText>
        </w:r>
        <w:r w:rsidR="00423EE1" w:rsidDel="00AE343E">
          <w:rPr>
            <w:rFonts w:ascii="Times New Roman" w:hAnsi="Times New Roman" w:cs="Times New Roman"/>
          </w:rPr>
          <w:delText xml:space="preserve"> reference distributions. These z-scores were then used to classify infants as underweight (WAZ &lt;-2), stunted (LAZ &lt;-2), or microcephalic (HCAZ &lt;-2).</w:delText>
        </w:r>
      </w:del>
    </w:p>
    <w:p w14:paraId="70746D17" w14:textId="642F2683" w:rsidR="00DC3F8A" w:rsidDel="00AE343E" w:rsidRDefault="006E45B3" w:rsidP="00BA37E6">
      <w:pPr>
        <w:spacing w:line="480" w:lineRule="auto"/>
        <w:rPr>
          <w:del w:id="68" w:author="Audencio Victor" w:date="2025-10-29T22:59:00Z" w16du:dateUtc="2025-10-29T22:59:00Z"/>
          <w:rFonts w:ascii="Times New Roman" w:hAnsi="Times New Roman" w:cs="Times New Roman"/>
        </w:rPr>
      </w:pPr>
      <w:del w:id="69" w:author="Audencio Victor" w:date="2025-10-29T22:59:00Z" w16du:dateUtc="2025-10-29T22:59:00Z">
        <w:r w:rsidRPr="00915300" w:rsidDel="00AE343E">
          <w:rPr>
            <w:rFonts w:ascii="Times New Roman" w:hAnsi="Times New Roman" w:cs="Times New Roman"/>
          </w:rPr>
          <w:delText xml:space="preserve">For longitudinal follow-up to 24 months, growth was assessed using three classification </w:delText>
        </w:r>
        <w:r w:rsidR="00207AFE" w:rsidDel="00AE343E">
          <w:rPr>
            <w:rFonts w:ascii="Times New Roman" w:hAnsi="Times New Roman" w:cs="Times New Roman"/>
          </w:rPr>
          <w:delText>approaches</w:delText>
        </w:r>
        <w:r w:rsidRPr="00915300" w:rsidDel="00AE343E">
          <w:rPr>
            <w:rFonts w:ascii="Times New Roman" w:hAnsi="Times New Roman" w:cs="Times New Roman"/>
          </w:rPr>
          <w:delText>: (1) WHO GS applied at all timepoints; (2) the GIGS‐recommended approach, applying IG‐21</w:delText>
        </w:r>
        <w:r w:rsidRPr="00445A09" w:rsidDel="00AE343E">
          <w:rPr>
            <w:rFonts w:ascii="Times New Roman" w:hAnsi="Times New Roman" w:cs="Times New Roman"/>
            <w:vertAlign w:val="superscript"/>
          </w:rPr>
          <w:delText>st</w:delText>
        </w:r>
        <w:r w:rsidRPr="00915300" w:rsidDel="00AE343E">
          <w:rPr>
            <w:rFonts w:ascii="Times New Roman" w:hAnsi="Times New Roman" w:cs="Times New Roman"/>
          </w:rPr>
          <w:delText xml:space="preserve"> NBS for </w:delText>
        </w:r>
        <w:r w:rsidR="00965263" w:rsidDel="00AE343E">
          <w:rPr>
            <w:rFonts w:ascii="Times New Roman" w:hAnsi="Times New Roman" w:cs="Times New Roman"/>
          </w:rPr>
          <w:delText xml:space="preserve">all </w:delText>
        </w:r>
        <w:r w:rsidRPr="00915300" w:rsidDel="00AE343E">
          <w:rPr>
            <w:rFonts w:ascii="Times New Roman" w:hAnsi="Times New Roman" w:cs="Times New Roman"/>
          </w:rPr>
          <w:delText>newborns</w:delText>
        </w:r>
        <w:r w:rsidR="004D401B" w:rsidDel="00AE343E">
          <w:rPr>
            <w:rFonts w:ascii="Times New Roman" w:hAnsi="Times New Roman" w:cs="Times New Roman"/>
          </w:rPr>
          <w:delText xml:space="preserve"> </w:delText>
        </w:r>
        <w:commentRangeStart w:id="70"/>
        <w:r w:rsidR="004D401B" w:rsidDel="00AE343E">
          <w:rPr>
            <w:rFonts w:ascii="Times New Roman" w:hAnsi="Times New Roman" w:cs="Times New Roman"/>
          </w:rPr>
          <w:delText>at birth</w:delText>
        </w:r>
        <w:r w:rsidRPr="00915300" w:rsidDel="00AE343E">
          <w:rPr>
            <w:rFonts w:ascii="Times New Roman" w:hAnsi="Times New Roman" w:cs="Times New Roman"/>
          </w:rPr>
          <w:delText xml:space="preserve"> </w:delText>
        </w:r>
        <w:commentRangeEnd w:id="70"/>
        <w:r w:rsidR="004D401B" w:rsidDel="00AE343E">
          <w:rPr>
            <w:rStyle w:val="CommentReference"/>
          </w:rPr>
          <w:commentReference w:id="70"/>
        </w:r>
        <w:r w:rsidRPr="00915300" w:rsidDel="00AE343E">
          <w:rPr>
            <w:rFonts w:ascii="Times New Roman" w:hAnsi="Times New Roman" w:cs="Times New Roman"/>
          </w:rPr>
          <w:delText>and IG‐21</w:delText>
        </w:r>
        <w:r w:rsidRPr="00445A09" w:rsidDel="00AE343E">
          <w:rPr>
            <w:rFonts w:ascii="Times New Roman" w:hAnsi="Times New Roman" w:cs="Times New Roman"/>
            <w:vertAlign w:val="superscript"/>
          </w:rPr>
          <w:delText>st</w:delText>
        </w:r>
        <w:r w:rsidRPr="00915300" w:rsidDel="00AE343E">
          <w:rPr>
            <w:rFonts w:ascii="Times New Roman" w:hAnsi="Times New Roman" w:cs="Times New Roman"/>
          </w:rPr>
          <w:delText xml:space="preserve"> </w:delText>
        </w:r>
        <w:r w:rsidR="00965263" w:rsidDel="00AE343E">
          <w:rPr>
            <w:rFonts w:ascii="Times New Roman" w:hAnsi="Times New Roman" w:cs="Times New Roman"/>
          </w:rPr>
          <w:delText>PPS</w:delText>
        </w:r>
        <w:r w:rsidRPr="00915300" w:rsidDel="00AE343E">
          <w:rPr>
            <w:rFonts w:ascii="Times New Roman" w:hAnsi="Times New Roman" w:cs="Times New Roman"/>
          </w:rPr>
          <w:delText xml:space="preserve"> for preterm infants until 64 weeks postmenstrual age (PMA), then WHO GS thereafter; and (3) </w:delText>
        </w:r>
        <w:r w:rsidRPr="00825D64" w:rsidDel="00AE343E">
          <w:rPr>
            <w:rFonts w:ascii="Times New Roman" w:hAnsi="Times New Roman" w:cs="Times New Roman"/>
          </w:rPr>
          <w:delText xml:space="preserve">WHO GS at all timepoints with </w:delText>
        </w:r>
        <w:r w:rsidR="00915300" w:rsidRPr="00825D64" w:rsidDel="00AE343E">
          <w:rPr>
            <w:rFonts w:ascii="Times New Roman" w:hAnsi="Times New Roman" w:cs="Times New Roman"/>
          </w:rPr>
          <w:delText>GA</w:delText>
        </w:r>
        <w:r w:rsidRPr="00825D64" w:rsidDel="00AE343E">
          <w:rPr>
            <w:rFonts w:ascii="Times New Roman" w:hAnsi="Times New Roman" w:cs="Times New Roman"/>
          </w:rPr>
          <w:delText xml:space="preserve"> correction for preterm infants.</w:delText>
        </w:r>
        <w:r w:rsidRPr="00915300" w:rsidDel="00AE343E">
          <w:rPr>
            <w:rFonts w:ascii="Times New Roman" w:hAnsi="Times New Roman" w:cs="Times New Roman"/>
          </w:rPr>
          <w:delText xml:space="preserve"> Outcomes were summarised for </w:delText>
        </w:r>
        <w:r w:rsidR="00FF6E3C" w:rsidDel="00AE343E">
          <w:rPr>
            <w:rFonts w:ascii="Times New Roman" w:hAnsi="Times New Roman" w:cs="Times New Roman"/>
          </w:rPr>
          <w:delText>WAZ</w:delText>
        </w:r>
        <w:r w:rsidRPr="00915300" w:rsidDel="00AE343E">
          <w:rPr>
            <w:rFonts w:ascii="Times New Roman" w:hAnsi="Times New Roman" w:cs="Times New Roman"/>
          </w:rPr>
          <w:delText xml:space="preserve">, </w:delText>
        </w:r>
        <w:r w:rsidR="00FF6E3C" w:rsidDel="00AE343E">
          <w:rPr>
            <w:rFonts w:ascii="Times New Roman" w:hAnsi="Times New Roman" w:cs="Times New Roman"/>
          </w:rPr>
          <w:delText>LAZ</w:delText>
        </w:r>
        <w:r w:rsidRPr="00915300" w:rsidDel="00AE343E">
          <w:rPr>
            <w:rFonts w:ascii="Times New Roman" w:hAnsi="Times New Roman" w:cs="Times New Roman"/>
          </w:rPr>
          <w:delText xml:space="preserve">, and </w:delText>
        </w:r>
        <w:r w:rsidR="00FF6E3C" w:rsidDel="00AE343E">
          <w:rPr>
            <w:rFonts w:ascii="Times New Roman" w:hAnsi="Times New Roman" w:cs="Times New Roman"/>
          </w:rPr>
          <w:delText>HCAZ</w:delText>
        </w:r>
        <w:r w:rsidRPr="00915300" w:rsidDel="00AE343E">
          <w:rPr>
            <w:rFonts w:ascii="Times New Roman" w:hAnsi="Times New Roman" w:cs="Times New Roman"/>
          </w:rPr>
          <w:delText xml:space="preserve"> over the intervals birth–6 months, 6–12 months, and 12–24 months. Growth was described both as absolute change in z‐score between timepoints (</w:delText>
        </w:r>
        <w:r w:rsidR="00207AFE" w:rsidDel="00AE343E">
          <w:rPr>
            <w:rFonts w:ascii="Times New Roman" w:hAnsi="Times New Roman" w:cs="Times New Roman"/>
          </w:rPr>
          <w:delText>absolute</w:delText>
        </w:r>
        <w:r w:rsidRPr="00915300" w:rsidDel="00AE343E">
          <w:rPr>
            <w:rFonts w:ascii="Times New Roman" w:hAnsi="Times New Roman" w:cs="Times New Roman"/>
          </w:rPr>
          <w:delText xml:space="preserve"> </w:delText>
        </w:r>
        <w:r w:rsidR="00207AFE" w:rsidDel="00AE343E">
          <w:rPr>
            <w:rFonts w:ascii="Times New Roman" w:hAnsi="Times New Roman" w:cs="Times New Roman"/>
          </w:rPr>
          <w:delText>growth</w:delText>
        </w:r>
        <w:r w:rsidRPr="00915300" w:rsidDel="00AE343E">
          <w:rPr>
            <w:rFonts w:ascii="Times New Roman" w:hAnsi="Times New Roman" w:cs="Times New Roman"/>
          </w:rPr>
          <w:delText xml:space="preserve">) and as change relative to a child’s starting size (conditional </w:delText>
        </w:r>
        <w:r w:rsidR="00207AFE" w:rsidDel="00AE343E">
          <w:rPr>
            <w:rFonts w:ascii="Times New Roman" w:hAnsi="Times New Roman" w:cs="Times New Roman"/>
          </w:rPr>
          <w:delText>growth</w:delText>
        </w:r>
        <w:r w:rsidRPr="00915300" w:rsidDel="00AE343E">
          <w:rPr>
            <w:rFonts w:ascii="Times New Roman" w:hAnsi="Times New Roman" w:cs="Times New Roman"/>
          </w:rPr>
          <w:delText>), with the latter representing individual growth conditional on initial measurements.</w:delText>
        </w:r>
      </w:del>
    </w:p>
    <w:p w14:paraId="53CFDEA6" w14:textId="74C11E1A" w:rsidR="005655AC" w:rsidDel="00AE343E" w:rsidRDefault="16666BCF" w:rsidP="00BA37E6">
      <w:pPr>
        <w:spacing w:line="480" w:lineRule="auto"/>
        <w:rPr>
          <w:del w:id="71" w:author="Audencio Victor" w:date="2025-10-29T22:59:00Z" w16du:dateUtc="2025-10-29T22:59:00Z"/>
          <w:rFonts w:ascii="Times New Roman" w:hAnsi="Times New Roman" w:cs="Times New Roman"/>
          <w:i/>
          <w:iCs/>
        </w:rPr>
      </w:pPr>
      <w:commentRangeStart w:id="72"/>
      <w:commentRangeStart w:id="73"/>
      <w:del w:id="74" w:author="Audencio Victor" w:date="2025-10-29T22:59:00Z" w16du:dateUtc="2025-10-29T22:59:00Z">
        <w:r w:rsidRPr="08CBB9E4" w:rsidDel="00AE343E">
          <w:rPr>
            <w:rFonts w:ascii="Times New Roman" w:hAnsi="Times New Roman" w:cs="Times New Roman"/>
            <w:i/>
            <w:iCs/>
          </w:rPr>
          <w:delText xml:space="preserve">Statistical analysis </w:delText>
        </w:r>
        <w:commentRangeEnd w:id="72"/>
        <w:r w:rsidR="007A0571" w:rsidDel="00AE343E">
          <w:rPr>
            <w:rStyle w:val="CommentReference"/>
          </w:rPr>
          <w:commentReference w:id="72"/>
        </w:r>
        <w:commentRangeEnd w:id="73"/>
        <w:r w:rsidR="007A0571" w:rsidDel="00AE343E">
          <w:rPr>
            <w:rStyle w:val="CommentReference"/>
          </w:rPr>
          <w:commentReference w:id="73"/>
        </w:r>
      </w:del>
    </w:p>
    <w:p w14:paraId="01DCF54E" w14:textId="6238CED0" w:rsidR="006E45B3" w:rsidRPr="00915300" w:rsidDel="00AE343E" w:rsidRDefault="006E45B3" w:rsidP="00BA37E6">
      <w:pPr>
        <w:spacing w:line="480" w:lineRule="auto"/>
        <w:rPr>
          <w:del w:id="75" w:author="Audencio Victor" w:date="2025-10-29T22:59:00Z" w16du:dateUtc="2025-10-29T22:59:00Z"/>
          <w:rFonts w:ascii="Times New Roman" w:hAnsi="Times New Roman" w:cs="Times New Roman"/>
        </w:rPr>
      </w:pPr>
      <w:del w:id="76" w:author="Audencio Victor" w:date="2025-10-29T22:59:00Z" w16du:dateUtc="2025-10-29T22:59:00Z">
        <w:r w:rsidRPr="00915300" w:rsidDel="00AE343E">
          <w:rPr>
            <w:rFonts w:ascii="Times New Roman" w:hAnsi="Times New Roman" w:cs="Times New Roman"/>
          </w:rPr>
          <w:delText>For cross‐sectional comparisons at birth, sex‐standardised z‐scores were generated for weight, length, and head circumference using WHO GS and IG‐21</w:delText>
        </w:r>
        <w:r w:rsidRPr="00445A09" w:rsidDel="00AE343E">
          <w:rPr>
            <w:rFonts w:ascii="Times New Roman" w:hAnsi="Times New Roman" w:cs="Times New Roman"/>
            <w:vertAlign w:val="superscript"/>
          </w:rPr>
          <w:delText>st</w:delText>
        </w:r>
        <w:r w:rsidRPr="00915300" w:rsidDel="00AE343E">
          <w:rPr>
            <w:rFonts w:ascii="Times New Roman" w:hAnsi="Times New Roman" w:cs="Times New Roman"/>
          </w:rPr>
          <w:delText xml:space="preserve"> NBS. The prevalence of </w:delText>
        </w:r>
        <w:r w:rsidR="0061524D" w:rsidDel="00AE343E">
          <w:rPr>
            <w:rFonts w:ascii="Times New Roman" w:hAnsi="Times New Roman" w:cs="Times New Roman"/>
          </w:rPr>
          <w:delText xml:space="preserve">those below -2 z-scores for </w:delText>
        </w:r>
        <w:r w:rsidR="0061524D" w:rsidRPr="00915300" w:rsidDel="00AE343E">
          <w:rPr>
            <w:rFonts w:ascii="Times New Roman" w:hAnsi="Times New Roman" w:cs="Times New Roman"/>
          </w:rPr>
          <w:delText>weight</w:delText>
        </w:r>
        <w:r w:rsidR="0061524D" w:rsidDel="00AE343E">
          <w:rPr>
            <w:rFonts w:ascii="Times New Roman" w:hAnsi="Times New Roman" w:cs="Times New Roman"/>
          </w:rPr>
          <w:delText xml:space="preserve">, length, or </w:delText>
        </w:r>
        <w:r w:rsidR="0061524D" w:rsidRPr="00915300" w:rsidDel="00AE343E">
          <w:rPr>
            <w:rFonts w:ascii="Times New Roman" w:hAnsi="Times New Roman" w:cs="Times New Roman"/>
          </w:rPr>
          <w:delText>head circumference</w:delText>
        </w:r>
        <w:r w:rsidR="0061524D" w:rsidDel="00AE343E">
          <w:rPr>
            <w:rFonts w:ascii="Times New Roman" w:hAnsi="Times New Roman" w:cs="Times New Roman"/>
          </w:rPr>
          <w:delText xml:space="preserve"> </w:delText>
        </w:r>
        <w:r w:rsidRPr="00915300" w:rsidDel="00AE343E">
          <w:rPr>
            <w:rFonts w:ascii="Times New Roman" w:hAnsi="Times New Roman" w:cs="Times New Roman"/>
          </w:rPr>
          <w:delText xml:space="preserve">was calculated separately under each standard, and </w:delText>
        </w:r>
        <w:r w:rsidR="00D8287E" w:rsidDel="00AE343E">
          <w:rPr>
            <w:rFonts w:ascii="Times New Roman" w:hAnsi="Times New Roman" w:cs="Times New Roman"/>
          </w:rPr>
          <w:delText xml:space="preserve">compared using percentage </w:delText>
        </w:r>
        <w:r w:rsidRPr="00915300" w:rsidDel="00AE343E">
          <w:rPr>
            <w:rFonts w:ascii="Times New Roman" w:hAnsi="Times New Roman" w:cs="Times New Roman"/>
          </w:rPr>
          <w:delText>agreement</w:delText>
        </w:r>
        <w:r w:rsidR="00D8287E" w:rsidDel="00AE343E">
          <w:rPr>
            <w:rFonts w:ascii="Times New Roman" w:hAnsi="Times New Roman" w:cs="Times New Roman"/>
          </w:rPr>
          <w:delText xml:space="preserve">, </w:delText>
        </w:r>
        <w:r w:rsidRPr="00915300" w:rsidDel="00AE343E">
          <w:rPr>
            <w:rFonts w:ascii="Times New Roman" w:hAnsi="Times New Roman" w:cs="Times New Roman"/>
          </w:rPr>
          <w:delText>sensitivity, specificity, and Cohen’s kappa.</w:delText>
        </w:r>
      </w:del>
    </w:p>
    <w:p w14:paraId="14BB595A" w14:textId="29D1C6AA" w:rsidR="006E45B3" w:rsidRPr="00915300" w:rsidDel="00AE343E" w:rsidRDefault="006E45B3" w:rsidP="00BA37E6">
      <w:pPr>
        <w:spacing w:line="480" w:lineRule="auto"/>
        <w:rPr>
          <w:del w:id="77" w:author="Audencio Victor" w:date="2025-10-29T22:59:00Z" w16du:dateUtc="2025-10-29T22:59:00Z"/>
          <w:rFonts w:ascii="Times New Roman" w:hAnsi="Times New Roman" w:cs="Times New Roman"/>
        </w:rPr>
      </w:pPr>
      <w:del w:id="78" w:author="Audencio Victor" w:date="2025-10-29T22:59:00Z" w16du:dateUtc="2025-10-29T22:59:00Z">
        <w:r w:rsidRPr="00915300" w:rsidDel="00AE343E">
          <w:rPr>
            <w:rFonts w:ascii="Times New Roman" w:hAnsi="Times New Roman" w:cs="Times New Roman"/>
          </w:rPr>
          <w:delText xml:space="preserve">Longitudinal analyses were conducted for three predefined age intervals: birth–6 months, 6–12 months, and 12–24 months. For each interval, growth was </w:delText>
        </w:r>
        <w:r w:rsidR="00DF6915" w:rsidDel="00AE343E">
          <w:rPr>
            <w:rFonts w:ascii="Times New Roman" w:hAnsi="Times New Roman" w:cs="Times New Roman"/>
          </w:rPr>
          <w:delText>determined and classified based on absolute and conditional growth</w:delText>
        </w:r>
        <w:r w:rsidRPr="00915300" w:rsidDel="00AE343E">
          <w:rPr>
            <w:rFonts w:ascii="Times New Roman" w:hAnsi="Times New Roman" w:cs="Times New Roman"/>
          </w:rPr>
          <w:delText xml:space="preserve">. </w:delText>
        </w:r>
        <w:r w:rsidR="00DF6915" w:rsidDel="00AE343E">
          <w:rPr>
            <w:rFonts w:ascii="Times New Roman" w:hAnsi="Times New Roman" w:cs="Times New Roman"/>
          </w:rPr>
          <w:delText xml:space="preserve">Absolute growth </w:delText>
        </w:r>
        <w:r w:rsidRPr="00915300" w:rsidDel="00AE343E">
          <w:rPr>
            <w:rFonts w:ascii="Times New Roman" w:hAnsi="Times New Roman" w:cs="Times New Roman"/>
          </w:rPr>
          <w:delText xml:space="preserve">was calculated as the absolute difference in z‐scores between timepoints, and conditional </w:delText>
        </w:r>
        <w:r w:rsidR="00DF6915" w:rsidDel="00AE343E">
          <w:rPr>
            <w:rFonts w:ascii="Times New Roman" w:hAnsi="Times New Roman" w:cs="Times New Roman"/>
          </w:rPr>
          <w:delText>growth</w:delText>
        </w:r>
        <w:r w:rsidRPr="00915300" w:rsidDel="00AE343E">
          <w:rPr>
            <w:rFonts w:ascii="Times New Roman" w:hAnsi="Times New Roman" w:cs="Times New Roman"/>
          </w:rPr>
          <w:delText xml:space="preserve"> as the residual from a linear regression representing deviation from the average change among children with the same starting </w:delText>
        </w:r>
        <w:r w:rsidR="00DF6915" w:rsidDel="00AE343E">
          <w:rPr>
            <w:rFonts w:ascii="Times New Roman" w:hAnsi="Times New Roman" w:cs="Times New Roman"/>
          </w:rPr>
          <w:delText xml:space="preserve">attained </w:delText>
        </w:r>
        <w:r w:rsidRPr="00915300" w:rsidDel="00AE343E">
          <w:rPr>
            <w:rFonts w:ascii="Times New Roman" w:hAnsi="Times New Roman" w:cs="Times New Roman"/>
          </w:rPr>
          <w:delText>size</w:delText>
        </w:r>
        <w:r w:rsidR="00DF6915" w:rsidDel="00AE343E">
          <w:rPr>
            <w:rFonts w:ascii="Times New Roman" w:hAnsi="Times New Roman" w:cs="Times New Roman"/>
          </w:rPr>
          <w:delText xml:space="preserve"> in z-scores</w:delText>
        </w:r>
        <w:r w:rsidRPr="00915300" w:rsidDel="00AE343E">
          <w:rPr>
            <w:rFonts w:ascii="Times New Roman" w:hAnsi="Times New Roman" w:cs="Times New Roman"/>
          </w:rPr>
          <w:delText xml:space="preserve">. Models were fit separately </w:delText>
        </w:r>
        <w:r w:rsidR="00DF6915" w:rsidDel="00AE343E">
          <w:rPr>
            <w:rFonts w:ascii="Times New Roman" w:hAnsi="Times New Roman" w:cs="Times New Roman"/>
          </w:rPr>
          <w:delText>for each</w:delText>
        </w:r>
        <w:r w:rsidRPr="00915300" w:rsidDel="00AE343E">
          <w:rPr>
            <w:rFonts w:ascii="Times New Roman" w:hAnsi="Times New Roman" w:cs="Times New Roman"/>
          </w:rPr>
          <w:delText xml:space="preserve"> outcome </w:delText>
        </w:r>
        <w:r w:rsidR="004D401B" w:rsidDel="00AE343E">
          <w:rPr>
            <w:rFonts w:ascii="Times New Roman" w:hAnsi="Times New Roman" w:cs="Times New Roman"/>
          </w:rPr>
          <w:delText>(</w:delText>
        </w:r>
        <w:r w:rsidR="00DF6915" w:rsidDel="00AE343E">
          <w:rPr>
            <w:rFonts w:ascii="Times New Roman" w:hAnsi="Times New Roman" w:cs="Times New Roman"/>
          </w:rPr>
          <w:delText xml:space="preserve">i.e., </w:delText>
        </w:r>
        <w:r w:rsidRPr="00915300" w:rsidDel="00AE343E">
          <w:rPr>
            <w:rFonts w:ascii="Times New Roman" w:hAnsi="Times New Roman" w:cs="Times New Roman"/>
          </w:rPr>
          <w:delText xml:space="preserve">WAZ, LAZ, </w:delText>
        </w:r>
        <w:r w:rsidR="00DF6915" w:rsidDel="00AE343E">
          <w:rPr>
            <w:rFonts w:ascii="Times New Roman" w:hAnsi="Times New Roman" w:cs="Times New Roman"/>
          </w:rPr>
          <w:delText xml:space="preserve">and </w:delText>
        </w:r>
        <w:r w:rsidRPr="00915300" w:rsidDel="00AE343E">
          <w:rPr>
            <w:rFonts w:ascii="Times New Roman" w:hAnsi="Times New Roman" w:cs="Times New Roman"/>
          </w:rPr>
          <w:delText>HCAZ</w:delText>
        </w:r>
        <w:r w:rsidR="004D401B" w:rsidDel="00AE343E">
          <w:rPr>
            <w:rFonts w:ascii="Times New Roman" w:hAnsi="Times New Roman" w:cs="Times New Roman"/>
          </w:rPr>
          <w:delText>)</w:delText>
        </w:r>
        <w:r w:rsidRPr="00915300" w:rsidDel="00AE343E">
          <w:rPr>
            <w:rFonts w:ascii="Times New Roman" w:hAnsi="Times New Roman" w:cs="Times New Roman"/>
          </w:rPr>
          <w:delText>.</w:delText>
        </w:r>
      </w:del>
    </w:p>
    <w:p w14:paraId="725F8505" w14:textId="0A5D3BC7" w:rsidR="006E45B3" w:rsidRPr="00915300" w:rsidDel="00AE343E" w:rsidRDefault="006E45B3" w:rsidP="00BA37E6">
      <w:pPr>
        <w:spacing w:line="480" w:lineRule="auto"/>
        <w:rPr>
          <w:del w:id="79" w:author="Audencio Victor" w:date="2025-10-29T22:59:00Z" w16du:dateUtc="2025-10-29T22:59:00Z"/>
          <w:rFonts w:ascii="Times New Roman" w:hAnsi="Times New Roman" w:cs="Times New Roman"/>
        </w:rPr>
      </w:pPr>
      <w:del w:id="80" w:author="Audencio Victor" w:date="2025-10-29T22:59:00Z" w16du:dateUtc="2025-10-29T22:59:00Z">
        <w:r w:rsidRPr="00915300" w:rsidDel="00AE343E">
          <w:rPr>
            <w:rFonts w:ascii="Times New Roman" w:hAnsi="Times New Roman" w:cs="Times New Roman"/>
          </w:rPr>
          <w:delText>All analyses were stratified by gestational age category, defined as: extremely preterm (&lt;28</w:delText>
        </w:r>
        <w:r w:rsidRPr="00915300" w:rsidDel="00AE343E">
          <w:rPr>
            <w:rFonts w:ascii="Times New Roman" w:hAnsi="Times New Roman" w:cs="Times New Roman"/>
            <w:vertAlign w:val="superscript"/>
          </w:rPr>
          <w:delText xml:space="preserve">+0 </w:delText>
        </w:r>
        <w:r w:rsidRPr="00915300" w:rsidDel="00AE343E">
          <w:rPr>
            <w:rFonts w:ascii="Times New Roman" w:hAnsi="Times New Roman" w:cs="Times New Roman"/>
          </w:rPr>
          <w:delText>weeks), very preterm (28</w:delText>
        </w:r>
        <w:r w:rsidRPr="00915300" w:rsidDel="00AE343E">
          <w:rPr>
            <w:rFonts w:ascii="Times New Roman" w:hAnsi="Times New Roman" w:cs="Times New Roman"/>
            <w:vertAlign w:val="superscript"/>
          </w:rPr>
          <w:delText xml:space="preserve">+ 0 </w:delText>
        </w:r>
        <w:r w:rsidRPr="00915300" w:rsidDel="00AE343E">
          <w:rPr>
            <w:rFonts w:ascii="Times New Roman" w:hAnsi="Times New Roman" w:cs="Times New Roman"/>
          </w:rPr>
          <w:delText>to 31</w:delText>
        </w:r>
        <w:r w:rsidRPr="00915300" w:rsidDel="00AE343E">
          <w:rPr>
            <w:rFonts w:ascii="Times New Roman" w:hAnsi="Times New Roman" w:cs="Times New Roman"/>
            <w:vertAlign w:val="superscript"/>
          </w:rPr>
          <w:delText>+ 6</w:delText>
        </w:r>
        <w:r w:rsidDel="00AE343E">
          <w:rPr>
            <w:rFonts w:ascii="Times New Roman" w:hAnsi="Times New Roman" w:cs="Times New Roman"/>
            <w:vertAlign w:val="superscript"/>
          </w:rPr>
          <w:delText xml:space="preserve"> </w:delText>
        </w:r>
        <w:r w:rsidDel="00AE343E">
          <w:rPr>
            <w:rFonts w:ascii="Times New Roman" w:hAnsi="Times New Roman" w:cs="Times New Roman"/>
          </w:rPr>
          <w:delText>weeks</w:delText>
        </w:r>
        <w:r w:rsidRPr="00915300" w:rsidDel="00AE343E">
          <w:rPr>
            <w:rFonts w:ascii="Times New Roman" w:hAnsi="Times New Roman" w:cs="Times New Roman"/>
          </w:rPr>
          <w:delText>), moderately preterm (32</w:delText>
        </w:r>
        <w:r w:rsidRPr="00915300" w:rsidDel="00AE343E">
          <w:rPr>
            <w:rFonts w:ascii="Times New Roman" w:hAnsi="Times New Roman" w:cs="Times New Roman"/>
            <w:vertAlign w:val="superscript"/>
          </w:rPr>
          <w:delText>+ 0</w:delText>
        </w:r>
        <w:r w:rsidRPr="00915300" w:rsidDel="00AE343E">
          <w:rPr>
            <w:rFonts w:ascii="Times New Roman" w:hAnsi="Times New Roman" w:cs="Times New Roman"/>
          </w:rPr>
          <w:delText xml:space="preserve"> to 33</w:delText>
        </w:r>
        <w:r w:rsidRPr="00915300" w:rsidDel="00AE343E">
          <w:rPr>
            <w:rFonts w:ascii="Times New Roman" w:hAnsi="Times New Roman" w:cs="Times New Roman"/>
            <w:vertAlign w:val="superscript"/>
          </w:rPr>
          <w:delText>+ 6</w:delText>
        </w:r>
        <w:r w:rsidRPr="006E45B3" w:rsidDel="00AE343E">
          <w:rPr>
            <w:rFonts w:ascii="Times New Roman" w:hAnsi="Times New Roman" w:cs="Times New Roman"/>
          </w:rPr>
          <w:delText xml:space="preserve"> </w:delText>
        </w:r>
        <w:r w:rsidDel="00AE343E">
          <w:rPr>
            <w:rFonts w:ascii="Times New Roman" w:hAnsi="Times New Roman" w:cs="Times New Roman"/>
          </w:rPr>
          <w:delText>weeks</w:delText>
        </w:r>
        <w:r w:rsidRPr="00915300" w:rsidDel="00AE343E">
          <w:rPr>
            <w:rFonts w:ascii="Times New Roman" w:hAnsi="Times New Roman" w:cs="Times New Roman"/>
          </w:rPr>
          <w:delText>), late preterm (34</w:delText>
        </w:r>
        <w:r w:rsidRPr="00915300" w:rsidDel="00AE343E">
          <w:rPr>
            <w:rFonts w:ascii="Times New Roman" w:hAnsi="Times New Roman" w:cs="Times New Roman"/>
            <w:vertAlign w:val="superscript"/>
          </w:rPr>
          <w:delText xml:space="preserve">+ 0 </w:delText>
        </w:r>
        <w:r w:rsidRPr="00915300" w:rsidDel="00AE343E">
          <w:rPr>
            <w:rFonts w:ascii="Times New Roman" w:hAnsi="Times New Roman" w:cs="Times New Roman"/>
          </w:rPr>
          <w:delText xml:space="preserve">to 36 </w:delText>
        </w:r>
        <w:r w:rsidRPr="00915300" w:rsidDel="00AE343E">
          <w:rPr>
            <w:rFonts w:ascii="Times New Roman" w:hAnsi="Times New Roman" w:cs="Times New Roman"/>
            <w:vertAlign w:val="superscript"/>
          </w:rPr>
          <w:delText>+ 6</w:delText>
        </w:r>
        <w:r w:rsidRPr="00915300" w:rsidDel="00AE343E">
          <w:rPr>
            <w:rFonts w:ascii="Times New Roman" w:hAnsi="Times New Roman" w:cs="Times New Roman"/>
          </w:rPr>
          <w:delText>), early term (37</w:delText>
        </w:r>
        <w:r w:rsidRPr="00915300" w:rsidDel="00AE343E">
          <w:rPr>
            <w:rFonts w:ascii="Times New Roman" w:hAnsi="Times New Roman" w:cs="Times New Roman"/>
            <w:vertAlign w:val="superscript"/>
          </w:rPr>
          <w:delText xml:space="preserve">+ 0 </w:delText>
        </w:r>
        <w:r w:rsidRPr="00915300" w:rsidDel="00AE343E">
          <w:rPr>
            <w:rFonts w:ascii="Times New Roman" w:hAnsi="Times New Roman" w:cs="Times New Roman"/>
          </w:rPr>
          <w:delText>to 38</w:delText>
        </w:r>
        <w:r w:rsidRPr="00915300" w:rsidDel="00AE343E">
          <w:rPr>
            <w:rFonts w:ascii="Times New Roman" w:hAnsi="Times New Roman" w:cs="Times New Roman"/>
            <w:vertAlign w:val="superscript"/>
          </w:rPr>
          <w:delText>+ 6</w:delText>
        </w:r>
        <w:r w:rsidRPr="006E45B3" w:rsidDel="00AE343E">
          <w:rPr>
            <w:rFonts w:ascii="Times New Roman" w:hAnsi="Times New Roman" w:cs="Times New Roman"/>
          </w:rPr>
          <w:delText xml:space="preserve"> </w:delText>
        </w:r>
        <w:r w:rsidDel="00AE343E">
          <w:rPr>
            <w:rFonts w:ascii="Times New Roman" w:hAnsi="Times New Roman" w:cs="Times New Roman"/>
          </w:rPr>
          <w:delText>weeks</w:delText>
        </w:r>
        <w:r w:rsidRPr="00915300" w:rsidDel="00AE343E">
          <w:rPr>
            <w:rFonts w:ascii="Times New Roman" w:hAnsi="Times New Roman" w:cs="Times New Roman"/>
          </w:rPr>
          <w:delText>), full term (39</w:delText>
        </w:r>
        <w:r w:rsidRPr="00915300" w:rsidDel="00AE343E">
          <w:rPr>
            <w:rFonts w:ascii="Times New Roman" w:hAnsi="Times New Roman" w:cs="Times New Roman"/>
            <w:vertAlign w:val="superscript"/>
          </w:rPr>
          <w:delText xml:space="preserve">+ 0 </w:delText>
        </w:r>
        <w:r w:rsidRPr="00915300" w:rsidDel="00AE343E">
          <w:rPr>
            <w:rFonts w:ascii="Times New Roman" w:hAnsi="Times New Roman" w:cs="Times New Roman"/>
          </w:rPr>
          <w:delText>to 40</w:delText>
        </w:r>
        <w:r w:rsidRPr="00915300" w:rsidDel="00AE343E">
          <w:rPr>
            <w:rFonts w:ascii="Times New Roman" w:hAnsi="Times New Roman" w:cs="Times New Roman"/>
            <w:vertAlign w:val="superscript"/>
          </w:rPr>
          <w:delText>+ 6</w:delText>
        </w:r>
        <w:r w:rsidRPr="006E45B3" w:rsidDel="00AE343E">
          <w:rPr>
            <w:rFonts w:ascii="Times New Roman" w:hAnsi="Times New Roman" w:cs="Times New Roman"/>
          </w:rPr>
          <w:delText xml:space="preserve"> </w:delText>
        </w:r>
        <w:r w:rsidDel="00AE343E">
          <w:rPr>
            <w:rFonts w:ascii="Times New Roman" w:hAnsi="Times New Roman" w:cs="Times New Roman"/>
          </w:rPr>
          <w:delText>weeks</w:delText>
        </w:r>
        <w:r w:rsidRPr="00915300" w:rsidDel="00AE343E">
          <w:rPr>
            <w:rFonts w:ascii="Times New Roman" w:hAnsi="Times New Roman" w:cs="Times New Roman"/>
          </w:rPr>
          <w:delText>), late term (41</w:delText>
        </w:r>
        <w:r w:rsidRPr="00915300" w:rsidDel="00AE343E">
          <w:rPr>
            <w:rFonts w:ascii="Times New Roman" w:hAnsi="Times New Roman" w:cs="Times New Roman"/>
            <w:vertAlign w:val="superscript"/>
          </w:rPr>
          <w:delText>+ 0</w:delText>
        </w:r>
        <w:r w:rsidRPr="00915300" w:rsidDel="00AE343E">
          <w:rPr>
            <w:rFonts w:ascii="Times New Roman" w:hAnsi="Times New Roman" w:cs="Times New Roman"/>
          </w:rPr>
          <w:delText xml:space="preserve"> to 42</w:delText>
        </w:r>
        <w:r w:rsidRPr="00915300" w:rsidDel="00AE343E">
          <w:rPr>
            <w:rFonts w:ascii="Times New Roman" w:hAnsi="Times New Roman" w:cs="Times New Roman"/>
            <w:vertAlign w:val="superscript"/>
          </w:rPr>
          <w:delText>+ 6</w:delText>
        </w:r>
        <w:r w:rsidRPr="006E45B3" w:rsidDel="00AE343E">
          <w:rPr>
            <w:rFonts w:ascii="Times New Roman" w:hAnsi="Times New Roman" w:cs="Times New Roman"/>
          </w:rPr>
          <w:delText xml:space="preserve"> </w:delText>
        </w:r>
        <w:r w:rsidDel="00AE343E">
          <w:rPr>
            <w:rFonts w:ascii="Times New Roman" w:hAnsi="Times New Roman" w:cs="Times New Roman"/>
          </w:rPr>
          <w:delText>weeks</w:delText>
        </w:r>
        <w:r w:rsidRPr="00915300" w:rsidDel="00AE343E">
          <w:rPr>
            <w:rFonts w:ascii="Times New Roman" w:hAnsi="Times New Roman" w:cs="Times New Roman"/>
          </w:rPr>
          <w:delText>), and very late term (&gt;42</w:delText>
        </w:r>
        <w:r w:rsidRPr="00915300" w:rsidDel="00AE343E">
          <w:rPr>
            <w:rFonts w:ascii="Times New Roman" w:hAnsi="Times New Roman" w:cs="Times New Roman"/>
            <w:vertAlign w:val="superscript"/>
          </w:rPr>
          <w:delText>+ 6</w:delText>
        </w:r>
        <w:r w:rsidRPr="006E45B3" w:rsidDel="00AE343E">
          <w:rPr>
            <w:rFonts w:ascii="Times New Roman" w:hAnsi="Times New Roman" w:cs="Times New Roman"/>
          </w:rPr>
          <w:delText xml:space="preserve"> </w:delText>
        </w:r>
        <w:r w:rsidDel="00AE343E">
          <w:rPr>
            <w:rFonts w:ascii="Times New Roman" w:hAnsi="Times New Roman" w:cs="Times New Roman"/>
          </w:rPr>
          <w:delText>weeks</w:delText>
        </w:r>
        <w:r w:rsidRPr="00915300" w:rsidDel="00AE343E">
          <w:rPr>
            <w:rFonts w:ascii="Times New Roman" w:hAnsi="Times New Roman" w:cs="Times New Roman"/>
          </w:rPr>
          <w:delText xml:space="preserve">). Categories with sparse observations were combined in sensitivity summaries. </w:delText>
        </w:r>
      </w:del>
    </w:p>
    <w:p w14:paraId="3D3D43EA" w14:textId="5FE7EBBD" w:rsidR="70CA9FFC" w:rsidRPr="000221EA" w:rsidDel="00AE343E" w:rsidRDefault="006E45B3" w:rsidP="00BA37E6">
      <w:pPr>
        <w:spacing w:line="480" w:lineRule="auto"/>
        <w:rPr>
          <w:del w:id="81" w:author="Audencio Victor" w:date="2025-10-29T22:59:00Z" w16du:dateUtc="2025-10-29T22:59:00Z"/>
          <w:rFonts w:ascii="Times New Roman" w:hAnsi="Times New Roman" w:cs="Times New Roman"/>
        </w:rPr>
      </w:pPr>
      <w:del w:id="82" w:author="Audencio Victor" w:date="2025-10-29T22:59:00Z" w16du:dateUtc="2025-10-29T22:59:00Z">
        <w:r w:rsidRPr="000A614E" w:rsidDel="00AE343E">
          <w:rPr>
            <w:rFonts w:ascii="Times New Roman" w:hAnsi="Times New Roman" w:cs="Times New Roman"/>
          </w:rPr>
          <w:delText>All statistical analyses were performed in R v4.3.3 (R Core Team, 2023)</w:delText>
        </w:r>
        <w:r w:rsidR="000A614E" w:rsidRPr="000A614E" w:rsidDel="00AE343E">
          <w:rPr>
            <w:rFonts w:ascii="Times New Roman" w:hAnsi="Times New Roman" w:cs="Times New Roman"/>
          </w:rPr>
          <w:delText>.</w:delText>
        </w:r>
        <w:r w:rsidR="00C034EE" w:rsidDel="00AE343E">
          <w:rPr>
            <w:rFonts w:ascii="Times New Roman" w:hAnsi="Times New Roman" w:cs="Times New Roman"/>
            <w:vertAlign w:val="superscript"/>
          </w:rPr>
          <w:delText>20</w:delText>
        </w:r>
        <w:r w:rsidRPr="000A614E" w:rsidDel="00AE343E">
          <w:rPr>
            <w:rFonts w:ascii="Times New Roman" w:hAnsi="Times New Roman" w:cs="Times New Roman"/>
          </w:rPr>
          <w:delText xml:space="preserve"> Z‐scores were calculated using the GIGS package</w:delText>
        </w:r>
        <w:r w:rsidR="00C034EE" w:rsidDel="00AE343E">
          <w:rPr>
            <w:rFonts w:ascii="Times New Roman" w:hAnsi="Times New Roman" w:cs="Times New Roman"/>
            <w:vertAlign w:val="superscript"/>
          </w:rPr>
          <w:delText>8-11</w:delText>
        </w:r>
        <w:r w:rsidRPr="000A614E" w:rsidDel="00AE343E">
          <w:rPr>
            <w:rFonts w:ascii="Times New Roman" w:hAnsi="Times New Roman" w:cs="Times New Roman"/>
          </w:rPr>
          <w:delText xml:space="preserve"> and figures </w:delText>
        </w:r>
        <w:r w:rsidR="00FF6E3C" w:rsidDel="00AE343E">
          <w:rPr>
            <w:rFonts w:ascii="Times New Roman" w:hAnsi="Times New Roman" w:cs="Times New Roman"/>
          </w:rPr>
          <w:delText xml:space="preserve">were </w:delText>
        </w:r>
        <w:r w:rsidRPr="000A614E" w:rsidDel="00AE343E">
          <w:rPr>
            <w:rFonts w:ascii="Times New Roman" w:hAnsi="Times New Roman" w:cs="Times New Roman"/>
          </w:rPr>
          <w:delText>produced with ggplot2</w:delText>
        </w:r>
        <w:r w:rsidR="000A614E" w:rsidRPr="000A614E" w:rsidDel="00AE343E">
          <w:rPr>
            <w:rFonts w:ascii="Times New Roman" w:hAnsi="Times New Roman" w:cs="Times New Roman"/>
          </w:rPr>
          <w:delText>.</w:delText>
        </w:r>
        <w:r w:rsidR="00EA0911" w:rsidRPr="000A614E" w:rsidDel="00AE343E">
          <w:rPr>
            <w:rFonts w:ascii="Times New Roman" w:hAnsi="Times New Roman" w:cs="Times New Roman"/>
            <w:vertAlign w:val="superscript"/>
          </w:rPr>
          <w:delText>21</w:delText>
        </w:r>
      </w:del>
    </w:p>
    <w:p w14:paraId="49C96112" w14:textId="73A8D756" w:rsidR="000707FD" w:rsidDel="00AE343E" w:rsidRDefault="000707FD" w:rsidP="00BA37E6">
      <w:pPr>
        <w:spacing w:line="480" w:lineRule="auto"/>
        <w:rPr>
          <w:del w:id="83" w:author="Audencio Victor" w:date="2025-10-29T22:59:00Z" w16du:dateUtc="2025-10-29T22:59:00Z"/>
          <w:rFonts w:ascii="Times New Roman" w:hAnsi="Times New Roman" w:cs="Times New Roman"/>
          <w:i/>
          <w:iCs/>
        </w:rPr>
      </w:pPr>
      <w:del w:id="84" w:author="Audencio Victor" w:date="2025-10-29T22:59:00Z" w16du:dateUtc="2025-10-29T22:59:00Z">
        <w:r w:rsidRPr="001E5EE9" w:rsidDel="00AE343E">
          <w:rPr>
            <w:rFonts w:ascii="Times New Roman" w:hAnsi="Times New Roman" w:cs="Times New Roman"/>
            <w:i/>
            <w:iCs/>
          </w:rPr>
          <w:delText>Ethical approval</w:delText>
        </w:r>
      </w:del>
    </w:p>
    <w:p w14:paraId="2D6FFDD9" w14:textId="7B5DF196" w:rsidR="00BA67CD" w:rsidRPr="00445A09" w:rsidDel="00AE343E" w:rsidRDefault="004677AA" w:rsidP="00445A09">
      <w:pPr>
        <w:spacing w:line="480" w:lineRule="auto"/>
        <w:rPr>
          <w:del w:id="85" w:author="Audencio Victor" w:date="2025-10-29T22:59:00Z" w16du:dateUtc="2025-10-29T22:59:00Z"/>
          <w:rFonts w:ascii="Times New Roman" w:hAnsi="Times New Roman" w:cs="Times New Roman"/>
        </w:rPr>
      </w:pPr>
      <w:del w:id="86" w:author="Audencio Victor" w:date="2025-10-29T22:59:00Z" w16du:dateUtc="2025-10-29T22:59:00Z">
        <w:r w:rsidDel="00AE343E">
          <w:rPr>
            <w:rFonts w:ascii="Times New Roman" w:hAnsi="Times New Roman" w:cs="Times New Roman"/>
          </w:rPr>
          <w:delText>The LIFE study</w:delText>
        </w:r>
        <w:r w:rsidR="005F00CA" w:rsidDel="00AE343E">
          <w:rPr>
            <w:rFonts w:ascii="Times New Roman" w:hAnsi="Times New Roman" w:cs="Times New Roman"/>
          </w:rPr>
          <w:delText xml:space="preserve"> received ethical approval </w:delText>
        </w:r>
        <w:r w:rsidR="00B6067A" w:rsidDel="00AE343E">
          <w:rPr>
            <w:rFonts w:ascii="Times New Roman" w:hAnsi="Times New Roman" w:cs="Times New Roman"/>
          </w:rPr>
          <w:delText xml:space="preserve">from </w:delText>
        </w:r>
        <w:r w:rsidR="00B6067A" w:rsidRPr="002B16F8" w:rsidDel="00AE343E">
          <w:rPr>
            <w:rFonts w:ascii="Times New Roman" w:hAnsi="Times New Roman" w:cs="Times New Roman"/>
          </w:rPr>
          <w:delText>11 institutional review board</w:delText>
        </w:r>
        <w:r w:rsidR="002B16F8" w:rsidDel="00AE343E">
          <w:rPr>
            <w:rFonts w:ascii="Times New Roman" w:hAnsi="Times New Roman" w:cs="Times New Roman"/>
          </w:rPr>
          <w:delText>s</w:delText>
        </w:r>
        <w:r w:rsidR="00EB6E97" w:rsidRPr="00445A09" w:rsidDel="00AE343E">
          <w:rPr>
            <w:rFonts w:ascii="Times New Roman" w:hAnsi="Times New Roman" w:cs="Times New Roman"/>
          </w:rPr>
          <w:delText xml:space="preserve"> </w:delText>
        </w:r>
        <w:r w:rsidR="00EB6E97" w:rsidDel="00AE343E">
          <w:rPr>
            <w:rFonts w:ascii="Times New Roman" w:hAnsi="Times New Roman" w:cs="Times New Roman"/>
          </w:rPr>
          <w:delText>i</w:delText>
        </w:r>
        <w:r w:rsidR="00BA67CD" w:rsidRPr="00445A09" w:rsidDel="00AE343E">
          <w:rPr>
            <w:rFonts w:ascii="Times New Roman" w:hAnsi="Times New Roman" w:cs="Times New Roman"/>
          </w:rPr>
          <w:delText>n India, Malawi, Tanzania and the USA</w:delText>
        </w:r>
        <w:r w:rsidR="00FB1C63" w:rsidRPr="00445A09" w:rsidDel="00AE343E">
          <w:rPr>
            <w:rFonts w:ascii="Times New Roman" w:hAnsi="Times New Roman" w:cs="Times New Roman"/>
          </w:rPr>
          <w:delText xml:space="preserve">: </w:delText>
        </w:r>
        <w:r w:rsidR="00FB1C63" w:rsidRPr="00445A09" w:rsidDel="00AE343E">
          <w:rPr>
            <w:rFonts w:ascii="Times New Roman" w:hAnsi="Times New Roman" w:cs="Times New Roman"/>
            <w:b/>
            <w:bCs/>
          </w:rPr>
          <w:delText>(1)</w:delText>
        </w:r>
        <w:r w:rsidR="00FB1C63" w:rsidRPr="00445A09" w:rsidDel="00AE343E">
          <w:rPr>
            <w:rFonts w:ascii="Times New Roman" w:hAnsi="Times New Roman" w:cs="Times New Roman"/>
          </w:rPr>
          <w:delText xml:space="preserve"> India Health Ministry’s Screening Committee with Indian Council of Medical Research acting as its secretariat (2019-2674); </w:delText>
        </w:r>
        <w:r w:rsidR="00FB1C63" w:rsidRPr="00445A09" w:rsidDel="00AE343E">
          <w:rPr>
            <w:rFonts w:ascii="Times New Roman" w:hAnsi="Times New Roman" w:cs="Times New Roman"/>
            <w:b/>
            <w:bCs/>
          </w:rPr>
          <w:delText>(2)</w:delText>
        </w:r>
        <w:r w:rsidR="00FB1C63" w:rsidRPr="00445A09" w:rsidDel="00AE343E">
          <w:rPr>
            <w:rFonts w:ascii="Times New Roman" w:hAnsi="Times New Roman" w:cs="Times New Roman"/>
          </w:rPr>
          <w:delText xml:space="preserve"> Directorate of Health and Family Welfare Services, Government of Karnataka which also covers investigators at Women and Children Hospital, Davangere and Chigateri General District Hospital, Davangere (NHM/SPM/04/2019-20); </w:delText>
        </w:r>
        <w:r w:rsidR="00FB1C63" w:rsidRPr="00445A09" w:rsidDel="00AE343E">
          <w:rPr>
            <w:rFonts w:ascii="Times New Roman" w:hAnsi="Times New Roman" w:cs="Times New Roman"/>
            <w:b/>
            <w:bCs/>
          </w:rPr>
          <w:delText xml:space="preserve">(3) </w:delText>
        </w:r>
        <w:r w:rsidR="00FB1C63" w:rsidRPr="00445A09" w:rsidDel="00AE343E">
          <w:rPr>
            <w:rFonts w:ascii="Times New Roman" w:hAnsi="Times New Roman" w:cs="Times New Roman"/>
          </w:rPr>
          <w:delText xml:space="preserve">Institutional Ethics Committee of KLE Academy of Higher Education and Research which also covers investigators at JN Medical College, Belagavi and KLES Dr Prabhakar Kore Hospital &amp; Medical Research Center, Belagavi (KAHER/IEC/2019-20/D-2760); </w:delText>
        </w:r>
        <w:r w:rsidR="00FB1C63" w:rsidRPr="00445A09" w:rsidDel="00AE343E">
          <w:rPr>
            <w:rFonts w:ascii="Times New Roman" w:hAnsi="Times New Roman" w:cs="Times New Roman"/>
            <w:b/>
            <w:bCs/>
          </w:rPr>
          <w:delText>(4)</w:delText>
        </w:r>
        <w:r w:rsidR="00FB1C63" w:rsidRPr="00445A09" w:rsidDel="00AE343E">
          <w:rPr>
            <w:rFonts w:ascii="Times New Roman" w:hAnsi="Times New Roman" w:cs="Times New Roman"/>
          </w:rPr>
          <w:delText xml:space="preserve"> Institutional Ethics Review Board of SS Institute of Medical Sciences &amp; Research Centre (IERB/200/2019); </w:delText>
        </w:r>
        <w:r w:rsidR="00FB1C63" w:rsidRPr="00445A09" w:rsidDel="00AE343E">
          <w:rPr>
            <w:rFonts w:ascii="Times New Roman" w:hAnsi="Times New Roman" w:cs="Times New Roman"/>
            <w:b/>
            <w:bCs/>
          </w:rPr>
          <w:delText>(5)</w:delText>
        </w:r>
        <w:r w:rsidR="00FB1C63" w:rsidRPr="00445A09" w:rsidDel="00AE343E">
          <w:rPr>
            <w:rFonts w:ascii="Times New Roman" w:hAnsi="Times New Roman" w:cs="Times New Roman"/>
          </w:rPr>
          <w:delText xml:space="preserve"> Institutional Ethics Committee of JJM Medical College (JJMMC/IEC-01/2019) which also covers investigators at Bapuji Child Health Institute &amp; Research Centre, Davangere, Women &amp; Children Hospital, Davangere and Chigateri General District Hospital, Davangere; </w:delText>
        </w:r>
        <w:r w:rsidR="00FB1C63" w:rsidRPr="00445A09" w:rsidDel="00AE343E">
          <w:rPr>
            <w:rFonts w:ascii="Times New Roman" w:hAnsi="Times New Roman" w:cs="Times New Roman"/>
            <w:b/>
            <w:bCs/>
          </w:rPr>
          <w:delText>(6)</w:delText>
        </w:r>
        <w:r w:rsidR="00FB1C63" w:rsidRPr="00445A09" w:rsidDel="00AE343E">
          <w:rPr>
            <w:rFonts w:ascii="Times New Roman" w:hAnsi="Times New Roman" w:cs="Times New Roman"/>
          </w:rPr>
          <w:delText xml:space="preserve"> Research and Ethics Committee, Directorate of Health Services, Odisha State which also covers investigators at City Hospital Oriya Bazar, Cuttack (155/PMU/187/17); </w:delText>
        </w:r>
        <w:r w:rsidR="00FB1C63" w:rsidRPr="00445A09" w:rsidDel="00AE343E">
          <w:rPr>
            <w:rFonts w:ascii="Times New Roman" w:hAnsi="Times New Roman" w:cs="Times New Roman"/>
            <w:b/>
            <w:bCs/>
          </w:rPr>
          <w:delText>(7)</w:delText>
        </w:r>
        <w:r w:rsidR="00FB1C63" w:rsidRPr="00445A09" w:rsidDel="00AE343E">
          <w:rPr>
            <w:rFonts w:ascii="Times New Roman" w:hAnsi="Times New Roman" w:cs="Times New Roman"/>
          </w:rPr>
          <w:delText xml:space="preserve"> Institutional Ethical Committee, Sriram Chandra Bhanja Medical College, Cuttack (7188); </w:delText>
        </w:r>
        <w:r w:rsidR="00FB1C63" w:rsidRPr="00445A09" w:rsidDel="00AE343E">
          <w:rPr>
            <w:rFonts w:ascii="Times New Roman" w:hAnsi="Times New Roman" w:cs="Times New Roman"/>
            <w:b/>
            <w:bCs/>
          </w:rPr>
          <w:delText xml:space="preserve">(8) </w:delText>
        </w:r>
        <w:r w:rsidR="00FB1C63" w:rsidRPr="00445A09" w:rsidDel="00AE343E">
          <w:rPr>
            <w:rFonts w:ascii="Times New Roman" w:hAnsi="Times New Roman" w:cs="Times New Roman"/>
          </w:rPr>
          <w:delText xml:space="preserve">Malawi National Health Sciences Research Committee (NHSRC2019/Protocol19/03/2250-UNCPM 21905); </w:delText>
        </w:r>
        <w:r w:rsidR="00FB1C63" w:rsidRPr="00445A09" w:rsidDel="00AE343E">
          <w:rPr>
            <w:rFonts w:ascii="Times New Roman" w:hAnsi="Times New Roman" w:cs="Times New Roman"/>
            <w:b/>
            <w:bCs/>
          </w:rPr>
          <w:delText xml:space="preserve">(9) </w:delText>
        </w:r>
        <w:r w:rsidR="00FB1C63" w:rsidRPr="00445A09" w:rsidDel="00AE343E">
          <w:rPr>
            <w:rFonts w:ascii="Times New Roman" w:hAnsi="Times New Roman" w:cs="Times New Roman"/>
          </w:rPr>
          <w:delText xml:space="preserve">Tanzania National Institute of Medical Research (NIMR/HQ/R.8a/Vol.IX/3126); </w:delText>
        </w:r>
        <w:r w:rsidR="00FB1C63" w:rsidRPr="00445A09" w:rsidDel="00AE343E">
          <w:rPr>
            <w:rFonts w:ascii="Times New Roman" w:hAnsi="Times New Roman" w:cs="Times New Roman"/>
            <w:b/>
            <w:bCs/>
          </w:rPr>
          <w:delText>(10)</w:delText>
        </w:r>
        <w:r w:rsidR="00FB1C63" w:rsidRPr="00445A09" w:rsidDel="00AE343E">
          <w:rPr>
            <w:rFonts w:ascii="Times New Roman" w:hAnsi="Times New Roman" w:cs="Times New Roman"/>
          </w:rPr>
          <w:delText xml:space="preserve"> Muhimbili University of Health and Allied Sciences (DA.282/298/01.C/); and </w:delText>
        </w:r>
        <w:r w:rsidR="00FB1C63" w:rsidRPr="00445A09" w:rsidDel="00AE343E">
          <w:rPr>
            <w:rFonts w:ascii="Times New Roman" w:hAnsi="Times New Roman" w:cs="Times New Roman"/>
            <w:b/>
            <w:bCs/>
          </w:rPr>
          <w:delText>(11)</w:delText>
        </w:r>
        <w:r w:rsidR="00FB1C63" w:rsidRPr="00445A09" w:rsidDel="00AE343E">
          <w:rPr>
            <w:rFonts w:ascii="Times New Roman" w:hAnsi="Times New Roman" w:cs="Times New Roman"/>
          </w:rPr>
          <w:delText xml:space="preserve"> USA - Harvard T.H Chan School of Public Health (IRB10-0282) which also covers investigators at Boston Children’s Hospital, Brigham and Women’s Hospital, Emory University, PATH and University of North Carolina.</w:delText>
        </w:r>
        <w:r w:rsidR="00FB1C63" w:rsidDel="00AE343E">
          <w:rPr>
            <w:rFonts w:ascii="Times New Roman" w:hAnsi="Times New Roman" w:cs="Times New Roman"/>
          </w:rPr>
          <w:delText xml:space="preserve"> </w:delText>
        </w:r>
        <w:r w:rsidR="00BA67CD" w:rsidDel="00AE343E">
          <w:rPr>
            <w:rFonts w:ascii="Times New Roman" w:hAnsi="Times New Roman" w:cs="Times New Roman"/>
          </w:rPr>
          <w:delText>(</w:delText>
        </w:r>
        <w:r w:rsidR="00BA67CD" w:rsidRPr="00445A09" w:rsidDel="00AE343E">
          <w:rPr>
            <w:rFonts w:ascii="Times New Roman" w:hAnsi="Times New Roman" w:cs="Times New Roman"/>
            <w:b/>
            <w:bCs/>
          </w:rPr>
          <w:delText>Trial registration numbers</w:delText>
        </w:r>
        <w:r w:rsidR="00BA67CD" w:rsidRPr="00445A09" w:rsidDel="00AE343E">
          <w:rPr>
            <w:rFonts w:ascii="Times New Roman" w:hAnsi="Times New Roman" w:cs="Times New Roman"/>
          </w:rPr>
          <w:delText>: </w:delText>
        </w:r>
        <w:r w:rsidR="00BA67CD" w:rsidDel="00AE343E">
          <w:fldChar w:fldCharType="begin"/>
        </w:r>
        <w:r w:rsidR="00BA67CD" w:rsidDel="00AE343E">
          <w:delInstrText>HYPERLINK "http://clinicaltrials.gov/show/NCT04002908" \o "See in ClinicalTrials.gov"</w:delInstrText>
        </w:r>
        <w:r w:rsidR="00BA67CD" w:rsidDel="00AE343E">
          <w:fldChar w:fldCharType="separate"/>
        </w:r>
        <w:r w:rsidR="00BA67CD" w:rsidRPr="00445A09" w:rsidDel="00AE343E">
          <w:rPr>
            <w:rFonts w:ascii="Times New Roman" w:hAnsi="Times New Roman" w:cs="Times New Roman"/>
          </w:rPr>
          <w:delText>NCT04002908</w:delText>
        </w:r>
        <w:r w:rsidR="00BA67CD" w:rsidDel="00AE343E">
          <w:fldChar w:fldCharType="end"/>
        </w:r>
        <w:r w:rsidR="00BA67CD" w:rsidRPr="00445A09" w:rsidDel="00AE343E">
          <w:rPr>
            <w:rFonts w:ascii="Times New Roman" w:hAnsi="Times New Roman" w:cs="Times New Roman"/>
          </w:rPr>
          <w:delText> and CTRI/2019/02/017475</w:delText>
        </w:r>
        <w:r w:rsidR="00BA67CD" w:rsidDel="00AE343E">
          <w:rPr>
            <w:rFonts w:ascii="Times New Roman" w:hAnsi="Times New Roman" w:cs="Times New Roman"/>
          </w:rPr>
          <w:delText xml:space="preserve">). </w:delText>
        </w:r>
      </w:del>
    </w:p>
    <w:p w14:paraId="6D80B950" w14:textId="5E0A012D" w:rsidR="00BA67CD" w:rsidRPr="000221EA" w:rsidDel="00AE343E" w:rsidRDefault="00BA67CD" w:rsidP="000221EA">
      <w:pPr>
        <w:spacing w:line="480" w:lineRule="auto"/>
        <w:rPr>
          <w:del w:id="87" w:author="Audencio Victor" w:date="2025-10-29T22:59:00Z" w16du:dateUtc="2025-10-29T22:59:00Z"/>
          <w:rFonts w:ascii="Times New Roman" w:hAnsi="Times New Roman" w:cs="Times New Roman"/>
        </w:rPr>
      </w:pPr>
    </w:p>
    <w:p w14:paraId="12E2E30E" w14:textId="13293070" w:rsidR="00946D03" w:rsidRPr="00374331" w:rsidDel="00AE343E" w:rsidRDefault="00946D03" w:rsidP="008C7F86">
      <w:pPr>
        <w:pStyle w:val="Heading2"/>
        <w:spacing w:line="276" w:lineRule="auto"/>
        <w:rPr>
          <w:del w:id="88" w:author="Audencio Victor" w:date="2025-10-29T22:59:00Z" w16du:dateUtc="2025-10-29T22:59:00Z"/>
          <w:rFonts w:ascii="Times New Roman" w:hAnsi="Times New Roman" w:cs="Times New Roman"/>
          <w:b/>
          <w:bCs/>
          <w:color w:val="auto"/>
          <w:sz w:val="24"/>
          <w:szCs w:val="24"/>
        </w:rPr>
      </w:pPr>
      <w:del w:id="89" w:author="Audencio Victor" w:date="2025-10-29T22:59:00Z" w16du:dateUtc="2025-10-29T22:59:00Z">
        <w:r w:rsidRPr="00374331" w:rsidDel="00AE343E">
          <w:rPr>
            <w:rFonts w:ascii="Times New Roman" w:hAnsi="Times New Roman" w:cs="Times New Roman"/>
            <w:b/>
            <w:bCs/>
            <w:color w:val="auto"/>
            <w:sz w:val="24"/>
            <w:szCs w:val="24"/>
          </w:rPr>
          <w:delText>R</w:delText>
        </w:r>
        <w:r w:rsidR="00D26172" w:rsidRPr="00374331" w:rsidDel="00AE343E">
          <w:rPr>
            <w:rFonts w:ascii="Times New Roman" w:hAnsi="Times New Roman" w:cs="Times New Roman"/>
            <w:b/>
            <w:bCs/>
            <w:color w:val="auto"/>
            <w:sz w:val="24"/>
            <w:szCs w:val="24"/>
          </w:rPr>
          <w:delText>ESULTS</w:delText>
        </w:r>
      </w:del>
    </w:p>
    <w:p w14:paraId="0154C90E" w14:textId="1C870FF0" w:rsidR="003F23ED" w:rsidRPr="00B224B8" w:rsidDel="00AE343E" w:rsidRDefault="00A3650C" w:rsidP="00BA37E6">
      <w:pPr>
        <w:spacing w:line="480" w:lineRule="auto"/>
        <w:rPr>
          <w:del w:id="90" w:author="Audencio Victor" w:date="2025-10-29T22:59:00Z" w16du:dateUtc="2025-10-29T22:59:00Z"/>
          <w:rFonts w:ascii="Times New Roman" w:hAnsi="Times New Roman" w:cs="Times New Roman"/>
          <w:i/>
          <w:iCs/>
        </w:rPr>
      </w:pPr>
      <w:del w:id="91" w:author="Audencio Victor" w:date="2025-10-29T22:59:00Z" w16du:dateUtc="2025-10-29T22:59:00Z">
        <w:r w:rsidRPr="00B224B8" w:rsidDel="00AE343E">
          <w:rPr>
            <w:rFonts w:ascii="Times New Roman" w:hAnsi="Times New Roman" w:cs="Times New Roman"/>
            <w:i/>
            <w:iCs/>
          </w:rPr>
          <w:delText xml:space="preserve">Population baseline characteristics </w:delText>
        </w:r>
      </w:del>
    </w:p>
    <w:p w14:paraId="286BEFA3" w14:textId="3517BC45" w:rsidR="004A457D" w:rsidDel="00AE343E" w:rsidRDefault="003F1417" w:rsidP="00BA37E6">
      <w:pPr>
        <w:spacing w:line="480" w:lineRule="auto"/>
        <w:rPr>
          <w:del w:id="92" w:author="Audencio Victor" w:date="2025-10-29T22:59:00Z" w16du:dateUtc="2025-10-29T22:59:00Z"/>
          <w:rFonts w:ascii="Times New Roman" w:hAnsi="Times New Roman" w:cs="Times New Roman"/>
          <w:i/>
          <w:iCs/>
        </w:rPr>
      </w:pPr>
      <w:del w:id="93" w:author="Audencio Victor" w:date="2025-10-29T22:59:00Z" w16du:dateUtc="2025-10-29T22:59:00Z">
        <w:r w:rsidRPr="70CA9FFC" w:rsidDel="00AE343E">
          <w:rPr>
            <w:rFonts w:ascii="Times New Roman" w:hAnsi="Times New Roman" w:cs="Times New Roman"/>
          </w:rPr>
          <w:delText xml:space="preserve">The </w:delText>
        </w:r>
        <w:r w:rsidDel="00AE343E">
          <w:rPr>
            <w:rFonts w:ascii="Times New Roman" w:hAnsi="Times New Roman" w:cs="Times New Roman"/>
          </w:rPr>
          <w:delText xml:space="preserve">data used for illustrative analysis consisted of </w:delText>
        </w:r>
        <w:r w:rsidRPr="001D3AF1" w:rsidDel="00AE343E">
          <w:rPr>
            <w:rFonts w:ascii="Times New Roman" w:hAnsi="Times New Roman" w:cs="Times New Roman"/>
          </w:rPr>
          <w:delText>10,783</w:delText>
        </w:r>
        <w:r w:rsidRPr="70CA9FFC" w:rsidDel="00AE343E">
          <w:rPr>
            <w:rFonts w:ascii="Times New Roman" w:hAnsi="Times New Roman" w:cs="Times New Roman"/>
          </w:rPr>
          <w:delText xml:space="preserve"> observations from </w:delText>
        </w:r>
        <w:r w:rsidRPr="001D3AF1" w:rsidDel="00AE343E">
          <w:rPr>
            <w:rFonts w:ascii="Times New Roman" w:hAnsi="Times New Roman" w:cs="Times New Roman"/>
          </w:rPr>
          <w:delText>1</w:delText>
        </w:r>
        <w:r w:rsidR="009242DB" w:rsidDel="00AE343E">
          <w:rPr>
            <w:rFonts w:ascii="Times New Roman" w:hAnsi="Times New Roman" w:cs="Times New Roman"/>
          </w:rPr>
          <w:delText>,</w:delText>
        </w:r>
        <w:r w:rsidRPr="001D3AF1" w:rsidDel="00AE343E">
          <w:rPr>
            <w:rFonts w:ascii="Times New Roman" w:hAnsi="Times New Roman" w:cs="Times New Roman"/>
          </w:rPr>
          <w:delText>105</w:delText>
        </w:r>
        <w:r w:rsidRPr="70CA9FFC" w:rsidDel="00AE343E">
          <w:rPr>
            <w:rFonts w:ascii="Times New Roman" w:hAnsi="Times New Roman" w:cs="Times New Roman"/>
          </w:rPr>
          <w:delText xml:space="preserve"> infants, born to </w:delText>
        </w:r>
        <w:r w:rsidRPr="001D3AF1" w:rsidDel="00AE343E">
          <w:rPr>
            <w:rFonts w:ascii="Times New Roman" w:hAnsi="Times New Roman" w:cs="Times New Roman"/>
          </w:rPr>
          <w:delText>1,062</w:delText>
        </w:r>
        <w:r w:rsidRPr="70CA9FFC" w:rsidDel="00AE343E">
          <w:rPr>
            <w:rFonts w:ascii="Times New Roman" w:hAnsi="Times New Roman" w:cs="Times New Roman"/>
          </w:rPr>
          <w:delText xml:space="preserve"> mothers</w:delText>
        </w:r>
        <w:r w:rsidR="007C7A5D" w:rsidDel="00AE343E">
          <w:rPr>
            <w:rFonts w:ascii="Times New Roman" w:hAnsi="Times New Roman" w:cs="Times New Roman"/>
          </w:rPr>
          <w:delText xml:space="preserve"> (</w:delText>
        </w:r>
        <w:r w:rsidR="007C7A5D" w:rsidRPr="007C7A5D" w:rsidDel="00AE343E">
          <w:rPr>
            <w:rFonts w:ascii="Times New Roman" w:hAnsi="Times New Roman" w:cs="Times New Roman"/>
            <w:b/>
            <w:bCs/>
          </w:rPr>
          <w:delText>Table S1</w:delText>
        </w:r>
        <w:r w:rsidR="007C7A5D" w:rsidDel="00AE343E">
          <w:rPr>
            <w:rFonts w:ascii="Times New Roman" w:hAnsi="Times New Roman" w:cs="Times New Roman"/>
          </w:rPr>
          <w:delText>).</w:delText>
        </w:r>
        <w:r w:rsidDel="00AE343E">
          <w:rPr>
            <w:rFonts w:ascii="Times New Roman" w:hAnsi="Times New Roman" w:cs="Times New Roman"/>
          </w:rPr>
          <w:delText xml:space="preserve"> </w:delText>
        </w:r>
        <w:r w:rsidR="776F5BD3" w:rsidRPr="08CBB9E4" w:rsidDel="00AE343E">
          <w:rPr>
            <w:rFonts w:ascii="Times New Roman" w:hAnsi="Times New Roman" w:cs="Times New Roman"/>
          </w:rPr>
          <w:delText xml:space="preserve">Of the infants within the LIFE study, 504 (45.61%) were male and 601 (54.39%) were female. There were 1019 (92.22%) singletons </w:delText>
        </w:r>
        <w:commentRangeStart w:id="94"/>
        <w:commentRangeStart w:id="95"/>
        <w:r w:rsidR="776F5BD3" w:rsidRPr="08CBB9E4" w:rsidDel="00AE343E">
          <w:rPr>
            <w:rFonts w:ascii="Times New Roman" w:hAnsi="Times New Roman" w:cs="Times New Roman"/>
          </w:rPr>
          <w:delText>and 86 (7.78%) twins</w:delText>
        </w:r>
        <w:commentRangeEnd w:id="94"/>
        <w:r w:rsidDel="00AE343E">
          <w:rPr>
            <w:rStyle w:val="CommentReference"/>
          </w:rPr>
          <w:commentReference w:id="94"/>
        </w:r>
        <w:commentRangeEnd w:id="95"/>
        <w:r w:rsidR="009242DB" w:rsidDel="00AE343E">
          <w:rPr>
            <w:rStyle w:val="CommentReference"/>
          </w:rPr>
          <w:commentReference w:id="95"/>
        </w:r>
        <w:r w:rsidR="10935568" w:rsidRPr="08CBB9E4" w:rsidDel="00AE343E">
          <w:rPr>
            <w:rFonts w:ascii="Times New Roman" w:hAnsi="Times New Roman" w:cs="Times New Roman"/>
          </w:rPr>
          <w:delText>.</w:delText>
        </w:r>
        <w:r w:rsidR="776F5BD3" w:rsidRPr="08CBB9E4" w:rsidDel="00AE343E">
          <w:rPr>
            <w:rFonts w:ascii="Times New Roman" w:hAnsi="Times New Roman" w:cs="Times New Roman"/>
          </w:rPr>
          <w:delText xml:space="preserve"> </w:delText>
        </w:r>
        <w:commentRangeStart w:id="96"/>
        <w:commentRangeEnd w:id="96"/>
        <w:r w:rsidR="00690685" w:rsidDel="00AE343E">
          <w:rPr>
            <w:rStyle w:val="CommentReference"/>
          </w:rPr>
          <w:commentReference w:id="96"/>
        </w:r>
        <w:r w:rsidR="00BB6196" w:rsidDel="00AE343E">
          <w:rPr>
            <w:rFonts w:ascii="Times New Roman" w:hAnsi="Times New Roman" w:cs="Times New Roman"/>
          </w:rPr>
          <w:delText>Wh</w:delText>
        </w:r>
        <w:commentRangeStart w:id="97"/>
        <w:r w:rsidR="00BB6196" w:rsidDel="00AE343E">
          <w:rPr>
            <w:rFonts w:ascii="Times New Roman" w:hAnsi="Times New Roman" w:cs="Times New Roman"/>
          </w:rPr>
          <w:delText xml:space="preserve">en disaggregating small vulnerable newborn types, Malawi and Tanzania had a higher proportion of preterm births </w:delText>
        </w:r>
        <w:r w:rsidR="00DE6B27" w:rsidDel="00AE343E">
          <w:rPr>
            <w:rFonts w:ascii="Times New Roman" w:hAnsi="Times New Roman" w:cs="Times New Roman"/>
          </w:rPr>
          <w:delText xml:space="preserve">(53.8% and 66.6%, respectively) </w:delText>
        </w:r>
        <w:r w:rsidR="00BB6196" w:rsidDel="00AE343E">
          <w:rPr>
            <w:rFonts w:ascii="Times New Roman" w:hAnsi="Times New Roman" w:cs="Times New Roman"/>
          </w:rPr>
          <w:delText>compared to term small-for-gestational age (SGA; &lt;10</w:delText>
        </w:r>
        <w:r w:rsidR="00BB6196" w:rsidRPr="00445A09" w:rsidDel="00AE343E">
          <w:rPr>
            <w:rFonts w:ascii="Times New Roman" w:hAnsi="Times New Roman" w:cs="Times New Roman"/>
            <w:vertAlign w:val="superscript"/>
          </w:rPr>
          <w:delText>th</w:delText>
        </w:r>
        <w:r w:rsidR="00BB6196" w:rsidDel="00AE343E">
          <w:rPr>
            <w:rFonts w:ascii="Times New Roman" w:hAnsi="Times New Roman" w:cs="Times New Roman"/>
          </w:rPr>
          <w:delText xml:space="preserve"> percentile) births.</w:delText>
        </w:r>
        <w:commentRangeEnd w:id="97"/>
        <w:r w:rsidDel="00AE343E">
          <w:rPr>
            <w:rStyle w:val="CommentReference"/>
          </w:rPr>
          <w:commentReference w:id="97"/>
        </w:r>
      </w:del>
    </w:p>
    <w:p w14:paraId="7ABE8BC5" w14:textId="6A9E6B38" w:rsidR="00F63922" w:rsidDel="00AE343E" w:rsidRDefault="00F63922" w:rsidP="00BA37E6">
      <w:pPr>
        <w:spacing w:line="480" w:lineRule="auto"/>
        <w:rPr>
          <w:ins w:id="98" w:author="Audencio Victor Rafael" w:date="2025-10-26T20:31:00Z" w16du:dateUtc="2025-10-26T20:31:00Z"/>
          <w:del w:id="99" w:author="Audencio Victor" w:date="2025-10-29T22:59:00Z" w16du:dateUtc="2025-10-29T22:59:00Z"/>
          <w:rFonts w:ascii="Times New Roman" w:hAnsi="Times New Roman" w:cs="Times New Roman"/>
        </w:rPr>
      </w:pPr>
    </w:p>
    <w:p w14:paraId="312C5FDF" w14:textId="5F2E0BE5" w:rsidR="0018177A" w:rsidDel="00AE343E" w:rsidRDefault="4278EE29" w:rsidP="00F63922">
      <w:pPr>
        <w:spacing w:line="480" w:lineRule="auto"/>
        <w:rPr>
          <w:del w:id="100" w:author="Audencio Victor" w:date="2025-10-29T22:59:00Z" w16du:dateUtc="2025-10-29T22:59:00Z"/>
          <w:rFonts w:ascii="Times New Roman" w:hAnsi="Times New Roman" w:cs="Times New Roman"/>
        </w:rPr>
      </w:pPr>
      <w:del w:id="101" w:author="Audencio Victor" w:date="2025-10-29T22:59:00Z" w16du:dateUtc="2025-10-29T22:59:00Z">
        <w:r w:rsidRPr="000221EA" w:rsidDel="00AE343E">
          <w:rPr>
            <w:rFonts w:ascii="Times New Roman" w:hAnsi="Times New Roman" w:cs="Times New Roman"/>
            <w:i/>
            <w:iCs/>
          </w:rPr>
          <w:delText>C</w:delText>
        </w:r>
        <w:r w:rsidR="6938447D" w:rsidRPr="000221EA" w:rsidDel="00AE343E">
          <w:rPr>
            <w:rFonts w:ascii="Times New Roman" w:hAnsi="Times New Roman" w:cs="Times New Roman"/>
            <w:i/>
            <w:iCs/>
          </w:rPr>
          <w:delText xml:space="preserve">ross-sectional </w:delText>
        </w:r>
        <w:r w:rsidR="2B4BB4CE" w:rsidRPr="000221EA" w:rsidDel="00AE343E">
          <w:rPr>
            <w:rFonts w:ascii="Times New Roman" w:hAnsi="Times New Roman" w:cs="Times New Roman"/>
            <w:i/>
            <w:iCs/>
          </w:rPr>
          <w:delText>a</w:delText>
        </w:r>
        <w:r w:rsidR="6938447D" w:rsidRPr="000221EA" w:rsidDel="00AE343E">
          <w:rPr>
            <w:rFonts w:ascii="Times New Roman" w:hAnsi="Times New Roman" w:cs="Times New Roman"/>
            <w:i/>
            <w:iCs/>
          </w:rPr>
          <w:delText>nalysis at birth</w:delText>
        </w:r>
        <w:r w:rsidR="41674129" w:rsidRPr="000221EA" w:rsidDel="00AE343E">
          <w:rPr>
            <w:rFonts w:ascii="Times New Roman" w:hAnsi="Times New Roman" w:cs="Times New Roman"/>
            <w:i/>
            <w:iCs/>
          </w:rPr>
          <w:delText>: WHO</w:delText>
        </w:r>
        <w:r w:rsidR="00E71236" w:rsidRPr="000221EA" w:rsidDel="00AE343E">
          <w:rPr>
            <w:rFonts w:ascii="Times New Roman" w:hAnsi="Times New Roman" w:cs="Times New Roman"/>
            <w:i/>
            <w:iCs/>
          </w:rPr>
          <w:delText xml:space="preserve"> </w:delText>
        </w:r>
        <w:r w:rsidR="41674129" w:rsidRPr="000221EA" w:rsidDel="00AE343E">
          <w:rPr>
            <w:rFonts w:ascii="Times New Roman" w:hAnsi="Times New Roman" w:cs="Times New Roman"/>
            <w:i/>
            <w:iCs/>
          </w:rPr>
          <w:delText>GS versus IG-21</w:delText>
        </w:r>
        <w:r w:rsidR="41674129" w:rsidRPr="000221EA" w:rsidDel="00AE343E">
          <w:rPr>
            <w:rFonts w:ascii="Times New Roman" w:hAnsi="Times New Roman" w:cs="Times New Roman"/>
            <w:i/>
            <w:iCs/>
            <w:vertAlign w:val="superscript"/>
          </w:rPr>
          <w:delText>st</w:delText>
        </w:r>
        <w:r w:rsidR="00E71236" w:rsidRPr="000221EA" w:rsidDel="00AE343E">
          <w:rPr>
            <w:rFonts w:ascii="Times New Roman" w:hAnsi="Times New Roman" w:cs="Times New Roman"/>
            <w:i/>
            <w:iCs/>
          </w:rPr>
          <w:delText xml:space="preserve"> </w:delText>
        </w:r>
        <w:r w:rsidR="41674129" w:rsidRPr="000221EA" w:rsidDel="00AE343E">
          <w:rPr>
            <w:rFonts w:ascii="Times New Roman" w:hAnsi="Times New Roman" w:cs="Times New Roman"/>
            <w:i/>
            <w:iCs/>
          </w:rPr>
          <w:delText>NBS</w:delText>
        </w:r>
      </w:del>
    </w:p>
    <w:p w14:paraId="707B72BB" w14:textId="048B44C9" w:rsidR="00F63922" w:rsidRPr="000221EA" w:rsidDel="00AE343E" w:rsidRDefault="00F63922" w:rsidP="00BA37E6">
      <w:pPr>
        <w:spacing w:line="480" w:lineRule="auto"/>
        <w:rPr>
          <w:ins w:id="102" w:author="Audencio Victor Rafael" w:date="2025-10-26T20:31:00Z" w16du:dateUtc="2025-10-26T20:31:00Z"/>
          <w:del w:id="103" w:author="Audencio Victor" w:date="2025-10-29T22:59:00Z" w16du:dateUtc="2025-10-29T22:59:00Z"/>
          <w:rFonts w:ascii="Times New Roman" w:hAnsi="Times New Roman" w:cs="Times New Roman"/>
          <w:i/>
          <w:iCs/>
        </w:rPr>
      </w:pPr>
    </w:p>
    <w:p w14:paraId="469844CF" w14:textId="525EC2ED" w:rsidR="00F63922" w:rsidRPr="002B2E0F" w:rsidDel="00AE343E" w:rsidRDefault="00F63922">
      <w:pPr>
        <w:spacing w:line="480" w:lineRule="auto"/>
        <w:ind w:firstLine="720"/>
        <w:rPr>
          <w:ins w:id="104" w:author="Audencio Victor Rafael" w:date="2025-10-26T20:31:00Z" w16du:dateUtc="2025-10-26T20:31:00Z"/>
          <w:del w:id="105" w:author="Audencio Victor" w:date="2025-10-29T22:59:00Z" w16du:dateUtc="2025-10-29T22:59:00Z"/>
          <w:rFonts w:ascii="Times New Roman" w:hAnsi="Times New Roman" w:cs="Times New Roman"/>
        </w:rPr>
        <w:pPrChange w:id="106" w:author="Audencio Victor Rafael" w:date="2025-10-26T20:32:00Z" w16du:dateUtc="2025-10-26T20:32:00Z">
          <w:pPr>
            <w:spacing w:line="480" w:lineRule="auto"/>
          </w:pPr>
        </w:pPrChange>
      </w:pPr>
      <w:ins w:id="107" w:author="Audencio Victor Rafael" w:date="2025-10-26T20:31:00Z" w16du:dateUtc="2025-10-26T20:31:00Z">
        <w:del w:id="108" w:author="Audencio Victor" w:date="2025-10-29T22:59:00Z" w16du:dateUtc="2025-10-29T22:59:00Z">
          <w:r w:rsidDel="00AE343E">
            <w:rPr>
              <w:rFonts w:ascii="Times New Roman" w:hAnsi="Times New Roman" w:cs="Times New Roman"/>
            </w:rPr>
            <w:delText xml:space="preserve">At birth, </w:delText>
          </w:r>
          <w:r w:rsidRPr="08CBB9E4" w:rsidDel="00AE343E">
            <w:rPr>
              <w:rFonts w:ascii="Times New Roman" w:hAnsi="Times New Roman" w:cs="Times New Roman"/>
            </w:rPr>
            <w:delText>IG-21</w:delText>
          </w:r>
          <w:r w:rsidRPr="00445A09" w:rsidDel="00AE343E">
            <w:rPr>
              <w:rFonts w:ascii="Times New Roman" w:hAnsi="Times New Roman" w:cs="Times New Roman"/>
              <w:vertAlign w:val="superscript"/>
            </w:rPr>
            <w:delText>st</w:delText>
          </w:r>
          <w:r w:rsidRPr="08CBB9E4" w:rsidDel="00AE343E">
            <w:rPr>
              <w:rFonts w:ascii="Times New Roman" w:hAnsi="Times New Roman" w:cs="Times New Roman"/>
            </w:rPr>
            <w:delText xml:space="preserve"> NBS z-scores were </w:delText>
          </w:r>
          <w:r w:rsidDel="00AE343E">
            <w:rPr>
              <w:rFonts w:ascii="Times New Roman" w:hAnsi="Times New Roman" w:cs="Times New Roman"/>
            </w:rPr>
            <w:delText xml:space="preserve">generally </w:delText>
          </w:r>
          <w:r w:rsidRPr="08CBB9E4" w:rsidDel="00AE343E">
            <w:rPr>
              <w:rFonts w:ascii="Times New Roman" w:hAnsi="Times New Roman" w:cs="Times New Roman"/>
            </w:rPr>
            <w:delText>higher than WHO</w:delText>
          </w:r>
          <w:r w:rsidDel="00AE343E">
            <w:rPr>
              <w:rFonts w:ascii="Times New Roman" w:hAnsi="Times New Roman" w:cs="Times New Roman"/>
            </w:rPr>
            <w:delText xml:space="preserve"> </w:delText>
          </w:r>
          <w:r w:rsidRPr="08CBB9E4" w:rsidDel="00AE343E">
            <w:rPr>
              <w:rFonts w:ascii="Times New Roman" w:hAnsi="Times New Roman" w:cs="Times New Roman"/>
            </w:rPr>
            <w:delText>GS values</w:delText>
          </w:r>
          <w:r w:rsidDel="00AE343E">
            <w:rPr>
              <w:rFonts w:ascii="Times New Roman" w:hAnsi="Times New Roman" w:cs="Times New Roman"/>
            </w:rPr>
            <w:delText xml:space="preserve"> among preterm infants, particularly in the extremely, very, moderately and late preterm groups, with the largest differences observed </w:delText>
          </w:r>
          <w:r w:rsidRPr="08CBB9E4" w:rsidDel="00AE343E">
            <w:rPr>
              <w:rFonts w:ascii="Times New Roman" w:hAnsi="Times New Roman" w:cs="Times New Roman"/>
            </w:rPr>
            <w:delText>for LAZ and HCAZ</w:delText>
          </w:r>
          <w:r w:rsidDel="00AE343E">
            <w:rPr>
              <w:rFonts w:ascii="Times New Roman" w:hAnsi="Times New Roman" w:cs="Times New Roman"/>
            </w:rPr>
            <w:delText xml:space="preserve"> (</w:delText>
          </w:r>
          <w:r w:rsidRPr="008571F6" w:rsidDel="00AE343E">
            <w:rPr>
              <w:rFonts w:ascii="Times New Roman" w:hAnsi="Times New Roman" w:cs="Times New Roman"/>
              <w:b/>
              <w:bCs/>
            </w:rPr>
            <w:delText>Table 1</w:delText>
          </w:r>
          <w:r w:rsidDel="00AE343E">
            <w:rPr>
              <w:rFonts w:ascii="Times New Roman" w:hAnsi="Times New Roman" w:cs="Times New Roman"/>
            </w:rPr>
            <w:delText>)</w:delText>
          </w:r>
          <w:r w:rsidRPr="08CBB9E4" w:rsidDel="00AE343E">
            <w:rPr>
              <w:rFonts w:ascii="Times New Roman" w:hAnsi="Times New Roman" w:cs="Times New Roman"/>
            </w:rPr>
            <w:delText xml:space="preserve">. </w:delText>
          </w:r>
          <w:commentRangeStart w:id="109"/>
          <w:r w:rsidRPr="08CBB9E4" w:rsidDel="00AE343E">
            <w:rPr>
              <w:rFonts w:ascii="Times New Roman" w:hAnsi="Times New Roman" w:cs="Times New Roman"/>
            </w:rPr>
            <w:delText xml:space="preserve">Notably, </w:delText>
          </w:r>
          <w:commentRangeStart w:id="110"/>
          <w:commentRangeStart w:id="111"/>
          <w:r w:rsidRPr="08CBB9E4" w:rsidDel="00AE343E">
            <w:rPr>
              <w:rFonts w:ascii="Times New Roman" w:hAnsi="Times New Roman" w:cs="Times New Roman"/>
            </w:rPr>
            <w:delText>very late-term infants</w:delText>
          </w:r>
          <w:commentRangeEnd w:id="110"/>
          <w:r w:rsidRPr="003135DB" w:rsidDel="00AE343E">
            <w:rPr>
              <w:rFonts w:ascii="Times New Roman" w:hAnsi="Times New Roman" w:cs="Times New Roman"/>
            </w:rPr>
            <w:commentReference w:id="110"/>
          </w:r>
          <w:commentRangeEnd w:id="111"/>
          <w:r w:rsidDel="00AE343E">
            <w:rPr>
              <w:rStyle w:val="CommentReference"/>
            </w:rPr>
            <w:commentReference w:id="111"/>
          </w:r>
          <w:r w:rsidDel="00AE343E">
            <w:rPr>
              <w:rFonts w:ascii="Times New Roman" w:hAnsi="Times New Roman" w:cs="Times New Roman"/>
            </w:rPr>
            <w:delText xml:space="preserve">, </w:delText>
          </w:r>
          <w:r w:rsidRPr="08CBB9E4" w:rsidDel="00AE343E">
            <w:rPr>
              <w:rFonts w:ascii="Times New Roman" w:hAnsi="Times New Roman" w:cs="Times New Roman"/>
            </w:rPr>
            <w:delText>fell outside the IG-21</w:delText>
          </w:r>
          <w:r w:rsidRPr="00445A09" w:rsidDel="00AE343E">
            <w:rPr>
              <w:rFonts w:ascii="Times New Roman" w:hAnsi="Times New Roman" w:cs="Times New Roman"/>
              <w:vertAlign w:val="superscript"/>
            </w:rPr>
            <w:delText>st</w:delText>
          </w:r>
          <w:r w:rsidRPr="08CBB9E4" w:rsidDel="00AE343E">
            <w:rPr>
              <w:rFonts w:ascii="Times New Roman" w:hAnsi="Times New Roman" w:cs="Times New Roman"/>
            </w:rPr>
            <w:delText xml:space="preserve"> reference range</w:delText>
          </w:r>
          <w:r w:rsidDel="00AE343E">
            <w:rPr>
              <w:rFonts w:ascii="Times New Roman" w:hAnsi="Times New Roman" w:cs="Times New Roman"/>
            </w:rPr>
            <w:delText>; however, in the GIGS approach, extrapolation beyond 42</w:delText>
          </w:r>
          <w:r w:rsidRPr="002B2E0F" w:rsidDel="00AE343E">
            <w:rPr>
              <w:rFonts w:ascii="Times New Roman" w:hAnsi="Times New Roman" w:cs="Times New Roman"/>
              <w:vertAlign w:val="superscript"/>
            </w:rPr>
            <w:delText>+6</w:delText>
          </w:r>
          <w:r w:rsidDel="00AE343E">
            <w:rPr>
              <w:rFonts w:ascii="Times New Roman" w:hAnsi="Times New Roman" w:cs="Times New Roman"/>
            </w:rPr>
            <w:delText xml:space="preserve"> weeks allow z-scores to be generated in this group</w:delText>
          </w:r>
          <w:r w:rsidRPr="08CBB9E4" w:rsidDel="00AE343E">
            <w:rPr>
              <w:rFonts w:ascii="Times New Roman" w:hAnsi="Times New Roman" w:cs="Times New Roman"/>
            </w:rPr>
            <w:delText>.</w:delText>
          </w:r>
          <w:r w:rsidRPr="003135DB" w:rsidDel="00AE343E">
            <w:rPr>
              <w:rFonts w:ascii="Times New Roman" w:hAnsi="Times New Roman" w:cs="Times New Roman"/>
            </w:rPr>
            <w:delText xml:space="preserve"> </w:delText>
          </w:r>
          <w:commentRangeEnd w:id="109"/>
          <w:r w:rsidDel="00AE343E">
            <w:rPr>
              <w:rStyle w:val="CommentReference"/>
            </w:rPr>
            <w:commentReference w:id="109"/>
          </w:r>
          <w:r w:rsidRPr="003135DB" w:rsidDel="00AE343E">
            <w:rPr>
              <w:rFonts w:ascii="Times New Roman" w:hAnsi="Times New Roman" w:cs="Times New Roman"/>
            </w:rPr>
            <w:delText xml:space="preserve">The magnitude of difference was greatest among infants </w:delText>
          </w:r>
          <w:commentRangeStart w:id="112"/>
          <w:r w:rsidRPr="003135DB" w:rsidDel="00AE343E">
            <w:rPr>
              <w:rFonts w:ascii="Times New Roman" w:hAnsi="Times New Roman" w:cs="Times New Roman"/>
            </w:rPr>
            <w:delText>born &lt;34 weeks GA</w:delText>
          </w:r>
          <w:commentRangeEnd w:id="112"/>
          <w:r w:rsidDel="00AE343E">
            <w:rPr>
              <w:rStyle w:val="CommentReference"/>
            </w:rPr>
            <w:commentReference w:id="112"/>
          </w:r>
          <w:r w:rsidRPr="003135DB" w:rsidDel="00AE343E">
            <w:rPr>
              <w:rFonts w:ascii="Times New Roman" w:hAnsi="Times New Roman" w:cs="Times New Roman"/>
            </w:rPr>
            <w:delText>, with mean LAZ and HCAZ z-scores more than one standard deviation lower using WHO GS compared to IG-21</w:delText>
          </w:r>
          <w:r w:rsidRPr="00445A09" w:rsidDel="00AE343E">
            <w:rPr>
              <w:rFonts w:ascii="Times New Roman" w:hAnsi="Times New Roman" w:cs="Times New Roman"/>
              <w:vertAlign w:val="superscript"/>
            </w:rPr>
            <w:delText>st</w:delText>
          </w:r>
          <w:r w:rsidRPr="003135DB" w:rsidDel="00AE343E">
            <w:rPr>
              <w:rFonts w:ascii="Times New Roman" w:hAnsi="Times New Roman" w:cs="Times New Roman"/>
            </w:rPr>
            <w:delText xml:space="preserve"> NBS. In contrast, z-scores for full-term and late-term infants were broadly similar across </w:delText>
          </w:r>
          <w:r w:rsidDel="00AE343E">
            <w:rPr>
              <w:rFonts w:ascii="Times New Roman" w:hAnsi="Times New Roman" w:cs="Times New Roman"/>
            </w:rPr>
            <w:delText xml:space="preserve">the two </w:delText>
          </w:r>
          <w:r w:rsidRPr="003135DB" w:rsidDel="00AE343E">
            <w:rPr>
              <w:rFonts w:ascii="Times New Roman" w:hAnsi="Times New Roman" w:cs="Times New Roman"/>
            </w:rPr>
            <w:delText>standards.</w:delText>
          </w:r>
        </w:del>
      </w:ins>
    </w:p>
    <w:p w14:paraId="2A5362E7" w14:textId="4CE5718B" w:rsidR="00BA37E6" w:rsidDel="00A50DD6" w:rsidRDefault="00E71236" w:rsidP="00915300">
      <w:pPr>
        <w:spacing w:after="0" w:line="276" w:lineRule="auto"/>
        <w:rPr>
          <w:del w:id="113" w:author="Audencio Victor Rafael" w:date="2025-10-26T00:36:00Z" w16du:dateUtc="2025-10-25T23:36:00Z"/>
          <w:rFonts w:ascii="Times New Roman" w:hAnsi="Times New Roman" w:cs="Times New Roman"/>
        </w:rPr>
      </w:pPr>
      <w:del w:id="114" w:author="Audencio Victor Rafael" w:date="2025-10-26T00:40:00Z" w16du:dateUtc="2025-10-25T23:40:00Z">
        <w:r w:rsidDel="00A50DD6">
          <w:rPr>
            <w:rFonts w:ascii="Times New Roman" w:hAnsi="Times New Roman" w:cs="Times New Roman"/>
          </w:rPr>
          <w:delText xml:space="preserve">At birth, </w:delText>
        </w:r>
        <w:r w:rsidR="4537766F" w:rsidRPr="08CBB9E4" w:rsidDel="00A50DD6">
          <w:rPr>
            <w:rFonts w:ascii="Times New Roman" w:hAnsi="Times New Roman" w:cs="Times New Roman"/>
          </w:rPr>
          <w:delText>IG-21</w:delText>
        </w:r>
        <w:r w:rsidR="4537766F" w:rsidRPr="00445A09" w:rsidDel="00A50DD6">
          <w:rPr>
            <w:rFonts w:ascii="Times New Roman" w:hAnsi="Times New Roman" w:cs="Times New Roman"/>
            <w:vertAlign w:val="superscript"/>
          </w:rPr>
          <w:delText>st</w:delText>
        </w:r>
        <w:r w:rsidR="23690DF4" w:rsidRPr="08CBB9E4" w:rsidDel="00A50DD6">
          <w:rPr>
            <w:rFonts w:ascii="Times New Roman" w:hAnsi="Times New Roman" w:cs="Times New Roman"/>
          </w:rPr>
          <w:delText xml:space="preserve"> NBS</w:delText>
        </w:r>
        <w:r w:rsidR="4537766F" w:rsidRPr="08CBB9E4" w:rsidDel="00A50DD6">
          <w:rPr>
            <w:rFonts w:ascii="Times New Roman" w:hAnsi="Times New Roman" w:cs="Times New Roman"/>
          </w:rPr>
          <w:delText xml:space="preserve"> z-scores were </w:delText>
        </w:r>
        <w:r w:rsidR="003F1417" w:rsidDel="00A50DD6">
          <w:rPr>
            <w:rFonts w:ascii="Times New Roman" w:hAnsi="Times New Roman" w:cs="Times New Roman"/>
          </w:rPr>
          <w:delText xml:space="preserve">generally </w:delText>
        </w:r>
        <w:r w:rsidR="4537766F" w:rsidRPr="08CBB9E4" w:rsidDel="00A50DD6">
          <w:rPr>
            <w:rFonts w:ascii="Times New Roman" w:hAnsi="Times New Roman" w:cs="Times New Roman"/>
          </w:rPr>
          <w:delText>higher than WHO</w:delText>
        </w:r>
        <w:r w:rsidDel="00A50DD6">
          <w:rPr>
            <w:rFonts w:ascii="Times New Roman" w:hAnsi="Times New Roman" w:cs="Times New Roman"/>
          </w:rPr>
          <w:delText xml:space="preserve"> </w:delText>
        </w:r>
        <w:r w:rsidR="4537766F" w:rsidRPr="08CBB9E4" w:rsidDel="00A50DD6">
          <w:rPr>
            <w:rFonts w:ascii="Times New Roman" w:hAnsi="Times New Roman" w:cs="Times New Roman"/>
          </w:rPr>
          <w:delText>GS values</w:delText>
        </w:r>
        <w:r w:rsidR="001B30E5" w:rsidDel="00A50DD6">
          <w:rPr>
            <w:rFonts w:ascii="Times New Roman" w:hAnsi="Times New Roman" w:cs="Times New Roman"/>
          </w:rPr>
          <w:delText xml:space="preserve"> among preterm infants, particularly in the extremely, </w:delText>
        </w:r>
        <w:r w:rsidR="00F03E9B" w:rsidDel="00A50DD6">
          <w:rPr>
            <w:rFonts w:ascii="Times New Roman" w:hAnsi="Times New Roman" w:cs="Times New Roman"/>
          </w:rPr>
          <w:delText xml:space="preserve">very, </w:delText>
        </w:r>
        <w:r w:rsidR="001B30E5" w:rsidDel="00A50DD6">
          <w:rPr>
            <w:rFonts w:ascii="Times New Roman" w:hAnsi="Times New Roman" w:cs="Times New Roman"/>
          </w:rPr>
          <w:delText xml:space="preserve">moderately and late preterm groups, with the largest differences observed </w:delText>
        </w:r>
        <w:r w:rsidR="4537766F" w:rsidRPr="08CBB9E4" w:rsidDel="00A50DD6">
          <w:rPr>
            <w:rFonts w:ascii="Times New Roman" w:hAnsi="Times New Roman" w:cs="Times New Roman"/>
          </w:rPr>
          <w:delText>for LAZ and HCAZ</w:delText>
        </w:r>
        <w:r w:rsidR="00341FD9" w:rsidDel="00A50DD6">
          <w:rPr>
            <w:rFonts w:ascii="Times New Roman" w:hAnsi="Times New Roman" w:cs="Times New Roman"/>
          </w:rPr>
          <w:delText xml:space="preserve"> (</w:delText>
        </w:r>
        <w:r w:rsidR="00341FD9" w:rsidRPr="008571F6" w:rsidDel="00A50DD6">
          <w:rPr>
            <w:rFonts w:ascii="Times New Roman" w:hAnsi="Times New Roman" w:cs="Times New Roman"/>
            <w:b/>
            <w:bCs/>
          </w:rPr>
          <w:delText>Table 1</w:delText>
        </w:r>
        <w:r w:rsidR="00341FD9" w:rsidDel="00A50DD6">
          <w:rPr>
            <w:rFonts w:ascii="Times New Roman" w:hAnsi="Times New Roman" w:cs="Times New Roman"/>
          </w:rPr>
          <w:delText>)</w:delText>
        </w:r>
        <w:r w:rsidR="4537766F" w:rsidRPr="08CBB9E4" w:rsidDel="00A50DD6">
          <w:rPr>
            <w:rFonts w:ascii="Times New Roman" w:hAnsi="Times New Roman" w:cs="Times New Roman"/>
          </w:rPr>
          <w:delText xml:space="preserve">. </w:delText>
        </w:r>
        <w:commentRangeStart w:id="115"/>
        <w:r w:rsidR="4537766F" w:rsidRPr="08CBB9E4" w:rsidDel="00A50DD6">
          <w:rPr>
            <w:rFonts w:ascii="Times New Roman" w:hAnsi="Times New Roman" w:cs="Times New Roman"/>
          </w:rPr>
          <w:delText xml:space="preserve">Notably, </w:delText>
        </w:r>
        <w:commentRangeStart w:id="116"/>
        <w:commentRangeStart w:id="117"/>
        <w:r w:rsidR="4537766F" w:rsidRPr="08CBB9E4" w:rsidDel="00A50DD6">
          <w:rPr>
            <w:rFonts w:ascii="Times New Roman" w:hAnsi="Times New Roman" w:cs="Times New Roman"/>
          </w:rPr>
          <w:delText>very late-term infants</w:delText>
        </w:r>
        <w:commentRangeEnd w:id="116"/>
        <w:r w:rsidR="0068080B" w:rsidRPr="003135DB" w:rsidDel="00A50DD6">
          <w:rPr>
            <w:rFonts w:ascii="Times New Roman" w:hAnsi="Times New Roman" w:cs="Times New Roman"/>
          </w:rPr>
          <w:commentReference w:id="116"/>
        </w:r>
        <w:commentRangeEnd w:id="117"/>
        <w:r w:rsidR="00CB4FB2" w:rsidDel="00A50DD6">
          <w:rPr>
            <w:rStyle w:val="CommentReference"/>
          </w:rPr>
          <w:commentReference w:id="117"/>
        </w:r>
        <w:r w:rsidR="00810E7C" w:rsidDel="00A50DD6">
          <w:rPr>
            <w:rFonts w:ascii="Times New Roman" w:hAnsi="Times New Roman" w:cs="Times New Roman"/>
          </w:rPr>
          <w:delText>,</w:delText>
        </w:r>
        <w:r w:rsidR="00614AA5" w:rsidDel="00A50DD6">
          <w:rPr>
            <w:rFonts w:ascii="Times New Roman" w:hAnsi="Times New Roman" w:cs="Times New Roman"/>
          </w:rPr>
          <w:delText xml:space="preserve"> </w:delText>
        </w:r>
        <w:r w:rsidR="4537766F" w:rsidRPr="08CBB9E4" w:rsidDel="00A50DD6">
          <w:rPr>
            <w:rFonts w:ascii="Times New Roman" w:hAnsi="Times New Roman" w:cs="Times New Roman"/>
          </w:rPr>
          <w:delText>fell outside the IG-21</w:delText>
        </w:r>
        <w:r w:rsidR="4537766F" w:rsidRPr="00445A09" w:rsidDel="00A50DD6">
          <w:rPr>
            <w:rFonts w:ascii="Times New Roman" w:hAnsi="Times New Roman" w:cs="Times New Roman"/>
            <w:vertAlign w:val="superscript"/>
          </w:rPr>
          <w:delText>st</w:delText>
        </w:r>
        <w:r w:rsidR="4537766F" w:rsidRPr="08CBB9E4" w:rsidDel="00A50DD6">
          <w:rPr>
            <w:rFonts w:ascii="Times New Roman" w:hAnsi="Times New Roman" w:cs="Times New Roman"/>
          </w:rPr>
          <w:delText xml:space="preserve"> reference range</w:delText>
        </w:r>
        <w:r w:rsidR="00271445" w:rsidDel="00A50DD6">
          <w:rPr>
            <w:rFonts w:ascii="Times New Roman" w:hAnsi="Times New Roman" w:cs="Times New Roman"/>
          </w:rPr>
          <w:delText>; however, in the GIGS approach, extrapolation beyond 42</w:delText>
        </w:r>
        <w:r w:rsidR="00271445" w:rsidRPr="002B2E0F" w:rsidDel="00A50DD6">
          <w:rPr>
            <w:rFonts w:ascii="Times New Roman" w:hAnsi="Times New Roman" w:cs="Times New Roman"/>
            <w:vertAlign w:val="superscript"/>
          </w:rPr>
          <w:delText>+6</w:delText>
        </w:r>
        <w:r w:rsidR="00271445" w:rsidDel="00A50DD6">
          <w:rPr>
            <w:rFonts w:ascii="Times New Roman" w:hAnsi="Times New Roman" w:cs="Times New Roman"/>
          </w:rPr>
          <w:delText xml:space="preserve"> weeks allow z-scores to be generated in this group</w:delText>
        </w:r>
        <w:r w:rsidR="4537766F" w:rsidRPr="08CBB9E4" w:rsidDel="00A50DD6">
          <w:rPr>
            <w:rFonts w:ascii="Times New Roman" w:hAnsi="Times New Roman" w:cs="Times New Roman"/>
          </w:rPr>
          <w:delText>.</w:delText>
        </w:r>
        <w:r w:rsidR="003135DB" w:rsidRPr="003135DB" w:rsidDel="00A50DD6">
          <w:rPr>
            <w:rFonts w:ascii="Times New Roman" w:hAnsi="Times New Roman" w:cs="Times New Roman"/>
          </w:rPr>
          <w:delText xml:space="preserve"> </w:delText>
        </w:r>
        <w:commentRangeEnd w:id="115"/>
        <w:r w:rsidR="003F1417" w:rsidDel="00A50DD6">
          <w:rPr>
            <w:rStyle w:val="CommentReference"/>
          </w:rPr>
          <w:commentReference w:id="115"/>
        </w:r>
        <w:r w:rsidR="003135DB" w:rsidRPr="003135DB" w:rsidDel="00A50DD6">
          <w:rPr>
            <w:rFonts w:ascii="Times New Roman" w:hAnsi="Times New Roman" w:cs="Times New Roman"/>
          </w:rPr>
          <w:delText xml:space="preserve">The magnitude of difference was greatest among infants </w:delText>
        </w:r>
        <w:commentRangeStart w:id="118"/>
        <w:r w:rsidR="003135DB" w:rsidRPr="003135DB" w:rsidDel="00A50DD6">
          <w:rPr>
            <w:rFonts w:ascii="Times New Roman" w:hAnsi="Times New Roman" w:cs="Times New Roman"/>
          </w:rPr>
          <w:delText>born &lt;34 weeks GA</w:delText>
        </w:r>
        <w:commentRangeEnd w:id="118"/>
        <w:r w:rsidR="003F1417" w:rsidDel="00A50DD6">
          <w:rPr>
            <w:rStyle w:val="CommentReference"/>
          </w:rPr>
          <w:commentReference w:id="118"/>
        </w:r>
        <w:r w:rsidR="003135DB" w:rsidRPr="003135DB" w:rsidDel="00A50DD6">
          <w:rPr>
            <w:rFonts w:ascii="Times New Roman" w:hAnsi="Times New Roman" w:cs="Times New Roman"/>
          </w:rPr>
          <w:delText>, with mean LAZ and HCAZ z-scores more than one standard deviation lower using WHO GS compared to IG-21</w:delText>
        </w:r>
        <w:r w:rsidR="003135DB" w:rsidRPr="00445A09" w:rsidDel="00A50DD6">
          <w:rPr>
            <w:rFonts w:ascii="Times New Roman" w:hAnsi="Times New Roman" w:cs="Times New Roman"/>
            <w:vertAlign w:val="superscript"/>
          </w:rPr>
          <w:delText>st</w:delText>
        </w:r>
        <w:r w:rsidR="003135DB" w:rsidRPr="003135DB" w:rsidDel="00A50DD6">
          <w:rPr>
            <w:rFonts w:ascii="Times New Roman" w:hAnsi="Times New Roman" w:cs="Times New Roman"/>
          </w:rPr>
          <w:delText xml:space="preserve"> NBS. In contrast, z-scores for full-term and late-term infants were broadly similar across </w:delText>
        </w:r>
        <w:r w:rsidR="003F1417" w:rsidDel="00A50DD6">
          <w:rPr>
            <w:rFonts w:ascii="Times New Roman" w:hAnsi="Times New Roman" w:cs="Times New Roman"/>
          </w:rPr>
          <w:delText xml:space="preserve">the two </w:delText>
        </w:r>
        <w:r w:rsidR="003135DB" w:rsidRPr="003135DB" w:rsidDel="00A50DD6">
          <w:rPr>
            <w:rFonts w:ascii="Times New Roman" w:hAnsi="Times New Roman" w:cs="Times New Roman"/>
          </w:rPr>
          <w:delText>sta</w:delText>
        </w:r>
      </w:del>
      <w:del w:id="119" w:author="Audencio Victor Rafael" w:date="2025-10-26T00:36:00Z" w16du:dateUtc="2025-10-25T23:36:00Z">
        <w:r w:rsidR="003135DB" w:rsidRPr="003135DB" w:rsidDel="00595DD1">
          <w:rPr>
            <w:rFonts w:ascii="Times New Roman" w:hAnsi="Times New Roman" w:cs="Times New Roman"/>
          </w:rPr>
          <w:delText>ndards.</w:delText>
        </w:r>
      </w:del>
    </w:p>
    <w:p w14:paraId="5A238FAC" w14:textId="77777777" w:rsidR="00A50DD6" w:rsidRPr="002B2E0F" w:rsidRDefault="00A50DD6" w:rsidP="000221EA">
      <w:pPr>
        <w:spacing w:line="480" w:lineRule="auto"/>
        <w:rPr>
          <w:ins w:id="120" w:author="Audencio Victor Rafael" w:date="2025-10-26T00:42:00Z" w16du:dateUtc="2025-10-25T23:42:00Z"/>
          <w:rFonts w:ascii="Times New Roman" w:hAnsi="Times New Roman" w:cs="Times New Roman"/>
        </w:rPr>
      </w:pPr>
    </w:p>
    <w:p w14:paraId="0A878F1C" w14:textId="77777777" w:rsidR="00BA37E6" w:rsidDel="00595DD1" w:rsidRDefault="00BA37E6">
      <w:pPr>
        <w:spacing w:line="480" w:lineRule="auto"/>
        <w:rPr>
          <w:del w:id="121" w:author="Audencio Victor Rafael" w:date="2025-10-26T00:36:00Z" w16du:dateUtc="2025-10-25T23:36:00Z"/>
          <w:rFonts w:ascii="Times New Roman" w:hAnsi="Times New Roman" w:cs="Times New Roman"/>
          <w:b/>
          <w:bCs/>
          <w:i/>
          <w:iCs/>
        </w:rPr>
        <w:pPrChange w:id="122" w:author="Audencio Victor Rafael" w:date="2025-10-26T00:36:00Z" w16du:dateUtc="2025-10-25T23:36:00Z">
          <w:pPr>
            <w:spacing w:after="0" w:line="276" w:lineRule="auto"/>
          </w:pPr>
        </w:pPrChange>
      </w:pPr>
    </w:p>
    <w:p w14:paraId="50DEF24E" w14:textId="77777777" w:rsidR="00BB5A54" w:rsidDel="00595DD1" w:rsidRDefault="00BB5A54" w:rsidP="00915300">
      <w:pPr>
        <w:spacing w:after="0" w:line="276" w:lineRule="auto"/>
        <w:rPr>
          <w:del w:id="123" w:author="Audencio Victor Rafael" w:date="2025-10-26T00:36:00Z" w16du:dateUtc="2025-10-25T23:36:00Z"/>
          <w:rFonts w:ascii="Times New Roman" w:hAnsi="Times New Roman" w:cs="Times New Roman"/>
          <w:b/>
          <w:bCs/>
          <w:i/>
          <w:iCs/>
        </w:rPr>
      </w:pPr>
    </w:p>
    <w:p w14:paraId="659CBF8D" w14:textId="77777777" w:rsidR="00BB5A54" w:rsidDel="00A50DD6" w:rsidRDefault="00BB5A54" w:rsidP="00915300">
      <w:pPr>
        <w:spacing w:after="0" w:line="276" w:lineRule="auto"/>
        <w:rPr>
          <w:del w:id="124" w:author="Audencio Victor Rafael" w:date="2025-10-26T00:42:00Z" w16du:dateUtc="2025-10-25T23:42:00Z"/>
          <w:rFonts w:ascii="Times New Roman" w:hAnsi="Times New Roman" w:cs="Times New Roman"/>
          <w:b/>
          <w:bCs/>
          <w:i/>
          <w:iCs/>
        </w:rPr>
      </w:pPr>
    </w:p>
    <w:p w14:paraId="0AACD2E3" w14:textId="77777777" w:rsidR="00BB5A54" w:rsidDel="00A50DD6" w:rsidRDefault="00BB5A54" w:rsidP="00915300">
      <w:pPr>
        <w:spacing w:after="0" w:line="276" w:lineRule="auto"/>
        <w:rPr>
          <w:del w:id="125" w:author="Audencio Victor Rafael" w:date="2025-10-26T00:42:00Z" w16du:dateUtc="2025-10-25T23:42:00Z"/>
          <w:rFonts w:ascii="Times New Roman" w:hAnsi="Times New Roman" w:cs="Times New Roman"/>
          <w:b/>
          <w:bCs/>
          <w:i/>
          <w:iCs/>
        </w:rPr>
      </w:pPr>
    </w:p>
    <w:p w14:paraId="36F3B1C9" w14:textId="77777777" w:rsidR="00595DD1" w:rsidRDefault="4409FB93" w:rsidP="00915300">
      <w:pPr>
        <w:spacing w:after="0" w:line="276" w:lineRule="auto"/>
        <w:rPr>
          <w:ins w:id="126" w:author="Audencio Victor Rafael" w:date="2025-10-26T00:36:00Z" w16du:dateUtc="2025-10-25T23:36:00Z"/>
          <w:rFonts w:ascii="Times New Roman" w:hAnsi="Times New Roman" w:cs="Times New Roman"/>
          <w:i/>
          <w:iCs/>
        </w:rPr>
      </w:pPr>
      <w:commentRangeStart w:id="127"/>
      <w:commentRangeStart w:id="128"/>
      <w:r w:rsidRPr="00B224B8">
        <w:rPr>
          <w:rFonts w:ascii="Times New Roman" w:hAnsi="Times New Roman" w:cs="Times New Roman"/>
          <w:b/>
          <w:bCs/>
          <w:i/>
          <w:iCs/>
        </w:rPr>
        <w:t xml:space="preserve">Table </w:t>
      </w:r>
      <w:commentRangeEnd w:id="127"/>
      <w:r w:rsidR="00472B2A" w:rsidRPr="00915300">
        <w:rPr>
          <w:rStyle w:val="CommentReference"/>
          <w:i/>
          <w:iCs/>
        </w:rPr>
        <w:commentReference w:id="127"/>
      </w:r>
      <w:commentRangeEnd w:id="128"/>
      <w:r w:rsidR="00472B2A" w:rsidRPr="00915300">
        <w:rPr>
          <w:rStyle w:val="CommentReference"/>
          <w:i/>
          <w:iCs/>
        </w:rPr>
        <w:commentReference w:id="128"/>
      </w:r>
      <w:r w:rsidR="00341FD9" w:rsidRPr="00915300">
        <w:rPr>
          <w:rFonts w:ascii="Times New Roman" w:hAnsi="Times New Roman" w:cs="Times New Roman"/>
          <w:b/>
          <w:bCs/>
          <w:i/>
          <w:iCs/>
        </w:rPr>
        <w:t>1</w:t>
      </w:r>
      <w:r w:rsidR="526A90A7" w:rsidRPr="00915300">
        <w:rPr>
          <w:rFonts w:ascii="Times New Roman" w:hAnsi="Times New Roman" w:cs="Times New Roman"/>
          <w:b/>
          <w:bCs/>
          <w:i/>
          <w:iCs/>
        </w:rPr>
        <w:t>.</w:t>
      </w:r>
      <w:r w:rsidRPr="00B224B8">
        <w:rPr>
          <w:rFonts w:ascii="Times New Roman" w:hAnsi="Times New Roman" w:cs="Times New Roman"/>
          <w:i/>
          <w:iCs/>
        </w:rPr>
        <w:t xml:space="preserve"> Birth weight-, length-, head circumference-for-age z-scores</w:t>
      </w:r>
      <w:r w:rsidR="2EAC0B15" w:rsidRPr="00B224B8">
        <w:rPr>
          <w:rFonts w:ascii="Times New Roman" w:hAnsi="Times New Roman" w:cs="Times New Roman"/>
          <w:i/>
          <w:iCs/>
        </w:rPr>
        <w:t xml:space="preserve"> using the WHO GS and GIGS-recommended growth standards (IG-21</w:t>
      </w:r>
      <w:r w:rsidR="2EAC0B15" w:rsidRPr="00B224B8">
        <w:rPr>
          <w:rFonts w:ascii="Times New Roman" w:hAnsi="Times New Roman" w:cs="Times New Roman"/>
          <w:i/>
          <w:iCs/>
          <w:vertAlign w:val="superscript"/>
        </w:rPr>
        <w:t>st</w:t>
      </w:r>
      <w:r w:rsidR="2EAC0B15" w:rsidRPr="00B224B8">
        <w:rPr>
          <w:rFonts w:ascii="Times New Roman" w:hAnsi="Times New Roman" w:cs="Times New Roman"/>
          <w:i/>
          <w:iCs/>
        </w:rPr>
        <w:t xml:space="preserve"> NBS)</w:t>
      </w:r>
    </w:p>
    <w:tbl>
      <w:tblPr>
        <w:tblStyle w:val="TableGrid1"/>
        <w:tblpPr w:leftFromText="180" w:rightFromText="180" w:vertAnchor="page" w:horzAnchor="margin" w:tblpY="2449"/>
        <w:tblW w:w="9230" w:type="dxa"/>
        <w:tblLayout w:type="fixed"/>
        <w:tblLook w:val="0420" w:firstRow="1" w:lastRow="0" w:firstColumn="0" w:lastColumn="0" w:noHBand="0" w:noVBand="1"/>
      </w:tblPr>
      <w:tblGrid>
        <w:gridCol w:w="2967"/>
        <w:gridCol w:w="846"/>
        <w:gridCol w:w="1994"/>
        <w:gridCol w:w="1473"/>
        <w:gridCol w:w="1950"/>
      </w:tblGrid>
      <w:tr w:rsidR="00595DD1" w:rsidRPr="00595DD1" w14:paraId="68EE2CFD" w14:textId="77777777" w:rsidTr="00595DD1">
        <w:trPr>
          <w:trHeight w:val="275"/>
          <w:ins w:id="129" w:author="Audencio Victor Rafael" w:date="2025-10-26T00:36:00Z"/>
        </w:trPr>
        <w:tc>
          <w:tcPr>
            <w:tcW w:w="2967" w:type="dxa"/>
          </w:tcPr>
          <w:p w14:paraId="37CE7C2E"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jc w:val="center"/>
              <w:rPr>
                <w:ins w:id="130" w:author="Audencio Victor Rafael" w:date="2025-10-26T00:36:00Z" w16du:dateUtc="2025-10-25T23:36:00Z"/>
                <w:rFonts w:ascii="Times New Roman" w:eastAsia="Helvetica" w:hAnsi="Times New Roman" w:cs="Times New Roman"/>
                <w:color w:val="000000"/>
                <w:sz w:val="20"/>
                <w:szCs w:val="20"/>
                <w:lang w:val="en-GB" w:eastAsia="en-GB"/>
              </w:rPr>
            </w:pPr>
            <w:ins w:id="131" w:author="Audencio Victor Rafael" w:date="2025-10-26T00:36:00Z" w16du:dateUtc="2025-10-25T23:36:00Z">
              <w:r w:rsidRPr="00595DD1">
                <w:rPr>
                  <w:rFonts w:ascii="Times New Roman" w:hAnsi="Times New Roman" w:cs="Times New Roman"/>
                  <w:b/>
                  <w:bCs/>
                  <w:sz w:val="18"/>
                  <w:szCs w:val="18"/>
                  <w:lang w:val="en-GB" w:eastAsia="en-GB"/>
                </w:rPr>
                <w:t>Gestational age category</w:t>
              </w:r>
              <w:r w:rsidRPr="00595DD1">
                <w:rPr>
                  <w:rFonts w:ascii="Times New Roman" w:hAnsi="Times New Roman" w:cs="Times New Roman"/>
                  <w:b/>
                  <w:bCs/>
                  <w:sz w:val="20"/>
                  <w:szCs w:val="20"/>
                  <w:vertAlign w:val="superscript"/>
                  <w:lang w:val="en-GB" w:eastAsia="en-GB"/>
                </w:rPr>
                <w:t>2</w:t>
              </w:r>
            </w:ins>
          </w:p>
        </w:tc>
        <w:tc>
          <w:tcPr>
            <w:tcW w:w="846" w:type="dxa"/>
          </w:tcPr>
          <w:p w14:paraId="077EB8B9"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jc w:val="center"/>
              <w:rPr>
                <w:ins w:id="132" w:author="Audencio Victor Rafael" w:date="2025-10-26T00:36:00Z" w16du:dateUtc="2025-10-25T23:36:00Z"/>
                <w:rFonts w:ascii="Times New Roman" w:eastAsia="Helvetica" w:hAnsi="Times New Roman" w:cs="Times New Roman"/>
                <w:color w:val="000000"/>
                <w:sz w:val="20"/>
                <w:szCs w:val="20"/>
                <w:lang w:val="en-GB" w:eastAsia="en-GB"/>
              </w:rPr>
            </w:pPr>
            <w:ins w:id="133" w:author="Audencio Victor Rafael" w:date="2025-10-26T00:36:00Z" w16du:dateUtc="2025-10-25T23:36:00Z">
              <w:r w:rsidRPr="00595DD1">
                <w:rPr>
                  <w:rFonts w:ascii="Times New Roman" w:hAnsi="Times New Roman" w:cs="Times New Roman"/>
                  <w:b/>
                  <w:bCs/>
                  <w:i/>
                  <w:iCs/>
                  <w:sz w:val="20"/>
                  <w:szCs w:val="20"/>
                  <w:lang w:val="en-GB" w:eastAsia="en-GB"/>
                </w:rPr>
                <w:t>n</w:t>
              </w:r>
            </w:ins>
          </w:p>
        </w:tc>
        <w:tc>
          <w:tcPr>
            <w:tcW w:w="1994" w:type="dxa"/>
          </w:tcPr>
          <w:p w14:paraId="238133AD"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jc w:val="center"/>
              <w:rPr>
                <w:ins w:id="134" w:author="Audencio Victor Rafael" w:date="2025-10-26T00:36:00Z" w16du:dateUtc="2025-10-25T23:36:00Z"/>
                <w:rFonts w:ascii="Times New Roman" w:eastAsia="Helvetica" w:hAnsi="Times New Roman" w:cs="Times New Roman"/>
                <w:color w:val="000000"/>
                <w:sz w:val="20"/>
                <w:szCs w:val="20"/>
                <w:lang w:val="en-GB" w:eastAsia="en-GB"/>
              </w:rPr>
            </w:pPr>
            <w:ins w:id="135" w:author="Audencio Victor Rafael" w:date="2025-10-26T00:36:00Z" w16du:dateUtc="2025-10-25T23:36:00Z">
              <w:r w:rsidRPr="00595DD1">
                <w:rPr>
                  <w:rFonts w:ascii="Times New Roman" w:hAnsi="Times New Roman" w:cs="Times New Roman"/>
                  <w:b/>
                  <w:bCs/>
                  <w:sz w:val="20"/>
                  <w:szCs w:val="20"/>
                  <w:lang w:val="en-GB" w:eastAsia="en-GB"/>
                </w:rPr>
                <w:t>GIGS-recommended growth standard</w:t>
              </w:r>
              <w:r w:rsidRPr="00595DD1">
                <w:rPr>
                  <w:rFonts w:ascii="Times New Roman" w:hAnsi="Times New Roman" w:cs="Times New Roman"/>
                  <w:b/>
                  <w:bCs/>
                  <w:sz w:val="20"/>
                  <w:szCs w:val="20"/>
                  <w:lang w:val="en-GB" w:eastAsia="en-GB"/>
                </w:rPr>
                <w:br/>
                <w:t>(IG-21</w:t>
              </w:r>
              <w:r w:rsidRPr="00595DD1">
                <w:rPr>
                  <w:rFonts w:ascii="Times New Roman" w:hAnsi="Times New Roman" w:cs="Times New Roman"/>
                  <w:b/>
                  <w:bCs/>
                  <w:sz w:val="20"/>
                  <w:szCs w:val="20"/>
                  <w:vertAlign w:val="superscript"/>
                  <w:lang w:val="en-GB" w:eastAsia="en-GB"/>
                </w:rPr>
                <w:t>st</w:t>
              </w:r>
              <w:r w:rsidRPr="00595DD1">
                <w:rPr>
                  <w:rFonts w:ascii="Times New Roman" w:hAnsi="Times New Roman" w:cs="Times New Roman"/>
                  <w:b/>
                  <w:bCs/>
                  <w:sz w:val="20"/>
                  <w:szCs w:val="20"/>
                  <w:lang w:val="en-GB" w:eastAsia="en-GB"/>
                </w:rPr>
                <w:t xml:space="preserve"> NBS)</w:t>
              </w:r>
            </w:ins>
          </w:p>
        </w:tc>
        <w:tc>
          <w:tcPr>
            <w:tcW w:w="1473" w:type="dxa"/>
          </w:tcPr>
          <w:p w14:paraId="2EA83C9B"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jc w:val="center"/>
              <w:rPr>
                <w:ins w:id="136" w:author="Audencio Victor Rafael" w:date="2025-10-26T00:36:00Z" w16du:dateUtc="2025-10-25T23:36:00Z"/>
                <w:rFonts w:ascii="Times New Roman" w:eastAsia="Helvetica" w:hAnsi="Times New Roman" w:cs="Times New Roman"/>
                <w:color w:val="000000"/>
                <w:sz w:val="20"/>
                <w:szCs w:val="20"/>
                <w:lang w:val="en-GB" w:eastAsia="en-GB"/>
              </w:rPr>
            </w:pPr>
            <w:ins w:id="137" w:author="Audencio Victor Rafael" w:date="2025-10-26T00:36:00Z" w16du:dateUtc="2025-10-25T23:36:00Z">
              <w:r w:rsidRPr="00595DD1">
                <w:rPr>
                  <w:rFonts w:ascii="Times New Roman" w:hAnsi="Times New Roman" w:cs="Times New Roman"/>
                  <w:b/>
                  <w:bCs/>
                  <w:sz w:val="20"/>
                  <w:szCs w:val="20"/>
                  <w:lang w:val="en-GB" w:eastAsia="en-GB"/>
                </w:rPr>
                <w:t>WHO GS</w:t>
              </w:r>
            </w:ins>
          </w:p>
        </w:tc>
        <w:tc>
          <w:tcPr>
            <w:tcW w:w="1950" w:type="dxa"/>
          </w:tcPr>
          <w:p w14:paraId="0729C819"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jc w:val="center"/>
              <w:rPr>
                <w:ins w:id="138" w:author="Audencio Victor Rafael" w:date="2025-10-26T00:36:00Z" w16du:dateUtc="2025-10-25T23:36:00Z"/>
                <w:rFonts w:ascii="Times New Roman" w:eastAsia="Helvetica" w:hAnsi="Times New Roman" w:cs="Times New Roman"/>
                <w:color w:val="000000"/>
                <w:sz w:val="20"/>
                <w:szCs w:val="20"/>
                <w:lang w:val="en-GB" w:eastAsia="en-GB"/>
              </w:rPr>
            </w:pPr>
            <w:ins w:id="139" w:author="Audencio Victor Rafael" w:date="2025-10-26T00:36:00Z" w16du:dateUtc="2025-10-25T23:36:00Z">
              <w:r w:rsidRPr="00595DD1">
                <w:rPr>
                  <w:rFonts w:ascii="Times New Roman" w:hAnsi="Times New Roman" w:cs="Times New Roman"/>
                  <w:b/>
                  <w:bCs/>
                  <w:sz w:val="20"/>
                  <w:szCs w:val="20"/>
                  <w:lang w:val="en-GB" w:eastAsia="en-GB"/>
                </w:rPr>
                <w:t>Mean difference between</w:t>
              </w:r>
              <w:r w:rsidRPr="00595DD1">
                <w:rPr>
                  <w:rFonts w:ascii="Times New Roman" w:hAnsi="Times New Roman" w:cs="Times New Roman"/>
                  <w:b/>
                  <w:bCs/>
                  <w:sz w:val="20"/>
                  <w:szCs w:val="20"/>
                  <w:lang w:val="en-GB" w:eastAsia="en-GB"/>
                </w:rPr>
                <w:br/>
                <w:t>GIGS and WHO z-scores</w:t>
              </w:r>
              <w:r w:rsidRPr="00595DD1">
                <w:rPr>
                  <w:rFonts w:ascii="Times New Roman" w:hAnsi="Times New Roman" w:cs="Times New Roman"/>
                  <w:b/>
                  <w:bCs/>
                  <w:sz w:val="20"/>
                  <w:szCs w:val="20"/>
                  <w:vertAlign w:val="superscript"/>
                  <w:lang w:val="en-GB" w:eastAsia="en-GB"/>
                </w:rPr>
                <w:t>1</w:t>
              </w:r>
            </w:ins>
          </w:p>
        </w:tc>
      </w:tr>
      <w:tr w:rsidR="00595DD1" w:rsidRPr="00595DD1" w14:paraId="66E37634" w14:textId="77777777" w:rsidTr="00595DD1">
        <w:trPr>
          <w:trHeight w:val="376"/>
          <w:ins w:id="140" w:author="Audencio Victor Rafael" w:date="2025-10-26T00:36:00Z"/>
        </w:trPr>
        <w:tc>
          <w:tcPr>
            <w:tcW w:w="2967" w:type="dxa"/>
            <w:shd w:val="clear" w:color="auto" w:fill="D9D9D9"/>
          </w:tcPr>
          <w:p w14:paraId="1440D1CF"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141" w:author="Audencio Victor Rafael" w:date="2025-10-26T00:36:00Z" w16du:dateUtc="2025-10-25T23:36:00Z"/>
                <w:rFonts w:ascii="Times New Roman" w:eastAsia="Helvetica" w:hAnsi="Times New Roman" w:cs="Times New Roman"/>
                <w:color w:val="000000"/>
                <w:sz w:val="20"/>
                <w:szCs w:val="20"/>
                <w:lang w:val="en-GB" w:eastAsia="en-GB"/>
              </w:rPr>
            </w:pPr>
            <w:ins w:id="142" w:author="Audencio Victor Rafael" w:date="2025-10-26T00:36:00Z" w16du:dateUtc="2025-10-25T23:36:00Z">
              <w:r w:rsidRPr="00595DD1">
                <w:rPr>
                  <w:rFonts w:ascii="Times New Roman" w:hAnsi="Times New Roman" w:cs="Times New Roman"/>
                  <w:sz w:val="20"/>
                  <w:szCs w:val="20"/>
                  <w:lang w:val="en-GB" w:eastAsia="en-GB"/>
                </w:rPr>
                <w:t>Weight-for-age z-score</w:t>
              </w:r>
            </w:ins>
          </w:p>
        </w:tc>
        <w:tc>
          <w:tcPr>
            <w:tcW w:w="846" w:type="dxa"/>
            <w:shd w:val="clear" w:color="auto" w:fill="D9D9D9"/>
          </w:tcPr>
          <w:p w14:paraId="15BDBB42"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jc w:val="right"/>
              <w:rPr>
                <w:ins w:id="143" w:author="Audencio Victor Rafael" w:date="2025-10-26T00:36:00Z" w16du:dateUtc="2025-10-25T23:36:00Z"/>
                <w:rFonts w:ascii="Times New Roman" w:eastAsia="Helvetica" w:hAnsi="Times New Roman" w:cs="Times New Roman"/>
                <w:color w:val="000000"/>
                <w:sz w:val="20"/>
                <w:szCs w:val="20"/>
                <w:lang w:val="en-GB" w:eastAsia="en-GB"/>
              </w:rPr>
            </w:pPr>
          </w:p>
        </w:tc>
        <w:tc>
          <w:tcPr>
            <w:tcW w:w="1994" w:type="dxa"/>
            <w:shd w:val="clear" w:color="auto" w:fill="D9D9D9"/>
          </w:tcPr>
          <w:p w14:paraId="2AC58A46"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144" w:author="Audencio Victor Rafael" w:date="2025-10-26T00:36:00Z" w16du:dateUtc="2025-10-25T23:36:00Z"/>
                <w:rFonts w:ascii="Times New Roman" w:eastAsia="Helvetica" w:hAnsi="Times New Roman" w:cs="Times New Roman"/>
                <w:color w:val="000000"/>
                <w:sz w:val="20"/>
                <w:szCs w:val="20"/>
                <w:lang w:val="en-GB" w:eastAsia="en-GB"/>
              </w:rPr>
            </w:pPr>
            <w:ins w:id="145" w:author="Audencio Victor Rafael" w:date="2025-10-26T00:36:00Z" w16du:dateUtc="2025-10-25T23:36:00Z">
              <w:r w:rsidRPr="00595DD1">
                <w:rPr>
                  <w:rFonts w:ascii="Times New Roman" w:hAnsi="Times New Roman" w:cs="Times New Roman"/>
                  <w:sz w:val="20"/>
                  <w:szCs w:val="20"/>
                  <w:lang w:val="en-GB" w:eastAsia="en-GB"/>
                </w:rPr>
                <w:t>Mean (SD)</w:t>
              </w:r>
            </w:ins>
          </w:p>
        </w:tc>
        <w:tc>
          <w:tcPr>
            <w:tcW w:w="1473" w:type="dxa"/>
            <w:shd w:val="clear" w:color="auto" w:fill="D9D9D9"/>
          </w:tcPr>
          <w:p w14:paraId="77567B37"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146" w:author="Audencio Victor Rafael" w:date="2025-10-26T00:36:00Z" w16du:dateUtc="2025-10-25T23:36:00Z"/>
                <w:rFonts w:ascii="Times New Roman" w:eastAsia="Helvetica" w:hAnsi="Times New Roman" w:cs="Times New Roman"/>
                <w:color w:val="000000"/>
                <w:sz w:val="20"/>
                <w:szCs w:val="20"/>
                <w:lang w:val="en-GB" w:eastAsia="en-GB"/>
              </w:rPr>
            </w:pPr>
            <w:ins w:id="147" w:author="Audencio Victor Rafael" w:date="2025-10-26T00:36:00Z" w16du:dateUtc="2025-10-25T23:36:00Z">
              <w:r w:rsidRPr="00595DD1">
                <w:rPr>
                  <w:rFonts w:ascii="Times New Roman" w:hAnsi="Times New Roman" w:cs="Times New Roman"/>
                  <w:sz w:val="20"/>
                  <w:szCs w:val="20"/>
                  <w:lang w:val="en-GB" w:eastAsia="en-GB"/>
                </w:rPr>
                <w:t>Mean (SD)</w:t>
              </w:r>
            </w:ins>
          </w:p>
        </w:tc>
        <w:tc>
          <w:tcPr>
            <w:tcW w:w="1950" w:type="dxa"/>
            <w:shd w:val="clear" w:color="auto" w:fill="D9D9D9"/>
          </w:tcPr>
          <w:p w14:paraId="4BC1DA60"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148" w:author="Audencio Victor Rafael" w:date="2025-10-26T00:36:00Z" w16du:dateUtc="2025-10-25T23:36:00Z"/>
                <w:rFonts w:ascii="Times New Roman" w:eastAsia="Helvetica" w:hAnsi="Times New Roman" w:cs="Times New Roman"/>
                <w:color w:val="000000"/>
                <w:sz w:val="20"/>
                <w:szCs w:val="20"/>
                <w:lang w:val="en-GB" w:eastAsia="en-GB"/>
              </w:rPr>
            </w:pPr>
            <w:ins w:id="149" w:author="Audencio Victor Rafael" w:date="2025-10-26T00:36:00Z" w16du:dateUtc="2025-10-25T23:36:00Z">
              <w:r w:rsidRPr="00595DD1">
                <w:rPr>
                  <w:rFonts w:ascii="Times New Roman" w:hAnsi="Times New Roman" w:cs="Times New Roman"/>
                  <w:sz w:val="20"/>
                  <w:szCs w:val="20"/>
                  <w:lang w:val="en-GB" w:eastAsia="en-GB"/>
                </w:rPr>
                <w:t>Mean (SD)</w:t>
              </w:r>
            </w:ins>
          </w:p>
        </w:tc>
      </w:tr>
      <w:tr w:rsidR="00595DD1" w:rsidRPr="00595DD1" w14:paraId="6F2B978F" w14:textId="77777777" w:rsidTr="00595DD1">
        <w:trPr>
          <w:trHeight w:val="275"/>
          <w:ins w:id="150" w:author="Audencio Victor Rafael" w:date="2025-10-26T00:36:00Z"/>
        </w:trPr>
        <w:tc>
          <w:tcPr>
            <w:tcW w:w="2967" w:type="dxa"/>
          </w:tcPr>
          <w:p w14:paraId="3F3AA738"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151" w:author="Audencio Victor Rafael" w:date="2025-10-26T00:36:00Z" w16du:dateUtc="2025-10-25T23:36:00Z"/>
                <w:rFonts w:ascii="Times New Roman" w:eastAsia="Helvetica" w:hAnsi="Times New Roman" w:cs="Times New Roman"/>
                <w:color w:val="000000"/>
                <w:sz w:val="20"/>
                <w:szCs w:val="20"/>
                <w:lang w:val="en-GB" w:eastAsia="en-GB"/>
              </w:rPr>
            </w:pPr>
            <w:ins w:id="152" w:author="Audencio Victor Rafael" w:date="2025-10-26T00:36:00Z" w16du:dateUtc="2025-10-25T23:36:00Z">
              <w:r w:rsidRPr="00595DD1">
                <w:rPr>
                  <w:rFonts w:ascii="Times New Roman" w:eastAsia="Helvetica" w:hAnsi="Times New Roman" w:cs="Times New Roman"/>
                  <w:color w:val="000000"/>
                  <w:sz w:val="20"/>
                  <w:szCs w:val="20"/>
                  <w:lang w:val="en-GB" w:eastAsia="en-GB"/>
                </w:rPr>
                <w:t>Overall (28</w:t>
              </w:r>
              <w:r w:rsidRPr="00595DD1">
                <w:rPr>
                  <w:rFonts w:ascii="Times New Roman" w:eastAsia="Helvetica" w:hAnsi="Times New Roman" w:cs="Times New Roman"/>
                  <w:color w:val="000000"/>
                  <w:sz w:val="20"/>
                  <w:szCs w:val="20"/>
                  <w:vertAlign w:val="superscript"/>
                  <w:lang w:val="en-GB" w:eastAsia="en-GB"/>
                </w:rPr>
                <w:t>+0</w:t>
              </w:r>
              <w:r w:rsidRPr="00595DD1">
                <w:rPr>
                  <w:rFonts w:ascii="Times New Roman" w:eastAsia="Helvetica" w:hAnsi="Times New Roman" w:cs="Times New Roman"/>
                  <w:color w:val="000000"/>
                  <w:sz w:val="20"/>
                  <w:szCs w:val="20"/>
                  <w:lang w:val="en-GB" w:eastAsia="en-GB"/>
                </w:rPr>
                <w:t xml:space="preserve"> to 42</w:t>
              </w:r>
              <w:r w:rsidRPr="00595DD1">
                <w:rPr>
                  <w:rFonts w:ascii="Times New Roman" w:eastAsia="Helvetica" w:hAnsi="Times New Roman" w:cs="Times New Roman"/>
                  <w:color w:val="000000"/>
                  <w:sz w:val="20"/>
                  <w:szCs w:val="20"/>
                  <w:vertAlign w:val="superscript"/>
                  <w:lang w:val="en-GB" w:eastAsia="en-GB"/>
                </w:rPr>
                <w:t>+6</w:t>
              </w:r>
              <w:r w:rsidRPr="00595DD1">
                <w:rPr>
                  <w:rFonts w:ascii="Times New Roman" w:eastAsia="Helvetica" w:hAnsi="Times New Roman" w:cs="Times New Roman"/>
                  <w:color w:val="000000"/>
                  <w:sz w:val="20"/>
                  <w:szCs w:val="20"/>
                  <w:lang w:val="en-GB" w:eastAsia="en-GB"/>
                </w:rPr>
                <w:t>)</w:t>
              </w:r>
            </w:ins>
          </w:p>
        </w:tc>
        <w:tc>
          <w:tcPr>
            <w:tcW w:w="846" w:type="dxa"/>
          </w:tcPr>
          <w:p w14:paraId="482DF2A0"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153" w:author="Audencio Victor Rafael" w:date="2025-10-26T00:36:00Z" w16du:dateUtc="2025-10-25T23:36:00Z"/>
                <w:rFonts w:ascii="Times New Roman" w:eastAsia="Helvetica" w:hAnsi="Times New Roman" w:cs="Times New Roman"/>
                <w:color w:val="000000"/>
                <w:sz w:val="20"/>
                <w:szCs w:val="20"/>
                <w:lang w:val="en-GB" w:eastAsia="en-GB"/>
              </w:rPr>
              <w:pPrChange w:id="154"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155" w:author="Audencio Victor Rafael" w:date="2025-10-26T00:36:00Z" w16du:dateUtc="2025-10-25T23:36:00Z">
              <w:r w:rsidRPr="00595DD1">
                <w:rPr>
                  <w:rFonts w:ascii="Times New Roman" w:eastAsia="Helvetica" w:hAnsi="Times New Roman" w:cs="Times New Roman"/>
                  <w:color w:val="000000"/>
                  <w:sz w:val="20"/>
                  <w:szCs w:val="20"/>
                  <w:lang w:val="en-GB" w:eastAsia="en-GB"/>
                </w:rPr>
                <w:t>599</w:t>
              </w:r>
            </w:ins>
          </w:p>
        </w:tc>
        <w:tc>
          <w:tcPr>
            <w:tcW w:w="1994" w:type="dxa"/>
          </w:tcPr>
          <w:p w14:paraId="25C1B174"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156" w:author="Audencio Victor Rafael" w:date="2025-10-26T00:36:00Z" w16du:dateUtc="2025-10-25T23:36:00Z"/>
                <w:rFonts w:ascii="Times New Roman" w:eastAsia="Helvetica" w:hAnsi="Times New Roman" w:cs="Times New Roman"/>
                <w:color w:val="000000"/>
                <w:sz w:val="20"/>
                <w:szCs w:val="20"/>
                <w:lang w:val="en-GB" w:eastAsia="en-GB"/>
              </w:rPr>
              <w:pPrChange w:id="157"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158" w:author="Audencio Victor Rafael" w:date="2025-10-26T00:36:00Z" w16du:dateUtc="2025-10-25T23:36:00Z">
              <w:r w:rsidRPr="00595DD1">
                <w:rPr>
                  <w:rFonts w:ascii="Times New Roman" w:eastAsia="Helvetica" w:hAnsi="Times New Roman" w:cs="Times New Roman"/>
                  <w:color w:val="000000"/>
                  <w:sz w:val="20"/>
                  <w:szCs w:val="20"/>
                  <w:lang w:val="en-GB" w:eastAsia="en-GB"/>
                </w:rPr>
                <w:t>-1.21 (1.35)</w:t>
              </w:r>
            </w:ins>
          </w:p>
        </w:tc>
        <w:tc>
          <w:tcPr>
            <w:tcW w:w="1473" w:type="dxa"/>
          </w:tcPr>
          <w:p w14:paraId="12C17401"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159" w:author="Audencio Victor Rafael" w:date="2025-10-26T00:36:00Z" w16du:dateUtc="2025-10-25T23:36:00Z"/>
                <w:rFonts w:ascii="Times New Roman" w:eastAsia="Helvetica" w:hAnsi="Times New Roman" w:cs="Times New Roman"/>
                <w:color w:val="000000"/>
                <w:sz w:val="20"/>
                <w:szCs w:val="20"/>
                <w:lang w:val="en-GB" w:eastAsia="en-GB"/>
              </w:rPr>
              <w:pPrChange w:id="160"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161" w:author="Audencio Victor Rafael" w:date="2025-10-26T00:36:00Z" w16du:dateUtc="2025-10-25T23:36:00Z">
              <w:r w:rsidRPr="00595DD1">
                <w:rPr>
                  <w:rFonts w:ascii="Times New Roman" w:eastAsia="Helvetica" w:hAnsi="Times New Roman" w:cs="Times New Roman"/>
                  <w:color w:val="000000"/>
                  <w:sz w:val="20"/>
                  <w:szCs w:val="20"/>
                  <w:lang w:val="en-GB" w:eastAsia="en-GB"/>
                </w:rPr>
                <w:t>-2.96 (0.68)</w:t>
              </w:r>
            </w:ins>
          </w:p>
        </w:tc>
        <w:tc>
          <w:tcPr>
            <w:tcW w:w="1950" w:type="dxa"/>
          </w:tcPr>
          <w:p w14:paraId="228BFB12"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162" w:author="Audencio Victor Rafael" w:date="2025-10-26T00:36:00Z" w16du:dateUtc="2025-10-25T23:36:00Z"/>
                <w:rFonts w:ascii="Times New Roman" w:eastAsia="Helvetica" w:hAnsi="Times New Roman" w:cs="Times New Roman"/>
                <w:color w:val="000000"/>
                <w:sz w:val="20"/>
                <w:szCs w:val="20"/>
                <w:lang w:val="en-GB" w:eastAsia="en-GB"/>
              </w:rPr>
              <w:pPrChange w:id="163"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164" w:author="Audencio Victor Rafael" w:date="2025-10-26T00:36:00Z" w16du:dateUtc="2025-10-25T23:36:00Z">
              <w:r w:rsidRPr="00595DD1">
                <w:rPr>
                  <w:rFonts w:ascii="Times New Roman" w:eastAsia="Helvetica" w:hAnsi="Times New Roman" w:cs="Times New Roman"/>
                  <w:color w:val="000000"/>
                  <w:sz w:val="20"/>
                  <w:szCs w:val="20"/>
                  <w:lang w:val="en-GB" w:eastAsia="en-GB"/>
                </w:rPr>
                <w:t>1.75 (1.42)</w:t>
              </w:r>
            </w:ins>
          </w:p>
        </w:tc>
      </w:tr>
      <w:tr w:rsidR="00595DD1" w:rsidRPr="00595DD1" w14:paraId="6749B68D" w14:textId="77777777" w:rsidTr="00595DD1">
        <w:trPr>
          <w:trHeight w:val="275"/>
          <w:ins w:id="165" w:author="Audencio Victor Rafael" w:date="2025-10-26T00:36:00Z"/>
        </w:trPr>
        <w:tc>
          <w:tcPr>
            <w:tcW w:w="2967" w:type="dxa"/>
          </w:tcPr>
          <w:p w14:paraId="766247BA"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166" w:author="Audencio Victor Rafael" w:date="2025-10-26T00:36:00Z" w16du:dateUtc="2025-10-25T23:36:00Z"/>
                <w:rFonts w:ascii="Times New Roman" w:eastAsia="Helvetica" w:hAnsi="Times New Roman" w:cs="Times New Roman"/>
                <w:color w:val="000000"/>
                <w:sz w:val="20"/>
                <w:szCs w:val="20"/>
                <w:lang w:val="en-GB" w:eastAsia="en-GB"/>
              </w:rPr>
            </w:pPr>
            <w:ins w:id="167" w:author="Audencio Victor Rafael" w:date="2025-10-26T00:36:00Z" w16du:dateUtc="2025-10-25T23:36:00Z">
              <w:r w:rsidRPr="00595DD1">
                <w:rPr>
                  <w:rFonts w:ascii="Times New Roman" w:eastAsia="Helvetica" w:hAnsi="Times New Roman" w:cs="Times New Roman"/>
                  <w:color w:val="000000"/>
                  <w:sz w:val="20"/>
                  <w:szCs w:val="20"/>
                  <w:lang w:val="en-GB" w:eastAsia="en-GB"/>
                </w:rPr>
                <w:t>Preterm (28</w:t>
              </w:r>
              <w:r w:rsidRPr="00595DD1">
                <w:rPr>
                  <w:rFonts w:ascii="Times New Roman" w:eastAsia="Helvetica" w:hAnsi="Times New Roman" w:cs="Times New Roman"/>
                  <w:color w:val="000000"/>
                  <w:sz w:val="20"/>
                  <w:szCs w:val="20"/>
                  <w:vertAlign w:val="superscript"/>
                  <w:lang w:val="en-GB" w:eastAsia="en-GB"/>
                </w:rPr>
                <w:t>+0</w:t>
              </w:r>
              <w:r w:rsidRPr="00595DD1">
                <w:rPr>
                  <w:rFonts w:ascii="Times New Roman" w:eastAsia="Helvetica" w:hAnsi="Times New Roman" w:cs="Times New Roman"/>
                  <w:color w:val="000000"/>
                  <w:sz w:val="20"/>
                  <w:szCs w:val="20"/>
                  <w:lang w:val="en-GB" w:eastAsia="en-GB"/>
                </w:rPr>
                <w:t xml:space="preserve"> to 36</w:t>
              </w:r>
              <w:r w:rsidRPr="00595DD1">
                <w:rPr>
                  <w:rFonts w:ascii="Times New Roman" w:eastAsia="Helvetica" w:hAnsi="Times New Roman" w:cs="Times New Roman"/>
                  <w:color w:val="000000"/>
                  <w:sz w:val="20"/>
                  <w:szCs w:val="20"/>
                  <w:vertAlign w:val="superscript"/>
                  <w:lang w:val="en-GB" w:eastAsia="en-GB"/>
                </w:rPr>
                <w:t>+6</w:t>
              </w:r>
              <w:r w:rsidRPr="00595DD1">
                <w:rPr>
                  <w:rFonts w:ascii="Times New Roman" w:eastAsia="Helvetica" w:hAnsi="Times New Roman" w:cs="Times New Roman"/>
                  <w:color w:val="000000"/>
                  <w:sz w:val="20"/>
                  <w:szCs w:val="20"/>
                  <w:lang w:val="en-GB" w:eastAsia="en-GB"/>
                </w:rPr>
                <w:t>)</w:t>
              </w:r>
            </w:ins>
          </w:p>
        </w:tc>
        <w:tc>
          <w:tcPr>
            <w:tcW w:w="846" w:type="dxa"/>
          </w:tcPr>
          <w:p w14:paraId="3366914C"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168" w:author="Audencio Victor Rafael" w:date="2025-10-26T00:36:00Z" w16du:dateUtc="2025-10-25T23:36:00Z"/>
                <w:rFonts w:ascii="Times New Roman" w:eastAsia="Helvetica" w:hAnsi="Times New Roman" w:cs="Times New Roman"/>
                <w:color w:val="000000"/>
                <w:sz w:val="20"/>
                <w:szCs w:val="20"/>
                <w:lang w:val="en-GB" w:eastAsia="en-GB"/>
              </w:rPr>
              <w:pPrChange w:id="169"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170" w:author="Audencio Victor Rafael" w:date="2025-10-26T00:36:00Z" w16du:dateUtc="2025-10-25T23:36:00Z">
              <w:r w:rsidRPr="00595DD1">
                <w:rPr>
                  <w:rFonts w:ascii="Times New Roman" w:eastAsia="Helvetica" w:hAnsi="Times New Roman" w:cs="Times New Roman"/>
                  <w:color w:val="000000"/>
                  <w:sz w:val="20"/>
                  <w:szCs w:val="20"/>
                  <w:lang w:val="en-GB" w:eastAsia="en-GB"/>
                </w:rPr>
                <w:t>362</w:t>
              </w:r>
            </w:ins>
          </w:p>
        </w:tc>
        <w:tc>
          <w:tcPr>
            <w:tcW w:w="1994" w:type="dxa"/>
          </w:tcPr>
          <w:p w14:paraId="00E0EBA7"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171" w:author="Audencio Victor Rafael" w:date="2025-10-26T00:36:00Z" w16du:dateUtc="2025-10-25T23:36:00Z"/>
                <w:rFonts w:ascii="Times New Roman" w:eastAsia="Helvetica" w:hAnsi="Times New Roman" w:cs="Times New Roman"/>
                <w:color w:val="000000"/>
                <w:sz w:val="20"/>
                <w:szCs w:val="20"/>
                <w:lang w:val="en-GB" w:eastAsia="en-GB"/>
              </w:rPr>
              <w:pPrChange w:id="172"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173" w:author="Audencio Victor Rafael" w:date="2025-10-26T00:36:00Z" w16du:dateUtc="2025-10-25T23:36:00Z">
              <w:r w:rsidRPr="00595DD1">
                <w:rPr>
                  <w:rFonts w:ascii="Times New Roman" w:eastAsia="Helvetica" w:hAnsi="Times New Roman" w:cs="Times New Roman"/>
                  <w:color w:val="000000"/>
                  <w:sz w:val="20"/>
                  <w:szCs w:val="20"/>
                  <w:lang w:val="en-GB" w:eastAsia="en-GB"/>
                </w:rPr>
                <w:t>-0.49 (1.2)</w:t>
              </w:r>
            </w:ins>
          </w:p>
        </w:tc>
        <w:tc>
          <w:tcPr>
            <w:tcW w:w="1473" w:type="dxa"/>
          </w:tcPr>
          <w:p w14:paraId="4FBD0D61"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174" w:author="Audencio Victor Rafael" w:date="2025-10-26T00:36:00Z" w16du:dateUtc="2025-10-25T23:36:00Z"/>
                <w:rFonts w:ascii="Times New Roman" w:eastAsia="Helvetica" w:hAnsi="Times New Roman" w:cs="Times New Roman"/>
                <w:color w:val="000000"/>
                <w:sz w:val="20"/>
                <w:szCs w:val="20"/>
                <w:lang w:val="en-GB" w:eastAsia="en-GB"/>
              </w:rPr>
              <w:pPrChange w:id="175"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176" w:author="Audencio Victor Rafael" w:date="2025-10-26T00:36:00Z" w16du:dateUtc="2025-10-25T23:36:00Z">
              <w:r w:rsidRPr="00595DD1">
                <w:rPr>
                  <w:rFonts w:ascii="Times New Roman" w:eastAsia="Helvetica" w:hAnsi="Times New Roman" w:cs="Times New Roman"/>
                  <w:color w:val="000000"/>
                  <w:sz w:val="20"/>
                  <w:szCs w:val="20"/>
                  <w:lang w:val="en-GB" w:eastAsia="en-GB"/>
                </w:rPr>
                <w:t>-3.07 (0.68)</w:t>
              </w:r>
            </w:ins>
          </w:p>
        </w:tc>
        <w:tc>
          <w:tcPr>
            <w:tcW w:w="1950" w:type="dxa"/>
          </w:tcPr>
          <w:p w14:paraId="22B7266C"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177" w:author="Audencio Victor Rafael" w:date="2025-10-26T00:36:00Z" w16du:dateUtc="2025-10-25T23:36:00Z"/>
                <w:rFonts w:ascii="Times New Roman" w:eastAsia="Helvetica" w:hAnsi="Times New Roman" w:cs="Times New Roman"/>
                <w:color w:val="000000"/>
                <w:sz w:val="20"/>
                <w:szCs w:val="20"/>
                <w:lang w:val="en-GB" w:eastAsia="en-GB"/>
              </w:rPr>
              <w:pPrChange w:id="178"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179" w:author="Audencio Victor Rafael" w:date="2025-10-26T00:36:00Z" w16du:dateUtc="2025-10-25T23:36:00Z">
              <w:r w:rsidRPr="00595DD1">
                <w:rPr>
                  <w:rFonts w:ascii="Times New Roman" w:eastAsia="Helvetica" w:hAnsi="Times New Roman" w:cs="Times New Roman"/>
                  <w:color w:val="000000"/>
                  <w:sz w:val="20"/>
                  <w:szCs w:val="20"/>
                  <w:lang w:val="en-GB" w:eastAsia="en-GB"/>
                </w:rPr>
                <w:t>2.58 (1.23)</w:t>
              </w:r>
            </w:ins>
          </w:p>
        </w:tc>
      </w:tr>
      <w:tr w:rsidR="00595DD1" w:rsidRPr="00595DD1" w14:paraId="7879B610" w14:textId="77777777" w:rsidTr="00595DD1">
        <w:trPr>
          <w:trHeight w:val="275"/>
          <w:ins w:id="180" w:author="Audencio Victor Rafael" w:date="2025-10-26T00:36:00Z"/>
        </w:trPr>
        <w:tc>
          <w:tcPr>
            <w:tcW w:w="2967" w:type="dxa"/>
          </w:tcPr>
          <w:p w14:paraId="11ED3DB4"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181" w:author="Audencio Victor Rafael" w:date="2025-10-26T00:36:00Z" w16du:dateUtc="2025-10-25T23:36:00Z"/>
                <w:rFonts w:ascii="Times New Roman" w:eastAsia="Helvetica" w:hAnsi="Times New Roman" w:cs="Times New Roman"/>
                <w:color w:val="000000"/>
                <w:sz w:val="20"/>
                <w:szCs w:val="20"/>
                <w:lang w:val="en-GB" w:eastAsia="en-GB"/>
              </w:rPr>
            </w:pPr>
            <w:ins w:id="182" w:author="Audencio Victor Rafael" w:date="2025-10-26T00:36:00Z" w16du:dateUtc="2025-10-25T23:36:00Z">
              <w:r w:rsidRPr="00595DD1">
                <w:rPr>
                  <w:rFonts w:ascii="Times New Roman" w:eastAsia="Helvetica" w:hAnsi="Times New Roman" w:cs="Times New Roman"/>
                  <w:color w:val="000000"/>
                  <w:sz w:val="20"/>
                  <w:szCs w:val="20"/>
                  <w:lang w:val="en-GB" w:eastAsia="en-GB"/>
                </w:rPr>
                <w:t>Very preterm (28</w:t>
              </w:r>
              <w:r w:rsidRPr="00595DD1">
                <w:rPr>
                  <w:rFonts w:ascii="Times New Roman" w:eastAsia="Helvetica" w:hAnsi="Times New Roman" w:cs="Times New Roman"/>
                  <w:color w:val="000000"/>
                  <w:sz w:val="20"/>
                  <w:szCs w:val="20"/>
                  <w:vertAlign w:val="superscript"/>
                  <w:lang w:val="en-GB" w:eastAsia="en-GB"/>
                </w:rPr>
                <w:t>+0</w:t>
              </w:r>
              <w:r w:rsidRPr="00595DD1">
                <w:rPr>
                  <w:rFonts w:ascii="Times New Roman" w:eastAsia="Helvetica" w:hAnsi="Times New Roman" w:cs="Times New Roman"/>
                  <w:color w:val="000000"/>
                  <w:sz w:val="20"/>
                  <w:szCs w:val="20"/>
                  <w:lang w:val="en-GB" w:eastAsia="en-GB"/>
                </w:rPr>
                <w:t xml:space="preserve"> to 31</w:t>
              </w:r>
              <w:r w:rsidRPr="00595DD1">
                <w:rPr>
                  <w:rFonts w:ascii="Times New Roman" w:eastAsia="Helvetica" w:hAnsi="Times New Roman" w:cs="Times New Roman"/>
                  <w:color w:val="000000"/>
                  <w:sz w:val="20"/>
                  <w:szCs w:val="20"/>
                  <w:vertAlign w:val="superscript"/>
                  <w:lang w:val="en-GB" w:eastAsia="en-GB"/>
                </w:rPr>
                <w:t>+6</w:t>
              </w:r>
              <w:r w:rsidRPr="00595DD1">
                <w:rPr>
                  <w:rFonts w:ascii="Times New Roman" w:eastAsia="Helvetica" w:hAnsi="Times New Roman" w:cs="Times New Roman"/>
                  <w:color w:val="000000"/>
                  <w:sz w:val="20"/>
                  <w:szCs w:val="20"/>
                  <w:lang w:val="en-GB" w:eastAsia="en-GB"/>
                </w:rPr>
                <w:t>)</w:t>
              </w:r>
            </w:ins>
          </w:p>
        </w:tc>
        <w:tc>
          <w:tcPr>
            <w:tcW w:w="846" w:type="dxa"/>
          </w:tcPr>
          <w:p w14:paraId="5564ED3E"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183" w:author="Audencio Victor Rafael" w:date="2025-10-26T00:36:00Z" w16du:dateUtc="2025-10-25T23:36:00Z"/>
                <w:rFonts w:ascii="Times New Roman" w:eastAsia="Helvetica" w:hAnsi="Times New Roman" w:cs="Times New Roman"/>
                <w:color w:val="000000"/>
                <w:sz w:val="20"/>
                <w:szCs w:val="20"/>
                <w:lang w:val="en-GB" w:eastAsia="en-GB"/>
              </w:rPr>
              <w:pPrChange w:id="184"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185" w:author="Audencio Victor Rafael" w:date="2025-10-26T00:36:00Z" w16du:dateUtc="2025-10-25T23:36:00Z">
              <w:r w:rsidRPr="00595DD1">
                <w:rPr>
                  <w:rFonts w:ascii="Times New Roman" w:eastAsia="Helvetica" w:hAnsi="Times New Roman" w:cs="Times New Roman"/>
                  <w:color w:val="000000"/>
                  <w:sz w:val="20"/>
                  <w:szCs w:val="20"/>
                  <w:lang w:val="en-GB" w:eastAsia="en-GB"/>
                </w:rPr>
                <w:t>40</w:t>
              </w:r>
            </w:ins>
          </w:p>
        </w:tc>
        <w:tc>
          <w:tcPr>
            <w:tcW w:w="1994" w:type="dxa"/>
          </w:tcPr>
          <w:p w14:paraId="1BEE4EF9"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186" w:author="Audencio Victor Rafael" w:date="2025-10-26T00:36:00Z" w16du:dateUtc="2025-10-25T23:36:00Z"/>
                <w:rFonts w:ascii="Times New Roman" w:eastAsia="Helvetica" w:hAnsi="Times New Roman" w:cs="Times New Roman"/>
                <w:color w:val="000000"/>
                <w:sz w:val="20"/>
                <w:szCs w:val="20"/>
                <w:lang w:val="en-GB" w:eastAsia="en-GB"/>
              </w:rPr>
              <w:pPrChange w:id="187"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188" w:author="Audencio Victor Rafael" w:date="2025-10-26T00:36:00Z" w16du:dateUtc="2025-10-25T23:36:00Z">
              <w:r w:rsidRPr="00595DD1">
                <w:rPr>
                  <w:rFonts w:ascii="Times New Roman" w:eastAsia="Helvetica" w:hAnsi="Times New Roman" w:cs="Times New Roman"/>
                  <w:color w:val="000000"/>
                  <w:sz w:val="20"/>
                  <w:szCs w:val="20"/>
                  <w:lang w:val="en-GB" w:eastAsia="en-GB"/>
                </w:rPr>
                <w:t>1.66 (1.06)</w:t>
              </w:r>
            </w:ins>
          </w:p>
        </w:tc>
        <w:tc>
          <w:tcPr>
            <w:tcW w:w="1473" w:type="dxa"/>
          </w:tcPr>
          <w:p w14:paraId="20586C11"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189" w:author="Audencio Victor Rafael" w:date="2025-10-26T00:36:00Z" w16du:dateUtc="2025-10-25T23:36:00Z"/>
                <w:rFonts w:ascii="Times New Roman" w:eastAsia="Helvetica" w:hAnsi="Times New Roman" w:cs="Times New Roman"/>
                <w:color w:val="000000"/>
                <w:sz w:val="20"/>
                <w:szCs w:val="20"/>
                <w:lang w:val="en-GB" w:eastAsia="en-GB"/>
              </w:rPr>
              <w:pPrChange w:id="190"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191" w:author="Audencio Victor Rafael" w:date="2025-10-26T00:36:00Z" w16du:dateUtc="2025-10-25T23:36:00Z">
              <w:r w:rsidRPr="00595DD1">
                <w:rPr>
                  <w:rFonts w:ascii="Times New Roman" w:eastAsia="Helvetica" w:hAnsi="Times New Roman" w:cs="Times New Roman"/>
                  <w:color w:val="000000"/>
                  <w:sz w:val="20"/>
                  <w:szCs w:val="20"/>
                  <w:lang w:val="en-GB" w:eastAsia="en-GB"/>
                </w:rPr>
                <w:t>-3.46 (0.78)</w:t>
              </w:r>
            </w:ins>
          </w:p>
        </w:tc>
        <w:tc>
          <w:tcPr>
            <w:tcW w:w="1950" w:type="dxa"/>
          </w:tcPr>
          <w:p w14:paraId="7B369832"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192" w:author="Audencio Victor Rafael" w:date="2025-10-26T00:36:00Z" w16du:dateUtc="2025-10-25T23:36:00Z"/>
                <w:rFonts w:ascii="Times New Roman" w:eastAsia="Helvetica" w:hAnsi="Times New Roman" w:cs="Times New Roman"/>
                <w:color w:val="000000"/>
                <w:sz w:val="20"/>
                <w:szCs w:val="20"/>
                <w:lang w:val="en-GB" w:eastAsia="en-GB"/>
              </w:rPr>
              <w:pPrChange w:id="193"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194" w:author="Audencio Victor Rafael" w:date="2025-10-26T00:36:00Z" w16du:dateUtc="2025-10-25T23:36:00Z">
              <w:r w:rsidRPr="00595DD1">
                <w:rPr>
                  <w:rFonts w:ascii="Times New Roman" w:eastAsia="Helvetica" w:hAnsi="Times New Roman" w:cs="Times New Roman"/>
                  <w:color w:val="000000"/>
                  <w:sz w:val="20"/>
                  <w:szCs w:val="20"/>
                  <w:lang w:val="en-GB" w:eastAsia="en-GB"/>
                </w:rPr>
                <w:t>5.12 (0.84)</w:t>
              </w:r>
            </w:ins>
          </w:p>
        </w:tc>
      </w:tr>
      <w:tr w:rsidR="00595DD1" w:rsidRPr="00595DD1" w14:paraId="4EFF0B2D" w14:textId="77777777" w:rsidTr="00595DD1">
        <w:trPr>
          <w:trHeight w:val="207"/>
          <w:ins w:id="195" w:author="Audencio Victor Rafael" w:date="2025-10-26T00:36:00Z"/>
        </w:trPr>
        <w:tc>
          <w:tcPr>
            <w:tcW w:w="2967" w:type="dxa"/>
          </w:tcPr>
          <w:p w14:paraId="704A8669"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196" w:author="Audencio Victor Rafael" w:date="2025-10-26T00:36:00Z" w16du:dateUtc="2025-10-25T23:36:00Z"/>
                <w:rFonts w:ascii="Times New Roman" w:eastAsia="Helvetica" w:hAnsi="Times New Roman" w:cs="Times New Roman"/>
                <w:color w:val="000000"/>
                <w:sz w:val="20"/>
                <w:szCs w:val="20"/>
                <w:lang w:val="en-GB" w:eastAsia="en-GB"/>
              </w:rPr>
            </w:pPr>
            <w:ins w:id="197" w:author="Audencio Victor Rafael" w:date="2025-10-26T00:36:00Z" w16du:dateUtc="2025-10-25T23:36:00Z">
              <w:r w:rsidRPr="00595DD1">
                <w:rPr>
                  <w:rFonts w:ascii="Times New Roman" w:eastAsia="Helvetica" w:hAnsi="Times New Roman" w:cs="Times New Roman"/>
                  <w:color w:val="000000"/>
                  <w:sz w:val="20"/>
                  <w:szCs w:val="20"/>
                  <w:lang w:val="en-GB" w:eastAsia="en-GB"/>
                </w:rPr>
                <w:t>Moderately preterm (32</w:t>
              </w:r>
              <w:r w:rsidRPr="00595DD1">
                <w:rPr>
                  <w:rFonts w:ascii="Times New Roman" w:eastAsia="Helvetica" w:hAnsi="Times New Roman" w:cs="Times New Roman"/>
                  <w:color w:val="000000"/>
                  <w:sz w:val="20"/>
                  <w:szCs w:val="20"/>
                  <w:vertAlign w:val="superscript"/>
                  <w:lang w:val="en-GB" w:eastAsia="en-GB"/>
                </w:rPr>
                <w:t>+0</w:t>
              </w:r>
              <w:r w:rsidRPr="00595DD1">
                <w:rPr>
                  <w:rFonts w:ascii="Times New Roman" w:eastAsia="Helvetica" w:hAnsi="Times New Roman" w:cs="Times New Roman"/>
                  <w:color w:val="000000"/>
                  <w:sz w:val="20"/>
                  <w:szCs w:val="20"/>
                  <w:lang w:val="en-GB" w:eastAsia="en-GB"/>
                </w:rPr>
                <w:t xml:space="preserve"> to 33</w:t>
              </w:r>
              <w:r w:rsidRPr="00595DD1">
                <w:rPr>
                  <w:rFonts w:ascii="Times New Roman" w:eastAsia="Helvetica" w:hAnsi="Times New Roman" w:cs="Times New Roman"/>
                  <w:color w:val="000000"/>
                  <w:sz w:val="20"/>
                  <w:szCs w:val="20"/>
                  <w:vertAlign w:val="superscript"/>
                  <w:lang w:val="en-GB" w:eastAsia="en-GB"/>
                </w:rPr>
                <w:t>+6</w:t>
              </w:r>
              <w:r w:rsidRPr="00595DD1">
                <w:rPr>
                  <w:rFonts w:ascii="Times New Roman" w:eastAsia="Helvetica" w:hAnsi="Times New Roman" w:cs="Times New Roman"/>
                  <w:color w:val="000000"/>
                  <w:sz w:val="20"/>
                  <w:szCs w:val="20"/>
                  <w:lang w:val="en-GB" w:eastAsia="en-GB"/>
                </w:rPr>
                <w:t>)</w:t>
              </w:r>
            </w:ins>
          </w:p>
        </w:tc>
        <w:tc>
          <w:tcPr>
            <w:tcW w:w="846" w:type="dxa"/>
          </w:tcPr>
          <w:p w14:paraId="76135B0F"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198" w:author="Audencio Victor Rafael" w:date="2025-10-26T00:36:00Z" w16du:dateUtc="2025-10-25T23:36:00Z"/>
                <w:rFonts w:ascii="Times New Roman" w:eastAsia="Helvetica" w:hAnsi="Times New Roman" w:cs="Times New Roman"/>
                <w:color w:val="000000"/>
                <w:sz w:val="20"/>
                <w:szCs w:val="20"/>
                <w:lang w:val="en-GB" w:eastAsia="en-GB"/>
              </w:rPr>
              <w:pPrChange w:id="199"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200" w:author="Audencio Victor Rafael" w:date="2025-10-26T00:36:00Z" w16du:dateUtc="2025-10-25T23:36:00Z">
              <w:r w:rsidRPr="00595DD1">
                <w:rPr>
                  <w:rFonts w:ascii="Times New Roman" w:eastAsia="Helvetica" w:hAnsi="Times New Roman" w:cs="Times New Roman"/>
                  <w:color w:val="000000"/>
                  <w:sz w:val="20"/>
                  <w:szCs w:val="20"/>
                  <w:lang w:val="en-GB" w:eastAsia="en-GB"/>
                </w:rPr>
                <w:t>74</w:t>
              </w:r>
            </w:ins>
          </w:p>
        </w:tc>
        <w:tc>
          <w:tcPr>
            <w:tcW w:w="1994" w:type="dxa"/>
          </w:tcPr>
          <w:p w14:paraId="5F994476"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01" w:author="Audencio Victor Rafael" w:date="2025-10-26T00:36:00Z" w16du:dateUtc="2025-10-25T23:36:00Z"/>
                <w:rFonts w:ascii="Times New Roman" w:eastAsia="Helvetica" w:hAnsi="Times New Roman" w:cs="Times New Roman"/>
                <w:color w:val="000000"/>
                <w:sz w:val="20"/>
                <w:szCs w:val="20"/>
                <w:lang w:val="en-GB" w:eastAsia="en-GB"/>
              </w:rPr>
              <w:pPrChange w:id="202"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03" w:author="Audencio Victor Rafael" w:date="2025-10-26T00:36:00Z" w16du:dateUtc="2025-10-25T23:36:00Z">
              <w:r w:rsidRPr="00595DD1">
                <w:rPr>
                  <w:rFonts w:ascii="Times New Roman" w:eastAsia="Helvetica" w:hAnsi="Times New Roman" w:cs="Times New Roman"/>
                  <w:color w:val="000000"/>
                  <w:sz w:val="20"/>
                  <w:szCs w:val="20"/>
                  <w:lang w:val="en-GB" w:eastAsia="en-GB"/>
                </w:rPr>
                <w:t>0.21 (0.76)</w:t>
              </w:r>
            </w:ins>
          </w:p>
        </w:tc>
        <w:tc>
          <w:tcPr>
            <w:tcW w:w="1473" w:type="dxa"/>
          </w:tcPr>
          <w:p w14:paraId="15E44002"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04" w:author="Audencio Victor Rafael" w:date="2025-10-26T00:36:00Z" w16du:dateUtc="2025-10-25T23:36:00Z"/>
                <w:rFonts w:ascii="Times New Roman" w:eastAsia="Helvetica" w:hAnsi="Times New Roman" w:cs="Times New Roman"/>
                <w:color w:val="000000"/>
                <w:sz w:val="20"/>
                <w:szCs w:val="20"/>
                <w:lang w:val="en-GB" w:eastAsia="en-GB"/>
              </w:rPr>
              <w:pPrChange w:id="205"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06" w:author="Audencio Victor Rafael" w:date="2025-10-26T00:36:00Z" w16du:dateUtc="2025-10-25T23:36:00Z">
              <w:r w:rsidRPr="00595DD1">
                <w:rPr>
                  <w:rFonts w:ascii="Times New Roman" w:eastAsia="Helvetica" w:hAnsi="Times New Roman" w:cs="Times New Roman"/>
                  <w:color w:val="000000"/>
                  <w:sz w:val="20"/>
                  <w:szCs w:val="20"/>
                  <w:lang w:val="en-GB" w:eastAsia="en-GB"/>
                </w:rPr>
                <w:t>-3.3 (0.66)</w:t>
              </w:r>
            </w:ins>
          </w:p>
        </w:tc>
        <w:tc>
          <w:tcPr>
            <w:tcW w:w="1950" w:type="dxa"/>
          </w:tcPr>
          <w:p w14:paraId="707837BC"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07" w:author="Audencio Victor Rafael" w:date="2025-10-26T00:36:00Z" w16du:dateUtc="2025-10-25T23:36:00Z"/>
                <w:rFonts w:ascii="Times New Roman" w:eastAsia="Helvetica" w:hAnsi="Times New Roman" w:cs="Times New Roman"/>
                <w:color w:val="000000"/>
                <w:sz w:val="20"/>
                <w:szCs w:val="20"/>
                <w:lang w:val="en-GB" w:eastAsia="en-GB"/>
              </w:rPr>
              <w:pPrChange w:id="208"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09" w:author="Audencio Victor Rafael" w:date="2025-10-26T00:36:00Z" w16du:dateUtc="2025-10-25T23:36:00Z">
              <w:r w:rsidRPr="00595DD1">
                <w:rPr>
                  <w:rFonts w:ascii="Times New Roman" w:eastAsia="Helvetica" w:hAnsi="Times New Roman" w:cs="Times New Roman"/>
                  <w:color w:val="000000"/>
                  <w:sz w:val="20"/>
                  <w:szCs w:val="20"/>
                  <w:lang w:val="en-GB" w:eastAsia="en-GB"/>
                </w:rPr>
                <w:t>3.51 (0.39)</w:t>
              </w:r>
            </w:ins>
          </w:p>
        </w:tc>
      </w:tr>
      <w:tr w:rsidR="00595DD1" w:rsidRPr="00595DD1" w14:paraId="44186C44" w14:textId="77777777" w:rsidTr="00595DD1">
        <w:trPr>
          <w:trHeight w:val="275"/>
          <w:ins w:id="210" w:author="Audencio Victor Rafael" w:date="2025-10-26T00:36:00Z"/>
        </w:trPr>
        <w:tc>
          <w:tcPr>
            <w:tcW w:w="2967" w:type="dxa"/>
          </w:tcPr>
          <w:p w14:paraId="295C9C22"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211" w:author="Audencio Victor Rafael" w:date="2025-10-26T00:36:00Z" w16du:dateUtc="2025-10-25T23:36:00Z"/>
                <w:rFonts w:ascii="Times New Roman" w:eastAsia="Helvetica" w:hAnsi="Times New Roman" w:cs="Times New Roman"/>
                <w:color w:val="000000"/>
                <w:sz w:val="20"/>
                <w:szCs w:val="20"/>
                <w:lang w:val="en-GB" w:eastAsia="en-GB"/>
              </w:rPr>
            </w:pPr>
            <w:ins w:id="212" w:author="Audencio Victor Rafael" w:date="2025-10-26T00:36:00Z" w16du:dateUtc="2025-10-25T23:36:00Z">
              <w:r w:rsidRPr="00595DD1">
                <w:rPr>
                  <w:rFonts w:ascii="Times New Roman" w:eastAsia="Helvetica" w:hAnsi="Times New Roman" w:cs="Times New Roman"/>
                  <w:color w:val="000000"/>
                  <w:sz w:val="20"/>
                  <w:szCs w:val="20"/>
                  <w:lang w:val="en-GB" w:eastAsia="en-GB"/>
                </w:rPr>
                <w:t xml:space="preserve">Late preterm </w:t>
              </w:r>
              <w:r w:rsidRPr="00595DD1">
                <w:rPr>
                  <w:rFonts w:ascii="Times New Roman" w:hAnsi="Times New Roman" w:cs="Times New Roman"/>
                  <w:sz w:val="20"/>
                  <w:szCs w:val="20"/>
                  <w:lang w:val="en-GB" w:eastAsia="en-GB"/>
                </w:rPr>
                <w:t>(34</w:t>
              </w:r>
              <w:r w:rsidRPr="00595DD1">
                <w:rPr>
                  <w:rFonts w:ascii="Times New Roman" w:hAnsi="Times New Roman" w:cs="Times New Roman"/>
                  <w:sz w:val="20"/>
                  <w:szCs w:val="20"/>
                  <w:vertAlign w:val="superscript"/>
                  <w:lang w:val="en-GB" w:eastAsia="en-GB"/>
                </w:rPr>
                <w:t>+0</w:t>
              </w:r>
              <w:r w:rsidRPr="00595DD1">
                <w:rPr>
                  <w:rFonts w:ascii="Times New Roman" w:hAnsi="Times New Roman" w:cs="Times New Roman"/>
                  <w:sz w:val="20"/>
                  <w:szCs w:val="20"/>
                  <w:lang w:val="en-GB" w:eastAsia="en-GB"/>
                </w:rPr>
                <w:t xml:space="preserve"> to 36</w:t>
              </w:r>
              <w:r w:rsidRPr="00595DD1">
                <w:rPr>
                  <w:rFonts w:ascii="Times New Roman" w:hAnsi="Times New Roman" w:cs="Times New Roman"/>
                  <w:sz w:val="20"/>
                  <w:szCs w:val="20"/>
                  <w:vertAlign w:val="superscript"/>
                  <w:lang w:val="en-GB" w:eastAsia="en-GB"/>
                </w:rPr>
                <w:t>+6</w:t>
              </w:r>
              <w:r w:rsidRPr="00595DD1">
                <w:rPr>
                  <w:rFonts w:ascii="Times New Roman" w:hAnsi="Times New Roman" w:cs="Times New Roman"/>
                  <w:sz w:val="20"/>
                  <w:szCs w:val="20"/>
                  <w:lang w:val="en-GB" w:eastAsia="en-GB"/>
                </w:rPr>
                <w:t>)</w:t>
              </w:r>
            </w:ins>
          </w:p>
        </w:tc>
        <w:tc>
          <w:tcPr>
            <w:tcW w:w="846" w:type="dxa"/>
          </w:tcPr>
          <w:p w14:paraId="60DE9592"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13" w:author="Audencio Victor Rafael" w:date="2025-10-26T00:36:00Z" w16du:dateUtc="2025-10-25T23:36:00Z"/>
                <w:rFonts w:ascii="Times New Roman" w:eastAsia="Helvetica" w:hAnsi="Times New Roman" w:cs="Times New Roman"/>
                <w:color w:val="000000"/>
                <w:sz w:val="20"/>
                <w:szCs w:val="20"/>
                <w:lang w:val="en-GB" w:eastAsia="en-GB"/>
              </w:rPr>
              <w:pPrChange w:id="214"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215" w:author="Audencio Victor Rafael" w:date="2025-10-26T00:36:00Z" w16du:dateUtc="2025-10-25T23:36:00Z">
              <w:r w:rsidRPr="00595DD1">
                <w:rPr>
                  <w:rFonts w:ascii="Times New Roman" w:eastAsia="Helvetica" w:hAnsi="Times New Roman" w:cs="Times New Roman"/>
                  <w:color w:val="000000"/>
                  <w:sz w:val="20"/>
                  <w:szCs w:val="20"/>
                  <w:lang w:val="en-GB" w:eastAsia="en-GB"/>
                </w:rPr>
                <w:t>248</w:t>
              </w:r>
            </w:ins>
          </w:p>
        </w:tc>
        <w:tc>
          <w:tcPr>
            <w:tcW w:w="1994" w:type="dxa"/>
          </w:tcPr>
          <w:p w14:paraId="561CFE58"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16" w:author="Audencio Victor Rafael" w:date="2025-10-26T00:36:00Z" w16du:dateUtc="2025-10-25T23:36:00Z"/>
                <w:rFonts w:ascii="Times New Roman" w:eastAsia="Helvetica" w:hAnsi="Times New Roman" w:cs="Times New Roman"/>
                <w:color w:val="000000"/>
                <w:sz w:val="20"/>
                <w:szCs w:val="20"/>
                <w:lang w:val="en-GB" w:eastAsia="en-GB"/>
              </w:rPr>
              <w:pPrChange w:id="217"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18" w:author="Audencio Victor Rafael" w:date="2025-10-26T00:36:00Z" w16du:dateUtc="2025-10-25T23:36:00Z">
              <w:r w:rsidRPr="00595DD1">
                <w:rPr>
                  <w:rFonts w:ascii="Times New Roman" w:eastAsia="Helvetica" w:hAnsi="Times New Roman" w:cs="Times New Roman"/>
                  <w:color w:val="000000"/>
                  <w:sz w:val="20"/>
                  <w:szCs w:val="20"/>
                  <w:lang w:val="en-GB" w:eastAsia="en-GB"/>
                </w:rPr>
                <w:t>-1.05 (0.74)</w:t>
              </w:r>
            </w:ins>
          </w:p>
        </w:tc>
        <w:tc>
          <w:tcPr>
            <w:tcW w:w="1473" w:type="dxa"/>
          </w:tcPr>
          <w:p w14:paraId="31565CEC"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19" w:author="Audencio Victor Rafael" w:date="2025-10-26T00:36:00Z" w16du:dateUtc="2025-10-25T23:36:00Z"/>
                <w:rFonts w:ascii="Times New Roman" w:eastAsia="Helvetica" w:hAnsi="Times New Roman" w:cs="Times New Roman"/>
                <w:color w:val="000000"/>
                <w:sz w:val="20"/>
                <w:szCs w:val="20"/>
                <w:lang w:val="en-GB" w:eastAsia="en-GB"/>
              </w:rPr>
              <w:pPrChange w:id="220"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21" w:author="Audencio Victor Rafael" w:date="2025-10-26T00:36:00Z" w16du:dateUtc="2025-10-25T23:36:00Z">
              <w:r w:rsidRPr="00595DD1">
                <w:rPr>
                  <w:rFonts w:ascii="Times New Roman" w:eastAsia="Helvetica" w:hAnsi="Times New Roman" w:cs="Times New Roman"/>
                  <w:color w:val="000000"/>
                  <w:sz w:val="20"/>
                  <w:szCs w:val="20"/>
                  <w:lang w:val="en-GB" w:eastAsia="en-GB"/>
                </w:rPr>
                <w:t>-2.94 (0.63)</w:t>
              </w:r>
            </w:ins>
          </w:p>
        </w:tc>
        <w:tc>
          <w:tcPr>
            <w:tcW w:w="1950" w:type="dxa"/>
          </w:tcPr>
          <w:p w14:paraId="5937933D"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22" w:author="Audencio Victor Rafael" w:date="2025-10-26T00:36:00Z" w16du:dateUtc="2025-10-25T23:36:00Z"/>
                <w:rFonts w:ascii="Times New Roman" w:eastAsia="Helvetica" w:hAnsi="Times New Roman" w:cs="Times New Roman"/>
                <w:color w:val="000000"/>
                <w:sz w:val="20"/>
                <w:szCs w:val="20"/>
                <w:lang w:val="en-GB" w:eastAsia="en-GB"/>
              </w:rPr>
              <w:pPrChange w:id="223"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24" w:author="Audencio Victor Rafael" w:date="2025-10-26T00:36:00Z" w16du:dateUtc="2025-10-25T23:36:00Z">
              <w:r w:rsidRPr="00595DD1">
                <w:rPr>
                  <w:rFonts w:ascii="Times New Roman" w:eastAsia="Helvetica" w:hAnsi="Times New Roman" w:cs="Times New Roman"/>
                  <w:color w:val="000000"/>
                  <w:sz w:val="20"/>
                  <w:szCs w:val="20"/>
                  <w:lang w:val="en-GB" w:eastAsia="en-GB"/>
                </w:rPr>
                <w:t>1.89 (0.52)</w:t>
              </w:r>
            </w:ins>
          </w:p>
        </w:tc>
      </w:tr>
      <w:tr w:rsidR="00595DD1" w:rsidRPr="00595DD1" w14:paraId="2E681E1F" w14:textId="77777777" w:rsidTr="00595DD1">
        <w:trPr>
          <w:trHeight w:val="275"/>
          <w:ins w:id="225" w:author="Audencio Victor Rafael" w:date="2025-10-26T00:36:00Z"/>
        </w:trPr>
        <w:tc>
          <w:tcPr>
            <w:tcW w:w="2967" w:type="dxa"/>
          </w:tcPr>
          <w:p w14:paraId="77FE5620"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226" w:author="Audencio Victor Rafael" w:date="2025-10-26T00:36:00Z" w16du:dateUtc="2025-10-25T23:36:00Z"/>
                <w:rFonts w:ascii="Times New Roman" w:eastAsia="Helvetica" w:hAnsi="Times New Roman" w:cs="Times New Roman"/>
                <w:color w:val="000000"/>
                <w:sz w:val="20"/>
                <w:szCs w:val="20"/>
                <w:lang w:val="en-GB" w:eastAsia="en-GB"/>
              </w:rPr>
            </w:pPr>
            <w:ins w:id="227" w:author="Audencio Victor Rafael" w:date="2025-10-26T00:36:00Z" w16du:dateUtc="2025-10-25T23:36:00Z">
              <w:r w:rsidRPr="00595DD1">
                <w:rPr>
                  <w:rFonts w:ascii="Times New Roman" w:eastAsia="Helvetica" w:hAnsi="Times New Roman" w:cs="Times New Roman"/>
                  <w:color w:val="000000"/>
                  <w:sz w:val="20"/>
                  <w:szCs w:val="20"/>
                  <w:lang w:val="en-GB" w:eastAsia="en-GB"/>
                </w:rPr>
                <w:t xml:space="preserve">Term </w:t>
              </w:r>
              <w:r w:rsidRPr="00595DD1">
                <w:rPr>
                  <w:rFonts w:ascii="Times New Roman" w:hAnsi="Times New Roman" w:cs="Times New Roman"/>
                  <w:sz w:val="20"/>
                  <w:szCs w:val="20"/>
                  <w:lang w:val="en-GB" w:eastAsia="en-GB"/>
                </w:rPr>
                <w:t>(37</w:t>
              </w:r>
              <w:r w:rsidRPr="00595DD1">
                <w:rPr>
                  <w:rFonts w:ascii="Times New Roman" w:hAnsi="Times New Roman" w:cs="Times New Roman"/>
                  <w:sz w:val="20"/>
                  <w:szCs w:val="20"/>
                  <w:vertAlign w:val="superscript"/>
                  <w:lang w:val="en-GB" w:eastAsia="en-GB"/>
                </w:rPr>
                <w:t>+0</w:t>
              </w:r>
              <w:r w:rsidRPr="00595DD1">
                <w:rPr>
                  <w:rFonts w:ascii="Times New Roman" w:hAnsi="Times New Roman" w:cs="Times New Roman"/>
                  <w:sz w:val="20"/>
                  <w:szCs w:val="20"/>
                  <w:lang w:val="en-GB" w:eastAsia="en-GB"/>
                </w:rPr>
                <w:t xml:space="preserve"> to 42</w:t>
              </w:r>
              <w:r w:rsidRPr="00595DD1">
                <w:rPr>
                  <w:rFonts w:ascii="Times New Roman" w:hAnsi="Times New Roman" w:cs="Times New Roman"/>
                  <w:sz w:val="20"/>
                  <w:szCs w:val="20"/>
                  <w:vertAlign w:val="superscript"/>
                  <w:lang w:val="en-GB" w:eastAsia="en-GB"/>
                </w:rPr>
                <w:t>+6</w:t>
              </w:r>
              <w:r w:rsidRPr="00595DD1">
                <w:rPr>
                  <w:rFonts w:ascii="Times New Roman" w:hAnsi="Times New Roman" w:cs="Times New Roman"/>
                  <w:sz w:val="20"/>
                  <w:szCs w:val="20"/>
                  <w:lang w:val="en-GB" w:eastAsia="en-GB"/>
                </w:rPr>
                <w:t>)</w:t>
              </w:r>
            </w:ins>
          </w:p>
        </w:tc>
        <w:tc>
          <w:tcPr>
            <w:tcW w:w="846" w:type="dxa"/>
          </w:tcPr>
          <w:p w14:paraId="733AF944"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28" w:author="Audencio Victor Rafael" w:date="2025-10-26T00:36:00Z" w16du:dateUtc="2025-10-25T23:36:00Z"/>
                <w:rFonts w:ascii="Times New Roman" w:eastAsia="Helvetica" w:hAnsi="Times New Roman" w:cs="Times New Roman"/>
                <w:color w:val="000000"/>
                <w:sz w:val="20"/>
                <w:szCs w:val="20"/>
                <w:lang w:val="en-GB" w:eastAsia="en-GB"/>
              </w:rPr>
              <w:pPrChange w:id="229"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230" w:author="Audencio Victor Rafael" w:date="2025-10-26T00:36:00Z" w16du:dateUtc="2025-10-25T23:36:00Z">
              <w:r w:rsidRPr="00595DD1">
                <w:rPr>
                  <w:rFonts w:ascii="Times New Roman" w:eastAsia="Helvetica" w:hAnsi="Times New Roman" w:cs="Times New Roman"/>
                  <w:color w:val="000000"/>
                  <w:sz w:val="20"/>
                  <w:szCs w:val="20"/>
                  <w:lang w:val="en-GB" w:eastAsia="en-GB"/>
                </w:rPr>
                <w:t>237</w:t>
              </w:r>
            </w:ins>
          </w:p>
        </w:tc>
        <w:tc>
          <w:tcPr>
            <w:tcW w:w="1994" w:type="dxa"/>
          </w:tcPr>
          <w:p w14:paraId="38799845"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31" w:author="Audencio Victor Rafael" w:date="2025-10-26T00:36:00Z" w16du:dateUtc="2025-10-25T23:36:00Z"/>
                <w:rFonts w:ascii="Times New Roman" w:eastAsia="Helvetica" w:hAnsi="Times New Roman" w:cs="Times New Roman"/>
                <w:color w:val="000000"/>
                <w:sz w:val="20"/>
                <w:szCs w:val="20"/>
                <w:lang w:val="en-GB" w:eastAsia="en-GB"/>
              </w:rPr>
              <w:pPrChange w:id="232"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33" w:author="Audencio Victor Rafael" w:date="2025-10-26T00:36:00Z" w16du:dateUtc="2025-10-25T23:36:00Z">
              <w:r w:rsidRPr="00595DD1">
                <w:rPr>
                  <w:rFonts w:ascii="Times New Roman" w:eastAsia="Helvetica" w:hAnsi="Times New Roman" w:cs="Times New Roman"/>
                  <w:color w:val="000000"/>
                  <w:sz w:val="20"/>
                  <w:szCs w:val="20"/>
                  <w:lang w:val="en-GB" w:eastAsia="en-GB"/>
                </w:rPr>
                <w:t>-2.31 (0.67)</w:t>
              </w:r>
            </w:ins>
          </w:p>
        </w:tc>
        <w:tc>
          <w:tcPr>
            <w:tcW w:w="1473" w:type="dxa"/>
          </w:tcPr>
          <w:p w14:paraId="2BD35E91"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34" w:author="Audencio Victor Rafael" w:date="2025-10-26T00:36:00Z" w16du:dateUtc="2025-10-25T23:36:00Z"/>
                <w:rFonts w:ascii="Times New Roman" w:eastAsia="Helvetica" w:hAnsi="Times New Roman" w:cs="Times New Roman"/>
                <w:color w:val="000000"/>
                <w:sz w:val="20"/>
                <w:szCs w:val="20"/>
                <w:lang w:val="en-GB" w:eastAsia="en-GB"/>
              </w:rPr>
              <w:pPrChange w:id="235"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36" w:author="Audencio Victor Rafael" w:date="2025-10-26T00:36:00Z" w16du:dateUtc="2025-10-25T23:36:00Z">
              <w:r w:rsidRPr="00595DD1">
                <w:rPr>
                  <w:rFonts w:ascii="Times New Roman" w:eastAsia="Helvetica" w:hAnsi="Times New Roman" w:cs="Times New Roman"/>
                  <w:color w:val="000000"/>
                  <w:sz w:val="20"/>
                  <w:szCs w:val="20"/>
                  <w:lang w:val="en-GB" w:eastAsia="en-GB"/>
                </w:rPr>
                <w:t>-2.8 (0.65)</w:t>
              </w:r>
            </w:ins>
          </w:p>
        </w:tc>
        <w:tc>
          <w:tcPr>
            <w:tcW w:w="1950" w:type="dxa"/>
          </w:tcPr>
          <w:p w14:paraId="66DFAFCC"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37" w:author="Audencio Victor Rafael" w:date="2025-10-26T00:36:00Z" w16du:dateUtc="2025-10-25T23:36:00Z"/>
                <w:rFonts w:ascii="Times New Roman" w:eastAsia="Helvetica" w:hAnsi="Times New Roman" w:cs="Times New Roman"/>
                <w:color w:val="000000"/>
                <w:sz w:val="20"/>
                <w:szCs w:val="20"/>
                <w:lang w:val="en-GB" w:eastAsia="en-GB"/>
              </w:rPr>
              <w:pPrChange w:id="238"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39" w:author="Audencio Victor Rafael" w:date="2025-10-26T00:36:00Z" w16du:dateUtc="2025-10-25T23:36:00Z">
              <w:r w:rsidRPr="00595DD1">
                <w:rPr>
                  <w:rFonts w:ascii="Times New Roman" w:eastAsia="Helvetica" w:hAnsi="Times New Roman" w:cs="Times New Roman"/>
                  <w:color w:val="000000"/>
                  <w:sz w:val="20"/>
                  <w:szCs w:val="20"/>
                  <w:lang w:val="en-GB" w:eastAsia="en-GB"/>
                </w:rPr>
                <w:t>0.5 (0.45)</w:t>
              </w:r>
            </w:ins>
          </w:p>
        </w:tc>
      </w:tr>
      <w:tr w:rsidR="00595DD1" w:rsidRPr="00595DD1" w14:paraId="5063EE6F" w14:textId="77777777" w:rsidTr="00595DD1">
        <w:trPr>
          <w:trHeight w:val="282"/>
          <w:ins w:id="240" w:author="Audencio Victor Rafael" w:date="2025-10-26T00:36:00Z"/>
        </w:trPr>
        <w:tc>
          <w:tcPr>
            <w:tcW w:w="2967" w:type="dxa"/>
          </w:tcPr>
          <w:p w14:paraId="6B584C26"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241" w:author="Audencio Victor Rafael" w:date="2025-10-26T00:36:00Z" w16du:dateUtc="2025-10-25T23:36:00Z"/>
                <w:rFonts w:ascii="Times New Roman" w:eastAsia="Helvetica" w:hAnsi="Times New Roman" w:cs="Times New Roman"/>
                <w:color w:val="000000"/>
                <w:sz w:val="20"/>
                <w:szCs w:val="20"/>
                <w:lang w:val="en-GB" w:eastAsia="en-GB"/>
              </w:rPr>
            </w:pPr>
            <w:ins w:id="242" w:author="Audencio Victor Rafael" w:date="2025-10-26T00:36:00Z" w16du:dateUtc="2025-10-25T23:36:00Z">
              <w:r w:rsidRPr="00595DD1">
                <w:rPr>
                  <w:rFonts w:ascii="Times New Roman" w:eastAsia="Helvetica" w:hAnsi="Times New Roman" w:cs="Times New Roman"/>
                  <w:color w:val="000000"/>
                  <w:sz w:val="20"/>
                  <w:szCs w:val="20"/>
                  <w:lang w:val="en-GB" w:eastAsia="en-GB"/>
                </w:rPr>
                <w:t xml:space="preserve">Early term </w:t>
              </w:r>
              <w:r w:rsidRPr="00595DD1">
                <w:rPr>
                  <w:rFonts w:ascii="Times New Roman" w:hAnsi="Times New Roman" w:cs="Times New Roman"/>
                  <w:sz w:val="20"/>
                  <w:szCs w:val="20"/>
                  <w:lang w:val="en-GB" w:eastAsia="en-GB"/>
                </w:rPr>
                <w:t>(37</w:t>
              </w:r>
              <w:r w:rsidRPr="00595DD1">
                <w:rPr>
                  <w:rFonts w:ascii="Times New Roman" w:hAnsi="Times New Roman" w:cs="Times New Roman"/>
                  <w:sz w:val="20"/>
                  <w:szCs w:val="20"/>
                  <w:vertAlign w:val="superscript"/>
                  <w:lang w:val="en-GB" w:eastAsia="en-GB"/>
                </w:rPr>
                <w:t>+0</w:t>
              </w:r>
              <w:r w:rsidRPr="00595DD1">
                <w:rPr>
                  <w:rFonts w:ascii="Times New Roman" w:hAnsi="Times New Roman" w:cs="Times New Roman"/>
                  <w:sz w:val="20"/>
                  <w:szCs w:val="20"/>
                  <w:lang w:val="en-GB" w:eastAsia="en-GB"/>
                </w:rPr>
                <w:t xml:space="preserve"> to 38</w:t>
              </w:r>
              <w:r w:rsidRPr="00595DD1">
                <w:rPr>
                  <w:rFonts w:ascii="Times New Roman" w:hAnsi="Times New Roman" w:cs="Times New Roman"/>
                  <w:sz w:val="20"/>
                  <w:szCs w:val="20"/>
                  <w:vertAlign w:val="superscript"/>
                  <w:lang w:val="en-GB" w:eastAsia="en-GB"/>
                </w:rPr>
                <w:t>+6</w:t>
              </w:r>
              <w:r w:rsidRPr="00595DD1">
                <w:rPr>
                  <w:rFonts w:ascii="Times New Roman" w:hAnsi="Times New Roman" w:cs="Times New Roman"/>
                  <w:sz w:val="20"/>
                  <w:szCs w:val="20"/>
                  <w:lang w:val="en-GB" w:eastAsia="en-GB"/>
                </w:rPr>
                <w:t>)</w:t>
              </w:r>
            </w:ins>
          </w:p>
        </w:tc>
        <w:tc>
          <w:tcPr>
            <w:tcW w:w="846" w:type="dxa"/>
          </w:tcPr>
          <w:p w14:paraId="356E332F"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43" w:author="Audencio Victor Rafael" w:date="2025-10-26T00:36:00Z" w16du:dateUtc="2025-10-25T23:36:00Z"/>
                <w:rFonts w:ascii="Times New Roman" w:eastAsia="Helvetica" w:hAnsi="Times New Roman" w:cs="Times New Roman"/>
                <w:color w:val="000000"/>
                <w:sz w:val="20"/>
                <w:szCs w:val="20"/>
                <w:lang w:val="en-GB" w:eastAsia="en-GB"/>
              </w:rPr>
              <w:pPrChange w:id="244"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245" w:author="Audencio Victor Rafael" w:date="2025-10-26T00:36:00Z" w16du:dateUtc="2025-10-25T23:36:00Z">
              <w:r w:rsidRPr="00595DD1">
                <w:rPr>
                  <w:rFonts w:ascii="Times New Roman" w:eastAsia="Helvetica" w:hAnsi="Times New Roman" w:cs="Times New Roman"/>
                  <w:color w:val="000000"/>
                  <w:sz w:val="20"/>
                  <w:szCs w:val="20"/>
                  <w:lang w:val="en-GB" w:eastAsia="en-GB"/>
                </w:rPr>
                <w:t>168</w:t>
              </w:r>
            </w:ins>
          </w:p>
        </w:tc>
        <w:tc>
          <w:tcPr>
            <w:tcW w:w="1994" w:type="dxa"/>
          </w:tcPr>
          <w:p w14:paraId="5FAE62C5"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46" w:author="Audencio Victor Rafael" w:date="2025-10-26T00:36:00Z" w16du:dateUtc="2025-10-25T23:36:00Z"/>
                <w:rFonts w:ascii="Times New Roman" w:eastAsia="Helvetica" w:hAnsi="Times New Roman" w:cs="Times New Roman"/>
                <w:color w:val="000000"/>
                <w:sz w:val="20"/>
                <w:szCs w:val="20"/>
                <w:lang w:val="en-GB" w:eastAsia="en-GB"/>
              </w:rPr>
              <w:pPrChange w:id="247"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48" w:author="Audencio Victor Rafael" w:date="2025-10-26T00:36:00Z" w16du:dateUtc="2025-10-25T23:36:00Z">
              <w:r w:rsidRPr="00595DD1">
                <w:rPr>
                  <w:rFonts w:ascii="Times New Roman" w:eastAsia="Helvetica" w:hAnsi="Times New Roman" w:cs="Times New Roman"/>
                  <w:color w:val="000000"/>
                  <w:sz w:val="20"/>
                  <w:szCs w:val="20"/>
                  <w:lang w:val="en-GB" w:eastAsia="en-GB"/>
                </w:rPr>
                <w:t>-2.07 (0.57)</w:t>
              </w:r>
            </w:ins>
          </w:p>
        </w:tc>
        <w:tc>
          <w:tcPr>
            <w:tcW w:w="1473" w:type="dxa"/>
          </w:tcPr>
          <w:p w14:paraId="40101175"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49" w:author="Audencio Victor Rafael" w:date="2025-10-26T00:36:00Z" w16du:dateUtc="2025-10-25T23:36:00Z"/>
                <w:rFonts w:ascii="Times New Roman" w:eastAsia="Helvetica" w:hAnsi="Times New Roman" w:cs="Times New Roman"/>
                <w:color w:val="000000"/>
                <w:sz w:val="20"/>
                <w:szCs w:val="20"/>
                <w:lang w:val="en-GB" w:eastAsia="en-GB"/>
              </w:rPr>
              <w:pPrChange w:id="250"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51" w:author="Audencio Victor Rafael" w:date="2025-10-26T00:36:00Z" w16du:dateUtc="2025-10-25T23:36:00Z">
              <w:r w:rsidRPr="00595DD1">
                <w:rPr>
                  <w:rFonts w:ascii="Times New Roman" w:eastAsia="Helvetica" w:hAnsi="Times New Roman" w:cs="Times New Roman"/>
                  <w:color w:val="000000"/>
                  <w:sz w:val="20"/>
                  <w:szCs w:val="20"/>
                  <w:lang w:val="en-GB" w:eastAsia="en-GB"/>
                </w:rPr>
                <w:t>-2.79 (0.63)</w:t>
              </w:r>
            </w:ins>
          </w:p>
        </w:tc>
        <w:tc>
          <w:tcPr>
            <w:tcW w:w="1950" w:type="dxa"/>
          </w:tcPr>
          <w:p w14:paraId="437A92F1"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52" w:author="Audencio Victor Rafael" w:date="2025-10-26T00:36:00Z" w16du:dateUtc="2025-10-25T23:36:00Z"/>
                <w:rFonts w:ascii="Times New Roman" w:eastAsia="Helvetica" w:hAnsi="Times New Roman" w:cs="Times New Roman"/>
                <w:color w:val="000000"/>
                <w:sz w:val="20"/>
                <w:szCs w:val="20"/>
                <w:lang w:val="en-GB" w:eastAsia="en-GB"/>
              </w:rPr>
              <w:pPrChange w:id="253"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54" w:author="Audencio Victor Rafael" w:date="2025-10-26T00:36:00Z" w16du:dateUtc="2025-10-25T23:36:00Z">
              <w:r w:rsidRPr="00595DD1">
                <w:rPr>
                  <w:rFonts w:ascii="Times New Roman" w:eastAsia="Helvetica" w:hAnsi="Times New Roman" w:cs="Times New Roman"/>
                  <w:color w:val="000000"/>
                  <w:sz w:val="20"/>
                  <w:szCs w:val="20"/>
                  <w:lang w:val="en-GB" w:eastAsia="en-GB"/>
                </w:rPr>
                <w:t>0.72 (0.25)</w:t>
              </w:r>
            </w:ins>
          </w:p>
        </w:tc>
      </w:tr>
      <w:tr w:rsidR="00595DD1" w:rsidRPr="00595DD1" w14:paraId="0C2A83F0" w14:textId="77777777" w:rsidTr="00595DD1">
        <w:trPr>
          <w:trHeight w:val="275"/>
          <w:ins w:id="255" w:author="Audencio Victor Rafael" w:date="2025-10-26T00:36:00Z"/>
        </w:trPr>
        <w:tc>
          <w:tcPr>
            <w:tcW w:w="2967" w:type="dxa"/>
          </w:tcPr>
          <w:p w14:paraId="24BEEBB9"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256" w:author="Audencio Victor Rafael" w:date="2025-10-26T00:36:00Z" w16du:dateUtc="2025-10-25T23:36:00Z"/>
                <w:rFonts w:ascii="Times New Roman" w:eastAsia="Helvetica" w:hAnsi="Times New Roman" w:cs="Times New Roman"/>
                <w:color w:val="000000"/>
                <w:sz w:val="20"/>
                <w:szCs w:val="20"/>
                <w:lang w:val="en-GB" w:eastAsia="en-GB"/>
              </w:rPr>
            </w:pPr>
            <w:ins w:id="257" w:author="Audencio Victor Rafael" w:date="2025-10-26T00:36:00Z" w16du:dateUtc="2025-10-25T23:36:00Z">
              <w:r w:rsidRPr="00595DD1">
                <w:rPr>
                  <w:rFonts w:ascii="Times New Roman" w:eastAsia="Helvetica" w:hAnsi="Times New Roman" w:cs="Times New Roman"/>
                  <w:color w:val="000000"/>
                  <w:sz w:val="20"/>
                  <w:szCs w:val="20"/>
                  <w:lang w:val="en-GB" w:eastAsia="en-GB"/>
                </w:rPr>
                <w:t xml:space="preserve">Full term </w:t>
              </w:r>
              <w:r w:rsidRPr="00595DD1">
                <w:rPr>
                  <w:rFonts w:ascii="Times New Roman" w:hAnsi="Times New Roman" w:cs="Times New Roman"/>
                  <w:sz w:val="20"/>
                  <w:szCs w:val="20"/>
                  <w:lang w:val="en-GB" w:eastAsia="en-GB"/>
                </w:rPr>
                <w:t>(39</w:t>
              </w:r>
              <w:r w:rsidRPr="00595DD1">
                <w:rPr>
                  <w:rFonts w:ascii="Times New Roman" w:hAnsi="Times New Roman" w:cs="Times New Roman"/>
                  <w:sz w:val="20"/>
                  <w:szCs w:val="20"/>
                  <w:vertAlign w:val="superscript"/>
                  <w:lang w:val="en-GB" w:eastAsia="en-GB"/>
                </w:rPr>
                <w:t>+0</w:t>
              </w:r>
              <w:r w:rsidRPr="00595DD1">
                <w:rPr>
                  <w:rFonts w:ascii="Times New Roman" w:hAnsi="Times New Roman" w:cs="Times New Roman"/>
                  <w:sz w:val="20"/>
                  <w:szCs w:val="20"/>
                  <w:lang w:val="en-GB" w:eastAsia="en-GB"/>
                </w:rPr>
                <w:t xml:space="preserve"> to 40</w:t>
              </w:r>
              <w:r w:rsidRPr="00595DD1">
                <w:rPr>
                  <w:rFonts w:ascii="Times New Roman" w:hAnsi="Times New Roman" w:cs="Times New Roman"/>
                  <w:sz w:val="20"/>
                  <w:szCs w:val="20"/>
                  <w:vertAlign w:val="superscript"/>
                  <w:lang w:val="en-GB" w:eastAsia="en-GB"/>
                </w:rPr>
                <w:t>+6</w:t>
              </w:r>
              <w:r w:rsidRPr="00595DD1">
                <w:rPr>
                  <w:rFonts w:ascii="Times New Roman" w:hAnsi="Times New Roman" w:cs="Times New Roman"/>
                  <w:sz w:val="20"/>
                  <w:szCs w:val="20"/>
                  <w:lang w:val="en-GB" w:eastAsia="en-GB"/>
                </w:rPr>
                <w:t>)</w:t>
              </w:r>
            </w:ins>
          </w:p>
        </w:tc>
        <w:tc>
          <w:tcPr>
            <w:tcW w:w="846" w:type="dxa"/>
          </w:tcPr>
          <w:p w14:paraId="4B65D20D"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58" w:author="Audencio Victor Rafael" w:date="2025-10-26T00:36:00Z" w16du:dateUtc="2025-10-25T23:36:00Z"/>
                <w:rFonts w:ascii="Times New Roman" w:eastAsia="Helvetica" w:hAnsi="Times New Roman" w:cs="Times New Roman"/>
                <w:color w:val="000000"/>
                <w:sz w:val="20"/>
                <w:szCs w:val="20"/>
                <w:lang w:val="en-GB" w:eastAsia="en-GB"/>
              </w:rPr>
              <w:pPrChange w:id="259"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260" w:author="Audencio Victor Rafael" w:date="2025-10-26T00:36:00Z" w16du:dateUtc="2025-10-25T23:36:00Z">
              <w:r w:rsidRPr="00595DD1">
                <w:rPr>
                  <w:rFonts w:ascii="Times New Roman" w:eastAsia="Helvetica" w:hAnsi="Times New Roman" w:cs="Times New Roman"/>
                  <w:color w:val="000000"/>
                  <w:sz w:val="20"/>
                  <w:szCs w:val="20"/>
                  <w:lang w:val="en-GB" w:eastAsia="en-GB"/>
                </w:rPr>
                <w:t>49</w:t>
              </w:r>
            </w:ins>
          </w:p>
        </w:tc>
        <w:tc>
          <w:tcPr>
            <w:tcW w:w="1994" w:type="dxa"/>
          </w:tcPr>
          <w:p w14:paraId="1C381F42"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61" w:author="Audencio Victor Rafael" w:date="2025-10-26T00:36:00Z" w16du:dateUtc="2025-10-25T23:36:00Z"/>
                <w:rFonts w:ascii="Times New Roman" w:eastAsia="Helvetica" w:hAnsi="Times New Roman" w:cs="Times New Roman"/>
                <w:color w:val="000000"/>
                <w:sz w:val="20"/>
                <w:szCs w:val="20"/>
                <w:lang w:val="en-GB" w:eastAsia="en-GB"/>
              </w:rPr>
              <w:pPrChange w:id="262"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63" w:author="Audencio Victor Rafael" w:date="2025-10-26T00:36:00Z" w16du:dateUtc="2025-10-25T23:36:00Z">
              <w:r w:rsidRPr="00595DD1">
                <w:rPr>
                  <w:rFonts w:ascii="Times New Roman" w:eastAsia="Helvetica" w:hAnsi="Times New Roman" w:cs="Times New Roman"/>
                  <w:color w:val="000000"/>
                  <w:sz w:val="20"/>
                  <w:szCs w:val="20"/>
                  <w:lang w:val="en-GB" w:eastAsia="en-GB"/>
                </w:rPr>
                <w:t>-2.8 (0.56)</w:t>
              </w:r>
            </w:ins>
          </w:p>
        </w:tc>
        <w:tc>
          <w:tcPr>
            <w:tcW w:w="1473" w:type="dxa"/>
          </w:tcPr>
          <w:p w14:paraId="3013D4FC"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64" w:author="Audencio Victor Rafael" w:date="2025-10-26T00:36:00Z" w16du:dateUtc="2025-10-25T23:36:00Z"/>
                <w:rFonts w:ascii="Times New Roman" w:eastAsia="Helvetica" w:hAnsi="Times New Roman" w:cs="Times New Roman"/>
                <w:color w:val="000000"/>
                <w:sz w:val="20"/>
                <w:szCs w:val="20"/>
                <w:lang w:val="en-GB" w:eastAsia="en-GB"/>
              </w:rPr>
              <w:pPrChange w:id="265"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66" w:author="Audencio Victor Rafael" w:date="2025-10-26T00:36:00Z" w16du:dateUtc="2025-10-25T23:36:00Z">
              <w:r w:rsidRPr="00595DD1">
                <w:rPr>
                  <w:rFonts w:ascii="Times New Roman" w:eastAsia="Helvetica" w:hAnsi="Times New Roman" w:cs="Times New Roman"/>
                  <w:color w:val="000000"/>
                  <w:sz w:val="20"/>
                  <w:szCs w:val="20"/>
                  <w:lang w:val="en-GB" w:eastAsia="en-GB"/>
                </w:rPr>
                <w:t>-2.92 (0.75)</w:t>
              </w:r>
            </w:ins>
          </w:p>
        </w:tc>
        <w:tc>
          <w:tcPr>
            <w:tcW w:w="1950" w:type="dxa"/>
          </w:tcPr>
          <w:p w14:paraId="03DE8F42"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67" w:author="Audencio Victor Rafael" w:date="2025-10-26T00:36:00Z" w16du:dateUtc="2025-10-25T23:36:00Z"/>
                <w:rFonts w:ascii="Times New Roman" w:eastAsia="Helvetica" w:hAnsi="Times New Roman" w:cs="Times New Roman"/>
                <w:color w:val="000000"/>
                <w:sz w:val="20"/>
                <w:szCs w:val="20"/>
                <w:lang w:val="en-GB" w:eastAsia="en-GB"/>
              </w:rPr>
              <w:pPrChange w:id="268"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69" w:author="Audencio Victor Rafael" w:date="2025-10-26T00:36:00Z" w16du:dateUtc="2025-10-25T23:36:00Z">
              <w:r w:rsidRPr="00595DD1">
                <w:rPr>
                  <w:rFonts w:ascii="Times New Roman" w:eastAsia="Helvetica" w:hAnsi="Times New Roman" w:cs="Times New Roman"/>
                  <w:color w:val="000000"/>
                  <w:sz w:val="20"/>
                  <w:szCs w:val="20"/>
                  <w:lang w:val="en-GB" w:eastAsia="en-GB"/>
                </w:rPr>
                <w:t>0.12 (0.24)</w:t>
              </w:r>
            </w:ins>
          </w:p>
        </w:tc>
      </w:tr>
      <w:tr w:rsidR="00595DD1" w:rsidRPr="00595DD1" w14:paraId="76AF8022" w14:textId="77777777" w:rsidTr="00595DD1">
        <w:trPr>
          <w:trHeight w:val="275"/>
          <w:ins w:id="270" w:author="Audencio Victor Rafael" w:date="2025-10-26T00:36:00Z"/>
        </w:trPr>
        <w:tc>
          <w:tcPr>
            <w:tcW w:w="2967" w:type="dxa"/>
          </w:tcPr>
          <w:p w14:paraId="56144110"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271" w:author="Audencio Victor Rafael" w:date="2025-10-26T00:36:00Z" w16du:dateUtc="2025-10-25T23:36:00Z"/>
                <w:rFonts w:ascii="Times New Roman" w:eastAsia="Helvetica" w:hAnsi="Times New Roman" w:cs="Times New Roman"/>
                <w:color w:val="000000"/>
                <w:sz w:val="20"/>
                <w:szCs w:val="20"/>
                <w:lang w:val="en-GB" w:eastAsia="en-GB"/>
              </w:rPr>
            </w:pPr>
            <w:ins w:id="272" w:author="Audencio Victor Rafael" w:date="2025-10-26T00:36:00Z" w16du:dateUtc="2025-10-25T23:36:00Z">
              <w:r w:rsidRPr="00595DD1">
                <w:rPr>
                  <w:rFonts w:ascii="Times New Roman" w:eastAsia="Helvetica" w:hAnsi="Times New Roman" w:cs="Times New Roman"/>
                  <w:color w:val="000000"/>
                  <w:sz w:val="20"/>
                  <w:szCs w:val="20"/>
                  <w:lang w:val="en-GB" w:eastAsia="en-GB"/>
                </w:rPr>
                <w:t>Late term (41</w:t>
              </w:r>
              <w:r w:rsidRPr="00595DD1">
                <w:rPr>
                  <w:rFonts w:ascii="Times New Roman" w:eastAsia="Helvetica" w:hAnsi="Times New Roman" w:cs="Times New Roman"/>
                  <w:color w:val="000000"/>
                  <w:sz w:val="20"/>
                  <w:szCs w:val="20"/>
                  <w:vertAlign w:val="superscript"/>
                  <w:lang w:val="en-GB" w:eastAsia="en-GB"/>
                </w:rPr>
                <w:t>+0</w:t>
              </w:r>
              <w:r w:rsidRPr="00595DD1">
                <w:rPr>
                  <w:rFonts w:ascii="Times New Roman" w:eastAsia="Helvetica" w:hAnsi="Times New Roman" w:cs="Times New Roman"/>
                  <w:color w:val="000000"/>
                  <w:sz w:val="20"/>
                  <w:szCs w:val="20"/>
                  <w:lang w:val="en-GB" w:eastAsia="en-GB"/>
                </w:rPr>
                <w:t xml:space="preserve"> to 42</w:t>
              </w:r>
              <w:r w:rsidRPr="00595DD1">
                <w:rPr>
                  <w:rFonts w:ascii="Times New Roman" w:eastAsia="Helvetica" w:hAnsi="Times New Roman" w:cs="Times New Roman"/>
                  <w:color w:val="000000"/>
                  <w:sz w:val="20"/>
                  <w:szCs w:val="20"/>
                  <w:vertAlign w:val="superscript"/>
                  <w:lang w:val="en-GB" w:eastAsia="en-GB"/>
                </w:rPr>
                <w:t>+6</w:t>
              </w:r>
              <w:r w:rsidRPr="00595DD1">
                <w:rPr>
                  <w:rFonts w:ascii="Times New Roman" w:eastAsia="Helvetica" w:hAnsi="Times New Roman" w:cs="Times New Roman"/>
                  <w:color w:val="000000"/>
                  <w:sz w:val="20"/>
                  <w:szCs w:val="20"/>
                  <w:lang w:val="en-GB" w:eastAsia="en-GB"/>
                </w:rPr>
                <w:t>)</w:t>
              </w:r>
            </w:ins>
          </w:p>
        </w:tc>
        <w:tc>
          <w:tcPr>
            <w:tcW w:w="846" w:type="dxa"/>
          </w:tcPr>
          <w:p w14:paraId="6210E976"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73" w:author="Audencio Victor Rafael" w:date="2025-10-26T00:36:00Z" w16du:dateUtc="2025-10-25T23:36:00Z"/>
                <w:rFonts w:ascii="Times New Roman" w:eastAsia="Helvetica" w:hAnsi="Times New Roman" w:cs="Times New Roman"/>
                <w:color w:val="000000"/>
                <w:sz w:val="20"/>
                <w:szCs w:val="20"/>
                <w:lang w:val="en-GB" w:eastAsia="en-GB"/>
              </w:rPr>
              <w:pPrChange w:id="274"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275" w:author="Audencio Victor Rafael" w:date="2025-10-26T00:36:00Z" w16du:dateUtc="2025-10-25T23:36:00Z">
              <w:r w:rsidRPr="00595DD1">
                <w:rPr>
                  <w:rFonts w:ascii="Times New Roman" w:eastAsia="Helvetica" w:hAnsi="Times New Roman" w:cs="Times New Roman"/>
                  <w:color w:val="000000"/>
                  <w:sz w:val="20"/>
                  <w:szCs w:val="20"/>
                  <w:lang w:val="en-GB" w:eastAsia="en-GB"/>
                </w:rPr>
                <w:t>20</w:t>
              </w:r>
            </w:ins>
          </w:p>
        </w:tc>
        <w:tc>
          <w:tcPr>
            <w:tcW w:w="1994" w:type="dxa"/>
          </w:tcPr>
          <w:p w14:paraId="3DD94E3A"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76" w:author="Audencio Victor Rafael" w:date="2025-10-26T00:36:00Z" w16du:dateUtc="2025-10-25T23:36:00Z"/>
                <w:rFonts w:ascii="Times New Roman" w:eastAsia="Helvetica" w:hAnsi="Times New Roman" w:cs="Times New Roman"/>
                <w:color w:val="000000"/>
                <w:sz w:val="20"/>
                <w:szCs w:val="20"/>
                <w:lang w:val="en-GB" w:eastAsia="en-GB"/>
              </w:rPr>
              <w:pPrChange w:id="277"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78" w:author="Audencio Victor Rafael" w:date="2025-10-26T00:36:00Z" w16du:dateUtc="2025-10-25T23:36:00Z">
              <w:r w:rsidRPr="00595DD1">
                <w:rPr>
                  <w:rFonts w:ascii="Times New Roman" w:eastAsia="Helvetica" w:hAnsi="Times New Roman" w:cs="Times New Roman"/>
                  <w:color w:val="000000"/>
                  <w:sz w:val="20"/>
                  <w:szCs w:val="20"/>
                  <w:lang w:val="en-GB" w:eastAsia="en-GB"/>
                </w:rPr>
                <w:t>-3.06 (0.39)</w:t>
              </w:r>
            </w:ins>
          </w:p>
        </w:tc>
        <w:tc>
          <w:tcPr>
            <w:tcW w:w="1473" w:type="dxa"/>
          </w:tcPr>
          <w:p w14:paraId="549AD24C"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79" w:author="Audencio Victor Rafael" w:date="2025-10-26T00:36:00Z" w16du:dateUtc="2025-10-25T23:36:00Z"/>
                <w:rFonts w:ascii="Times New Roman" w:eastAsia="Helvetica" w:hAnsi="Times New Roman" w:cs="Times New Roman"/>
                <w:color w:val="000000"/>
                <w:sz w:val="20"/>
                <w:szCs w:val="20"/>
                <w:lang w:val="en-GB" w:eastAsia="en-GB"/>
              </w:rPr>
              <w:pPrChange w:id="280"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81" w:author="Audencio Victor Rafael" w:date="2025-10-26T00:36:00Z" w16du:dateUtc="2025-10-25T23:36:00Z">
              <w:r w:rsidRPr="00595DD1">
                <w:rPr>
                  <w:rFonts w:ascii="Times New Roman" w:eastAsia="Helvetica" w:hAnsi="Times New Roman" w:cs="Times New Roman"/>
                  <w:color w:val="000000"/>
                  <w:sz w:val="20"/>
                  <w:szCs w:val="20"/>
                  <w:lang w:val="en-GB" w:eastAsia="en-GB"/>
                </w:rPr>
                <w:t>-2.6 (0.48)</w:t>
              </w:r>
            </w:ins>
          </w:p>
        </w:tc>
        <w:tc>
          <w:tcPr>
            <w:tcW w:w="1950" w:type="dxa"/>
          </w:tcPr>
          <w:p w14:paraId="52829589"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82" w:author="Audencio Victor Rafael" w:date="2025-10-26T00:36:00Z" w16du:dateUtc="2025-10-25T23:36:00Z"/>
                <w:rFonts w:ascii="Times New Roman" w:eastAsia="Helvetica" w:hAnsi="Times New Roman" w:cs="Times New Roman"/>
                <w:color w:val="000000"/>
                <w:sz w:val="20"/>
                <w:szCs w:val="20"/>
                <w:lang w:val="en-GB" w:eastAsia="en-GB"/>
              </w:rPr>
              <w:pPrChange w:id="283"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84" w:author="Audencio Victor Rafael" w:date="2025-10-26T00:36:00Z" w16du:dateUtc="2025-10-25T23:36:00Z">
              <w:r w:rsidRPr="00595DD1">
                <w:rPr>
                  <w:rFonts w:ascii="Times New Roman" w:eastAsia="Helvetica" w:hAnsi="Times New Roman" w:cs="Times New Roman"/>
                  <w:color w:val="000000"/>
                  <w:sz w:val="20"/>
                  <w:szCs w:val="20"/>
                  <w:lang w:val="en-GB" w:eastAsia="en-GB"/>
                </w:rPr>
                <w:t>-0.47 (0.15)</w:t>
              </w:r>
            </w:ins>
          </w:p>
        </w:tc>
      </w:tr>
      <w:tr w:rsidR="00595DD1" w:rsidRPr="00595DD1" w14:paraId="31159BC1" w14:textId="77777777" w:rsidTr="00595DD1">
        <w:trPr>
          <w:trHeight w:val="376"/>
          <w:ins w:id="285" w:author="Audencio Victor Rafael" w:date="2025-10-26T00:36:00Z"/>
        </w:trPr>
        <w:tc>
          <w:tcPr>
            <w:tcW w:w="2967" w:type="dxa"/>
            <w:shd w:val="clear" w:color="auto" w:fill="D9D9D9"/>
          </w:tcPr>
          <w:p w14:paraId="45D3909D"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286" w:author="Audencio Victor Rafael" w:date="2025-10-26T00:36:00Z" w16du:dateUtc="2025-10-25T23:36:00Z"/>
                <w:rFonts w:ascii="Times New Roman" w:eastAsia="Helvetica" w:hAnsi="Times New Roman" w:cs="Times New Roman"/>
                <w:color w:val="000000"/>
                <w:sz w:val="20"/>
                <w:szCs w:val="20"/>
                <w:lang w:val="en-GB" w:eastAsia="en-GB"/>
              </w:rPr>
            </w:pPr>
            <w:ins w:id="287" w:author="Audencio Victor Rafael" w:date="2025-10-26T00:36:00Z" w16du:dateUtc="2025-10-25T23:36:00Z">
              <w:r w:rsidRPr="00595DD1">
                <w:rPr>
                  <w:rFonts w:ascii="Times New Roman" w:hAnsi="Times New Roman" w:cs="Times New Roman"/>
                  <w:sz w:val="20"/>
                  <w:szCs w:val="20"/>
                  <w:lang w:val="en-GB" w:eastAsia="en-GB"/>
                </w:rPr>
                <w:t>Length-for-age z-score</w:t>
              </w:r>
            </w:ins>
          </w:p>
        </w:tc>
        <w:tc>
          <w:tcPr>
            <w:tcW w:w="846" w:type="dxa"/>
            <w:shd w:val="clear" w:color="auto" w:fill="D9D9D9"/>
          </w:tcPr>
          <w:p w14:paraId="605F9F0A"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88" w:author="Audencio Victor Rafael" w:date="2025-10-26T00:36:00Z" w16du:dateUtc="2025-10-25T23:36:00Z"/>
                <w:rFonts w:ascii="Times New Roman" w:eastAsia="Helvetica" w:hAnsi="Times New Roman" w:cs="Times New Roman"/>
                <w:color w:val="000000"/>
                <w:sz w:val="20"/>
                <w:szCs w:val="20"/>
                <w:lang w:val="en-GB" w:eastAsia="en-GB"/>
              </w:rPr>
              <w:pPrChange w:id="289"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p>
        </w:tc>
        <w:tc>
          <w:tcPr>
            <w:tcW w:w="1994" w:type="dxa"/>
            <w:shd w:val="clear" w:color="auto" w:fill="D9D9D9"/>
          </w:tcPr>
          <w:p w14:paraId="4F6531D3"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90" w:author="Audencio Victor Rafael" w:date="2025-10-26T00:36:00Z" w16du:dateUtc="2025-10-25T23:36:00Z"/>
                <w:rFonts w:ascii="Times New Roman" w:eastAsia="Helvetica" w:hAnsi="Times New Roman" w:cs="Times New Roman"/>
                <w:color w:val="000000"/>
                <w:sz w:val="20"/>
                <w:szCs w:val="20"/>
                <w:lang w:val="en-GB" w:eastAsia="en-GB"/>
              </w:rPr>
              <w:pPrChange w:id="291"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92" w:author="Audencio Victor Rafael" w:date="2025-10-26T00:36:00Z" w16du:dateUtc="2025-10-25T23:36:00Z">
              <w:r w:rsidRPr="00595DD1">
                <w:rPr>
                  <w:rFonts w:ascii="Times New Roman" w:hAnsi="Times New Roman" w:cs="Times New Roman"/>
                  <w:sz w:val="20"/>
                  <w:szCs w:val="20"/>
                  <w:lang w:val="en-GB" w:eastAsia="en-GB"/>
                </w:rPr>
                <w:t>Mean (SD)</w:t>
              </w:r>
            </w:ins>
          </w:p>
        </w:tc>
        <w:tc>
          <w:tcPr>
            <w:tcW w:w="1473" w:type="dxa"/>
            <w:shd w:val="clear" w:color="auto" w:fill="D9D9D9"/>
          </w:tcPr>
          <w:p w14:paraId="78355AC5"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93" w:author="Audencio Victor Rafael" w:date="2025-10-26T00:36:00Z" w16du:dateUtc="2025-10-25T23:36:00Z"/>
                <w:rFonts w:ascii="Times New Roman" w:eastAsia="Helvetica" w:hAnsi="Times New Roman" w:cs="Times New Roman"/>
                <w:color w:val="000000"/>
                <w:sz w:val="20"/>
                <w:szCs w:val="20"/>
                <w:lang w:val="en-GB" w:eastAsia="en-GB"/>
              </w:rPr>
              <w:pPrChange w:id="294"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95" w:author="Audencio Victor Rafael" w:date="2025-10-26T00:36:00Z" w16du:dateUtc="2025-10-25T23:36:00Z">
              <w:r w:rsidRPr="00595DD1">
                <w:rPr>
                  <w:rFonts w:ascii="Times New Roman" w:hAnsi="Times New Roman" w:cs="Times New Roman"/>
                  <w:sz w:val="20"/>
                  <w:szCs w:val="20"/>
                  <w:lang w:val="en-GB" w:eastAsia="en-GB"/>
                </w:rPr>
                <w:t>Mean (SD)</w:t>
              </w:r>
            </w:ins>
          </w:p>
        </w:tc>
        <w:tc>
          <w:tcPr>
            <w:tcW w:w="1950" w:type="dxa"/>
            <w:shd w:val="clear" w:color="auto" w:fill="D9D9D9"/>
          </w:tcPr>
          <w:p w14:paraId="31E81FB8"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296" w:author="Audencio Victor Rafael" w:date="2025-10-26T00:36:00Z" w16du:dateUtc="2025-10-25T23:36:00Z"/>
                <w:rFonts w:ascii="Times New Roman" w:eastAsia="Helvetica" w:hAnsi="Times New Roman" w:cs="Times New Roman"/>
                <w:color w:val="000000"/>
                <w:sz w:val="20"/>
                <w:szCs w:val="20"/>
                <w:lang w:val="en-GB" w:eastAsia="en-GB"/>
              </w:rPr>
              <w:pPrChange w:id="297"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298" w:author="Audencio Victor Rafael" w:date="2025-10-26T00:36:00Z" w16du:dateUtc="2025-10-25T23:36:00Z">
              <w:r w:rsidRPr="00595DD1">
                <w:rPr>
                  <w:rFonts w:ascii="Times New Roman" w:hAnsi="Times New Roman" w:cs="Times New Roman"/>
                  <w:sz w:val="20"/>
                  <w:szCs w:val="20"/>
                  <w:lang w:val="en-GB" w:eastAsia="en-GB"/>
                </w:rPr>
                <w:t>Mean (SD)</w:t>
              </w:r>
            </w:ins>
          </w:p>
        </w:tc>
      </w:tr>
      <w:tr w:rsidR="00595DD1" w:rsidRPr="00595DD1" w14:paraId="6C0AB73F" w14:textId="77777777" w:rsidTr="00595DD1">
        <w:trPr>
          <w:trHeight w:val="275"/>
          <w:ins w:id="299" w:author="Audencio Victor Rafael" w:date="2025-10-26T00:36:00Z"/>
        </w:trPr>
        <w:tc>
          <w:tcPr>
            <w:tcW w:w="2967" w:type="dxa"/>
          </w:tcPr>
          <w:p w14:paraId="250500A6"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300" w:author="Audencio Victor Rafael" w:date="2025-10-26T00:36:00Z" w16du:dateUtc="2025-10-25T23:36:00Z"/>
                <w:rFonts w:ascii="Times New Roman" w:eastAsia="Helvetica" w:hAnsi="Times New Roman" w:cs="Times New Roman"/>
                <w:color w:val="000000"/>
                <w:sz w:val="20"/>
                <w:szCs w:val="20"/>
                <w:lang w:val="en-GB" w:eastAsia="en-GB"/>
              </w:rPr>
            </w:pPr>
            <w:ins w:id="301" w:author="Audencio Victor Rafael" w:date="2025-10-26T00:36:00Z" w16du:dateUtc="2025-10-25T23:36:00Z">
              <w:r w:rsidRPr="00595DD1">
                <w:rPr>
                  <w:rFonts w:ascii="Times New Roman" w:eastAsia="Helvetica" w:hAnsi="Times New Roman" w:cs="Times New Roman"/>
                  <w:color w:val="000000"/>
                  <w:sz w:val="20"/>
                  <w:szCs w:val="20"/>
                  <w:lang w:val="en-GB" w:eastAsia="en-GB"/>
                </w:rPr>
                <w:t>Overall (28</w:t>
              </w:r>
              <w:r w:rsidRPr="00595DD1">
                <w:rPr>
                  <w:rFonts w:ascii="Times New Roman" w:eastAsia="Helvetica" w:hAnsi="Times New Roman" w:cs="Times New Roman"/>
                  <w:color w:val="000000"/>
                  <w:sz w:val="20"/>
                  <w:szCs w:val="20"/>
                  <w:vertAlign w:val="superscript"/>
                  <w:lang w:val="en-GB" w:eastAsia="en-GB"/>
                </w:rPr>
                <w:t>+0</w:t>
              </w:r>
              <w:r w:rsidRPr="00595DD1">
                <w:rPr>
                  <w:rFonts w:ascii="Times New Roman" w:eastAsia="Helvetica" w:hAnsi="Times New Roman" w:cs="Times New Roman"/>
                  <w:color w:val="000000"/>
                  <w:sz w:val="20"/>
                  <w:szCs w:val="20"/>
                  <w:lang w:val="en-GB" w:eastAsia="en-GB"/>
                </w:rPr>
                <w:t xml:space="preserve"> to 42</w:t>
              </w:r>
              <w:r w:rsidRPr="00595DD1">
                <w:rPr>
                  <w:rFonts w:ascii="Times New Roman" w:eastAsia="Helvetica" w:hAnsi="Times New Roman" w:cs="Times New Roman"/>
                  <w:color w:val="000000"/>
                  <w:sz w:val="20"/>
                  <w:szCs w:val="20"/>
                  <w:vertAlign w:val="superscript"/>
                  <w:lang w:val="en-GB" w:eastAsia="en-GB"/>
                </w:rPr>
                <w:t>+6</w:t>
              </w:r>
              <w:r w:rsidRPr="00595DD1">
                <w:rPr>
                  <w:rFonts w:ascii="Times New Roman" w:eastAsia="Helvetica" w:hAnsi="Times New Roman" w:cs="Times New Roman"/>
                  <w:color w:val="000000"/>
                  <w:sz w:val="20"/>
                  <w:szCs w:val="20"/>
                  <w:lang w:val="en-GB" w:eastAsia="en-GB"/>
                </w:rPr>
                <w:t>)</w:t>
              </w:r>
            </w:ins>
          </w:p>
        </w:tc>
        <w:tc>
          <w:tcPr>
            <w:tcW w:w="846" w:type="dxa"/>
          </w:tcPr>
          <w:p w14:paraId="4BF6A95C"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02" w:author="Audencio Victor Rafael" w:date="2025-10-26T00:36:00Z" w16du:dateUtc="2025-10-25T23:36:00Z"/>
                <w:rFonts w:ascii="Times New Roman" w:eastAsia="Helvetica" w:hAnsi="Times New Roman" w:cs="Times New Roman"/>
                <w:color w:val="000000"/>
                <w:sz w:val="20"/>
                <w:szCs w:val="20"/>
                <w:lang w:val="en-GB" w:eastAsia="en-GB"/>
              </w:rPr>
              <w:pPrChange w:id="303"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304" w:author="Audencio Victor Rafael" w:date="2025-10-26T00:36:00Z" w16du:dateUtc="2025-10-25T23:36:00Z">
              <w:r w:rsidRPr="00595DD1">
                <w:rPr>
                  <w:rFonts w:ascii="Times New Roman" w:eastAsia="Helvetica" w:hAnsi="Times New Roman" w:cs="Times New Roman"/>
                  <w:color w:val="000000"/>
                  <w:sz w:val="20"/>
                  <w:szCs w:val="20"/>
                  <w:lang w:val="en-GB" w:eastAsia="en-GB"/>
                </w:rPr>
                <w:t>597</w:t>
              </w:r>
            </w:ins>
          </w:p>
        </w:tc>
        <w:tc>
          <w:tcPr>
            <w:tcW w:w="1994" w:type="dxa"/>
          </w:tcPr>
          <w:p w14:paraId="50CC0C15"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05" w:author="Audencio Victor Rafael" w:date="2025-10-26T00:36:00Z" w16du:dateUtc="2025-10-25T23:36:00Z"/>
                <w:rFonts w:ascii="Times New Roman" w:eastAsia="Helvetica" w:hAnsi="Times New Roman" w:cs="Times New Roman"/>
                <w:color w:val="000000"/>
                <w:sz w:val="20"/>
                <w:szCs w:val="20"/>
                <w:lang w:val="en-GB" w:eastAsia="en-GB"/>
              </w:rPr>
              <w:pPrChange w:id="306"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07" w:author="Audencio Victor Rafael" w:date="2025-10-26T00:36:00Z" w16du:dateUtc="2025-10-25T23:36:00Z">
              <w:r w:rsidRPr="00595DD1">
                <w:rPr>
                  <w:rFonts w:ascii="Times New Roman" w:eastAsia="Helvetica" w:hAnsi="Times New Roman" w:cs="Times New Roman"/>
                  <w:color w:val="000000"/>
                  <w:sz w:val="20"/>
                  <w:szCs w:val="20"/>
                  <w:lang w:val="en-GB" w:eastAsia="en-GB"/>
                </w:rPr>
                <w:t>-1.31 (1.26)</w:t>
              </w:r>
            </w:ins>
          </w:p>
        </w:tc>
        <w:tc>
          <w:tcPr>
            <w:tcW w:w="1473" w:type="dxa"/>
          </w:tcPr>
          <w:p w14:paraId="3EF85D6B"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08" w:author="Audencio Victor Rafael" w:date="2025-10-26T00:36:00Z" w16du:dateUtc="2025-10-25T23:36:00Z"/>
                <w:rFonts w:ascii="Times New Roman" w:eastAsia="Helvetica" w:hAnsi="Times New Roman" w:cs="Times New Roman"/>
                <w:color w:val="000000"/>
                <w:sz w:val="20"/>
                <w:szCs w:val="20"/>
                <w:lang w:val="en-GB" w:eastAsia="en-GB"/>
              </w:rPr>
              <w:pPrChange w:id="309"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10" w:author="Audencio Victor Rafael" w:date="2025-10-26T00:36:00Z" w16du:dateUtc="2025-10-25T23:36:00Z">
              <w:r w:rsidRPr="00595DD1">
                <w:rPr>
                  <w:rFonts w:ascii="Times New Roman" w:eastAsia="Helvetica" w:hAnsi="Times New Roman" w:cs="Times New Roman"/>
                  <w:color w:val="000000"/>
                  <w:sz w:val="20"/>
                  <w:szCs w:val="20"/>
                  <w:lang w:val="en-GB" w:eastAsia="en-GB"/>
                </w:rPr>
                <w:t>-3.02 (1.03)</w:t>
              </w:r>
            </w:ins>
          </w:p>
        </w:tc>
        <w:tc>
          <w:tcPr>
            <w:tcW w:w="1950" w:type="dxa"/>
          </w:tcPr>
          <w:p w14:paraId="592498E7"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11" w:author="Audencio Victor Rafael" w:date="2025-10-26T00:36:00Z" w16du:dateUtc="2025-10-25T23:36:00Z"/>
                <w:rFonts w:ascii="Times New Roman" w:eastAsia="Helvetica" w:hAnsi="Times New Roman" w:cs="Times New Roman"/>
                <w:color w:val="000000"/>
                <w:sz w:val="20"/>
                <w:szCs w:val="20"/>
                <w:lang w:val="en-GB" w:eastAsia="en-GB"/>
              </w:rPr>
              <w:pPrChange w:id="312"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13" w:author="Audencio Victor Rafael" w:date="2025-10-26T00:36:00Z" w16du:dateUtc="2025-10-25T23:36:00Z">
              <w:r w:rsidRPr="00595DD1">
                <w:rPr>
                  <w:rFonts w:ascii="Times New Roman" w:eastAsia="Helvetica" w:hAnsi="Times New Roman" w:cs="Times New Roman"/>
                  <w:color w:val="000000"/>
                  <w:sz w:val="20"/>
                  <w:szCs w:val="20"/>
                  <w:lang w:val="en-GB" w:eastAsia="en-GB"/>
                </w:rPr>
                <w:t>1.71 (1.33)</w:t>
              </w:r>
            </w:ins>
          </w:p>
        </w:tc>
      </w:tr>
      <w:tr w:rsidR="00595DD1" w:rsidRPr="00595DD1" w14:paraId="66DD31D6" w14:textId="77777777" w:rsidTr="00595DD1">
        <w:trPr>
          <w:trHeight w:val="275"/>
          <w:ins w:id="314" w:author="Audencio Victor Rafael" w:date="2025-10-26T00:36:00Z"/>
        </w:trPr>
        <w:tc>
          <w:tcPr>
            <w:tcW w:w="2967" w:type="dxa"/>
          </w:tcPr>
          <w:p w14:paraId="7224EA37"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315" w:author="Audencio Victor Rafael" w:date="2025-10-26T00:36:00Z" w16du:dateUtc="2025-10-25T23:36:00Z"/>
                <w:rFonts w:ascii="Times New Roman" w:eastAsia="Helvetica" w:hAnsi="Times New Roman" w:cs="Times New Roman"/>
                <w:color w:val="000000"/>
                <w:sz w:val="20"/>
                <w:szCs w:val="20"/>
                <w:lang w:val="en-GB" w:eastAsia="en-GB"/>
              </w:rPr>
            </w:pPr>
            <w:ins w:id="316" w:author="Audencio Victor Rafael" w:date="2025-10-26T00:36:00Z" w16du:dateUtc="2025-10-25T23:36:00Z">
              <w:r w:rsidRPr="00595DD1">
                <w:rPr>
                  <w:rFonts w:ascii="Times New Roman" w:eastAsia="Helvetica" w:hAnsi="Times New Roman" w:cs="Times New Roman"/>
                  <w:color w:val="000000"/>
                  <w:sz w:val="20"/>
                  <w:szCs w:val="20"/>
                  <w:lang w:val="en-GB" w:eastAsia="en-GB"/>
                </w:rPr>
                <w:t>Preterm (28</w:t>
              </w:r>
              <w:r w:rsidRPr="00595DD1">
                <w:rPr>
                  <w:rFonts w:ascii="Times New Roman" w:eastAsia="Helvetica" w:hAnsi="Times New Roman" w:cs="Times New Roman"/>
                  <w:color w:val="000000"/>
                  <w:sz w:val="20"/>
                  <w:szCs w:val="20"/>
                  <w:vertAlign w:val="superscript"/>
                  <w:lang w:val="en-GB" w:eastAsia="en-GB"/>
                </w:rPr>
                <w:t>+0</w:t>
              </w:r>
              <w:r w:rsidRPr="00595DD1">
                <w:rPr>
                  <w:rFonts w:ascii="Times New Roman" w:eastAsia="Helvetica" w:hAnsi="Times New Roman" w:cs="Times New Roman"/>
                  <w:color w:val="000000"/>
                  <w:sz w:val="20"/>
                  <w:szCs w:val="20"/>
                  <w:lang w:val="en-GB" w:eastAsia="en-GB"/>
                </w:rPr>
                <w:t xml:space="preserve"> to 36</w:t>
              </w:r>
              <w:r w:rsidRPr="00595DD1">
                <w:rPr>
                  <w:rFonts w:ascii="Times New Roman" w:eastAsia="Helvetica" w:hAnsi="Times New Roman" w:cs="Times New Roman"/>
                  <w:color w:val="000000"/>
                  <w:sz w:val="20"/>
                  <w:szCs w:val="20"/>
                  <w:vertAlign w:val="superscript"/>
                  <w:lang w:val="en-GB" w:eastAsia="en-GB"/>
                </w:rPr>
                <w:t>+6</w:t>
              </w:r>
              <w:r w:rsidRPr="00595DD1">
                <w:rPr>
                  <w:rFonts w:ascii="Times New Roman" w:eastAsia="Helvetica" w:hAnsi="Times New Roman" w:cs="Times New Roman"/>
                  <w:color w:val="000000"/>
                  <w:sz w:val="20"/>
                  <w:szCs w:val="20"/>
                  <w:lang w:val="en-GB" w:eastAsia="en-GB"/>
                </w:rPr>
                <w:t>)</w:t>
              </w:r>
            </w:ins>
          </w:p>
        </w:tc>
        <w:tc>
          <w:tcPr>
            <w:tcW w:w="846" w:type="dxa"/>
          </w:tcPr>
          <w:p w14:paraId="0D3A2344"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17" w:author="Audencio Victor Rafael" w:date="2025-10-26T00:36:00Z" w16du:dateUtc="2025-10-25T23:36:00Z"/>
                <w:rFonts w:ascii="Times New Roman" w:eastAsia="Helvetica" w:hAnsi="Times New Roman" w:cs="Times New Roman"/>
                <w:color w:val="000000"/>
                <w:sz w:val="20"/>
                <w:szCs w:val="20"/>
                <w:lang w:val="en-GB" w:eastAsia="en-GB"/>
              </w:rPr>
              <w:pPrChange w:id="318"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319" w:author="Audencio Victor Rafael" w:date="2025-10-26T00:36:00Z" w16du:dateUtc="2025-10-25T23:36:00Z">
              <w:r w:rsidRPr="00595DD1">
                <w:rPr>
                  <w:rFonts w:ascii="Times New Roman" w:eastAsia="Helvetica" w:hAnsi="Times New Roman" w:cs="Times New Roman"/>
                  <w:color w:val="000000"/>
                  <w:sz w:val="20"/>
                  <w:szCs w:val="20"/>
                  <w:lang w:val="en-GB" w:eastAsia="en-GB"/>
                </w:rPr>
                <w:t>361</w:t>
              </w:r>
            </w:ins>
          </w:p>
        </w:tc>
        <w:tc>
          <w:tcPr>
            <w:tcW w:w="1994" w:type="dxa"/>
          </w:tcPr>
          <w:p w14:paraId="0A678EBF"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20" w:author="Audencio Victor Rafael" w:date="2025-10-26T00:36:00Z" w16du:dateUtc="2025-10-25T23:36:00Z"/>
                <w:rFonts w:ascii="Times New Roman" w:eastAsia="Helvetica" w:hAnsi="Times New Roman" w:cs="Times New Roman"/>
                <w:color w:val="000000"/>
                <w:sz w:val="20"/>
                <w:szCs w:val="20"/>
                <w:lang w:val="en-GB" w:eastAsia="en-GB"/>
              </w:rPr>
              <w:pPrChange w:id="321"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22" w:author="Audencio Victor Rafael" w:date="2025-10-26T00:36:00Z" w16du:dateUtc="2025-10-25T23:36:00Z">
              <w:r w:rsidRPr="00595DD1">
                <w:rPr>
                  <w:rFonts w:ascii="Times New Roman" w:eastAsia="Helvetica" w:hAnsi="Times New Roman" w:cs="Times New Roman"/>
                  <w:color w:val="000000"/>
                  <w:sz w:val="20"/>
                  <w:szCs w:val="20"/>
                  <w:lang w:val="en-GB" w:eastAsia="en-GB"/>
                </w:rPr>
                <w:t>-0.76 (1.16)</w:t>
              </w:r>
            </w:ins>
          </w:p>
        </w:tc>
        <w:tc>
          <w:tcPr>
            <w:tcW w:w="1473" w:type="dxa"/>
          </w:tcPr>
          <w:p w14:paraId="41DBDADA"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23" w:author="Audencio Victor Rafael" w:date="2025-10-26T00:36:00Z" w16du:dateUtc="2025-10-25T23:36:00Z"/>
                <w:rFonts w:ascii="Times New Roman" w:eastAsia="Helvetica" w:hAnsi="Times New Roman" w:cs="Times New Roman"/>
                <w:color w:val="000000"/>
                <w:sz w:val="20"/>
                <w:szCs w:val="20"/>
                <w:lang w:val="en-GB" w:eastAsia="en-GB"/>
              </w:rPr>
              <w:pPrChange w:id="324"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25" w:author="Audencio Victor Rafael" w:date="2025-10-26T00:36:00Z" w16du:dateUtc="2025-10-25T23:36:00Z">
              <w:r w:rsidRPr="00595DD1">
                <w:rPr>
                  <w:rFonts w:ascii="Times New Roman" w:eastAsia="Helvetica" w:hAnsi="Times New Roman" w:cs="Times New Roman"/>
                  <w:color w:val="000000"/>
                  <w:sz w:val="20"/>
                  <w:szCs w:val="20"/>
                  <w:lang w:val="en-GB" w:eastAsia="en-GB"/>
                </w:rPr>
                <w:t>-3.24 (1)</w:t>
              </w:r>
            </w:ins>
          </w:p>
        </w:tc>
        <w:tc>
          <w:tcPr>
            <w:tcW w:w="1950" w:type="dxa"/>
          </w:tcPr>
          <w:p w14:paraId="2A67B024"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26" w:author="Audencio Victor Rafael" w:date="2025-10-26T00:36:00Z" w16du:dateUtc="2025-10-25T23:36:00Z"/>
                <w:rFonts w:ascii="Times New Roman" w:eastAsia="Helvetica" w:hAnsi="Times New Roman" w:cs="Times New Roman"/>
                <w:color w:val="000000"/>
                <w:sz w:val="20"/>
                <w:szCs w:val="20"/>
                <w:lang w:val="en-GB" w:eastAsia="en-GB"/>
              </w:rPr>
              <w:pPrChange w:id="327"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28" w:author="Audencio Victor Rafael" w:date="2025-10-26T00:36:00Z" w16du:dateUtc="2025-10-25T23:36:00Z">
              <w:r w:rsidRPr="00595DD1">
                <w:rPr>
                  <w:rFonts w:ascii="Times New Roman" w:eastAsia="Helvetica" w:hAnsi="Times New Roman" w:cs="Times New Roman"/>
                  <w:color w:val="000000"/>
                  <w:sz w:val="20"/>
                  <w:szCs w:val="20"/>
                  <w:lang w:val="en-GB" w:eastAsia="en-GB"/>
                </w:rPr>
                <w:t>2.49 (1.11)</w:t>
              </w:r>
            </w:ins>
          </w:p>
        </w:tc>
      </w:tr>
      <w:tr w:rsidR="00595DD1" w:rsidRPr="00595DD1" w14:paraId="51CBD34B" w14:textId="77777777" w:rsidTr="00595DD1">
        <w:trPr>
          <w:trHeight w:val="275"/>
          <w:ins w:id="329" w:author="Audencio Victor Rafael" w:date="2025-10-26T00:36:00Z"/>
        </w:trPr>
        <w:tc>
          <w:tcPr>
            <w:tcW w:w="2967" w:type="dxa"/>
          </w:tcPr>
          <w:p w14:paraId="4ECDDA00"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330" w:author="Audencio Victor Rafael" w:date="2025-10-26T00:36:00Z" w16du:dateUtc="2025-10-25T23:36:00Z"/>
                <w:rFonts w:ascii="Times New Roman" w:eastAsia="Helvetica" w:hAnsi="Times New Roman" w:cs="Times New Roman"/>
                <w:color w:val="000000"/>
                <w:sz w:val="20"/>
                <w:szCs w:val="20"/>
                <w:lang w:val="en-GB" w:eastAsia="en-GB"/>
              </w:rPr>
            </w:pPr>
            <w:ins w:id="331" w:author="Audencio Victor Rafael" w:date="2025-10-26T00:36:00Z" w16du:dateUtc="2025-10-25T23:36:00Z">
              <w:r w:rsidRPr="00595DD1">
                <w:rPr>
                  <w:rFonts w:ascii="Times New Roman" w:eastAsia="Helvetica" w:hAnsi="Times New Roman" w:cs="Times New Roman"/>
                  <w:color w:val="000000"/>
                  <w:sz w:val="20"/>
                  <w:szCs w:val="20"/>
                  <w:lang w:val="en-GB" w:eastAsia="en-GB"/>
                </w:rPr>
                <w:t>Very preterm (28</w:t>
              </w:r>
              <w:r w:rsidRPr="00595DD1">
                <w:rPr>
                  <w:rFonts w:ascii="Times New Roman" w:eastAsia="Helvetica" w:hAnsi="Times New Roman" w:cs="Times New Roman"/>
                  <w:color w:val="000000"/>
                  <w:sz w:val="20"/>
                  <w:szCs w:val="20"/>
                  <w:vertAlign w:val="superscript"/>
                  <w:lang w:val="en-GB" w:eastAsia="en-GB"/>
                </w:rPr>
                <w:t>+0</w:t>
              </w:r>
              <w:r w:rsidRPr="00595DD1">
                <w:rPr>
                  <w:rFonts w:ascii="Times New Roman" w:eastAsia="Helvetica" w:hAnsi="Times New Roman" w:cs="Times New Roman"/>
                  <w:color w:val="000000"/>
                  <w:sz w:val="20"/>
                  <w:szCs w:val="20"/>
                  <w:lang w:val="en-GB" w:eastAsia="en-GB"/>
                </w:rPr>
                <w:t xml:space="preserve"> to 31</w:t>
              </w:r>
              <w:r w:rsidRPr="00595DD1">
                <w:rPr>
                  <w:rFonts w:ascii="Times New Roman" w:eastAsia="Helvetica" w:hAnsi="Times New Roman" w:cs="Times New Roman"/>
                  <w:color w:val="000000"/>
                  <w:sz w:val="20"/>
                  <w:szCs w:val="20"/>
                  <w:vertAlign w:val="superscript"/>
                  <w:lang w:val="en-GB" w:eastAsia="en-GB"/>
                </w:rPr>
                <w:t>+6</w:t>
              </w:r>
              <w:r w:rsidRPr="00595DD1">
                <w:rPr>
                  <w:rFonts w:ascii="Times New Roman" w:eastAsia="Helvetica" w:hAnsi="Times New Roman" w:cs="Times New Roman"/>
                  <w:color w:val="000000"/>
                  <w:sz w:val="20"/>
                  <w:szCs w:val="20"/>
                  <w:lang w:val="en-GB" w:eastAsia="en-GB"/>
                </w:rPr>
                <w:t>)</w:t>
              </w:r>
            </w:ins>
          </w:p>
        </w:tc>
        <w:tc>
          <w:tcPr>
            <w:tcW w:w="846" w:type="dxa"/>
          </w:tcPr>
          <w:p w14:paraId="4A31041F"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32" w:author="Audencio Victor Rafael" w:date="2025-10-26T00:36:00Z" w16du:dateUtc="2025-10-25T23:36:00Z"/>
                <w:rFonts w:ascii="Times New Roman" w:eastAsia="Helvetica" w:hAnsi="Times New Roman" w:cs="Times New Roman"/>
                <w:color w:val="000000"/>
                <w:sz w:val="20"/>
                <w:szCs w:val="20"/>
                <w:lang w:val="en-GB" w:eastAsia="en-GB"/>
              </w:rPr>
              <w:pPrChange w:id="333"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334" w:author="Audencio Victor Rafael" w:date="2025-10-26T00:36:00Z" w16du:dateUtc="2025-10-25T23:36:00Z">
              <w:r w:rsidRPr="00595DD1">
                <w:rPr>
                  <w:rFonts w:ascii="Times New Roman" w:eastAsia="Helvetica" w:hAnsi="Times New Roman" w:cs="Times New Roman"/>
                  <w:color w:val="000000"/>
                  <w:sz w:val="20"/>
                  <w:szCs w:val="20"/>
                  <w:lang w:val="en-GB" w:eastAsia="en-GB"/>
                </w:rPr>
                <w:t>39</w:t>
              </w:r>
            </w:ins>
          </w:p>
        </w:tc>
        <w:tc>
          <w:tcPr>
            <w:tcW w:w="1994" w:type="dxa"/>
          </w:tcPr>
          <w:p w14:paraId="5577F619"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35" w:author="Audencio Victor Rafael" w:date="2025-10-26T00:36:00Z" w16du:dateUtc="2025-10-25T23:36:00Z"/>
                <w:rFonts w:ascii="Times New Roman" w:eastAsia="Helvetica" w:hAnsi="Times New Roman" w:cs="Times New Roman"/>
                <w:color w:val="000000"/>
                <w:sz w:val="20"/>
                <w:szCs w:val="20"/>
                <w:lang w:val="en-GB" w:eastAsia="en-GB"/>
              </w:rPr>
              <w:pPrChange w:id="336"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37" w:author="Audencio Victor Rafael" w:date="2025-10-26T00:36:00Z" w16du:dateUtc="2025-10-25T23:36:00Z">
              <w:r w:rsidRPr="00595DD1">
                <w:rPr>
                  <w:rFonts w:ascii="Times New Roman" w:eastAsia="Helvetica" w:hAnsi="Times New Roman" w:cs="Times New Roman"/>
                  <w:color w:val="000000"/>
                  <w:sz w:val="20"/>
                  <w:szCs w:val="20"/>
                  <w:lang w:val="en-GB" w:eastAsia="en-GB"/>
                </w:rPr>
                <w:t>0.91 (0.86)</w:t>
              </w:r>
            </w:ins>
          </w:p>
        </w:tc>
        <w:tc>
          <w:tcPr>
            <w:tcW w:w="1473" w:type="dxa"/>
          </w:tcPr>
          <w:p w14:paraId="7628F8F1"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38" w:author="Audencio Victor Rafael" w:date="2025-10-26T00:36:00Z" w16du:dateUtc="2025-10-25T23:36:00Z"/>
                <w:rFonts w:ascii="Times New Roman" w:eastAsia="Helvetica" w:hAnsi="Times New Roman" w:cs="Times New Roman"/>
                <w:color w:val="000000"/>
                <w:sz w:val="20"/>
                <w:szCs w:val="20"/>
                <w:lang w:val="en-GB" w:eastAsia="en-GB"/>
              </w:rPr>
              <w:pPrChange w:id="339"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40" w:author="Audencio Victor Rafael" w:date="2025-10-26T00:36:00Z" w16du:dateUtc="2025-10-25T23:36:00Z">
              <w:r w:rsidRPr="00595DD1">
                <w:rPr>
                  <w:rFonts w:ascii="Times New Roman" w:eastAsia="Helvetica" w:hAnsi="Times New Roman" w:cs="Times New Roman"/>
                  <w:color w:val="000000"/>
                  <w:sz w:val="20"/>
                  <w:szCs w:val="20"/>
                  <w:lang w:val="en-GB" w:eastAsia="en-GB"/>
                </w:rPr>
                <w:t>-3.9 (0.94)</w:t>
              </w:r>
            </w:ins>
          </w:p>
        </w:tc>
        <w:tc>
          <w:tcPr>
            <w:tcW w:w="1950" w:type="dxa"/>
          </w:tcPr>
          <w:p w14:paraId="1CE329EB"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41" w:author="Audencio Victor Rafael" w:date="2025-10-26T00:36:00Z" w16du:dateUtc="2025-10-25T23:36:00Z"/>
                <w:rFonts w:ascii="Times New Roman" w:eastAsia="Helvetica" w:hAnsi="Times New Roman" w:cs="Times New Roman"/>
                <w:color w:val="000000"/>
                <w:sz w:val="20"/>
                <w:szCs w:val="20"/>
                <w:lang w:val="en-GB" w:eastAsia="en-GB"/>
              </w:rPr>
              <w:pPrChange w:id="342"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43" w:author="Audencio Victor Rafael" w:date="2025-10-26T00:36:00Z" w16du:dateUtc="2025-10-25T23:36:00Z">
              <w:r w:rsidRPr="00595DD1">
                <w:rPr>
                  <w:rFonts w:ascii="Times New Roman" w:eastAsia="Helvetica" w:hAnsi="Times New Roman" w:cs="Times New Roman"/>
                  <w:color w:val="000000"/>
                  <w:sz w:val="20"/>
                  <w:szCs w:val="20"/>
                  <w:lang w:val="en-GB" w:eastAsia="en-GB"/>
                </w:rPr>
                <w:t>4.81 (0.73)</w:t>
              </w:r>
            </w:ins>
          </w:p>
        </w:tc>
      </w:tr>
      <w:tr w:rsidR="00595DD1" w:rsidRPr="00595DD1" w14:paraId="47122B8B" w14:textId="77777777" w:rsidTr="00595DD1">
        <w:trPr>
          <w:trHeight w:val="214"/>
          <w:ins w:id="344" w:author="Audencio Victor Rafael" w:date="2025-10-26T00:36:00Z"/>
        </w:trPr>
        <w:tc>
          <w:tcPr>
            <w:tcW w:w="2967" w:type="dxa"/>
          </w:tcPr>
          <w:p w14:paraId="1375C38F"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345" w:author="Audencio Victor Rafael" w:date="2025-10-26T00:36:00Z" w16du:dateUtc="2025-10-25T23:36:00Z"/>
                <w:rFonts w:ascii="Times New Roman" w:eastAsia="Helvetica" w:hAnsi="Times New Roman" w:cs="Times New Roman"/>
                <w:color w:val="000000"/>
                <w:sz w:val="20"/>
                <w:szCs w:val="20"/>
                <w:lang w:val="en-GB" w:eastAsia="en-GB"/>
              </w:rPr>
            </w:pPr>
            <w:ins w:id="346" w:author="Audencio Victor Rafael" w:date="2025-10-26T00:36:00Z" w16du:dateUtc="2025-10-25T23:36:00Z">
              <w:r w:rsidRPr="00595DD1">
                <w:rPr>
                  <w:rFonts w:ascii="Times New Roman" w:eastAsia="Helvetica" w:hAnsi="Times New Roman" w:cs="Times New Roman"/>
                  <w:color w:val="000000"/>
                  <w:sz w:val="20"/>
                  <w:szCs w:val="20"/>
                  <w:lang w:val="en-GB" w:eastAsia="en-GB"/>
                </w:rPr>
                <w:t>Moderately preterm (32</w:t>
              </w:r>
              <w:r w:rsidRPr="00595DD1">
                <w:rPr>
                  <w:rFonts w:ascii="Times New Roman" w:eastAsia="Helvetica" w:hAnsi="Times New Roman" w:cs="Times New Roman"/>
                  <w:color w:val="000000"/>
                  <w:sz w:val="20"/>
                  <w:szCs w:val="20"/>
                  <w:vertAlign w:val="superscript"/>
                  <w:lang w:val="en-GB" w:eastAsia="en-GB"/>
                </w:rPr>
                <w:t>+0</w:t>
              </w:r>
              <w:r w:rsidRPr="00595DD1">
                <w:rPr>
                  <w:rFonts w:ascii="Times New Roman" w:eastAsia="Helvetica" w:hAnsi="Times New Roman" w:cs="Times New Roman"/>
                  <w:color w:val="000000"/>
                  <w:sz w:val="20"/>
                  <w:szCs w:val="20"/>
                  <w:lang w:val="en-GB" w:eastAsia="en-GB"/>
                </w:rPr>
                <w:t xml:space="preserve"> to 33</w:t>
              </w:r>
              <w:r w:rsidRPr="00595DD1">
                <w:rPr>
                  <w:rFonts w:ascii="Times New Roman" w:eastAsia="Helvetica" w:hAnsi="Times New Roman" w:cs="Times New Roman"/>
                  <w:color w:val="000000"/>
                  <w:sz w:val="20"/>
                  <w:szCs w:val="20"/>
                  <w:vertAlign w:val="superscript"/>
                  <w:lang w:val="en-GB" w:eastAsia="en-GB"/>
                </w:rPr>
                <w:t>+6</w:t>
              </w:r>
              <w:r w:rsidRPr="00595DD1">
                <w:rPr>
                  <w:rFonts w:ascii="Times New Roman" w:eastAsia="Helvetica" w:hAnsi="Times New Roman" w:cs="Times New Roman"/>
                  <w:color w:val="000000"/>
                  <w:sz w:val="20"/>
                  <w:szCs w:val="20"/>
                  <w:lang w:val="en-GB" w:eastAsia="en-GB"/>
                </w:rPr>
                <w:t>)</w:t>
              </w:r>
            </w:ins>
          </w:p>
        </w:tc>
        <w:tc>
          <w:tcPr>
            <w:tcW w:w="846" w:type="dxa"/>
          </w:tcPr>
          <w:p w14:paraId="27DBFA3A"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47" w:author="Audencio Victor Rafael" w:date="2025-10-26T00:36:00Z" w16du:dateUtc="2025-10-25T23:36:00Z"/>
                <w:rFonts w:ascii="Times New Roman" w:eastAsia="Helvetica" w:hAnsi="Times New Roman" w:cs="Times New Roman"/>
                <w:color w:val="000000"/>
                <w:sz w:val="20"/>
                <w:szCs w:val="20"/>
                <w:lang w:val="en-GB" w:eastAsia="en-GB"/>
              </w:rPr>
              <w:pPrChange w:id="348"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349" w:author="Audencio Victor Rafael" w:date="2025-10-26T00:36:00Z" w16du:dateUtc="2025-10-25T23:36:00Z">
              <w:r w:rsidRPr="00595DD1">
                <w:rPr>
                  <w:rFonts w:ascii="Times New Roman" w:eastAsia="Helvetica" w:hAnsi="Times New Roman" w:cs="Times New Roman"/>
                  <w:color w:val="000000"/>
                  <w:sz w:val="20"/>
                  <w:szCs w:val="20"/>
                  <w:lang w:val="en-GB" w:eastAsia="en-GB"/>
                </w:rPr>
                <w:t>74</w:t>
              </w:r>
            </w:ins>
          </w:p>
        </w:tc>
        <w:tc>
          <w:tcPr>
            <w:tcW w:w="1994" w:type="dxa"/>
          </w:tcPr>
          <w:p w14:paraId="3D1B3C2B"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50" w:author="Audencio Victor Rafael" w:date="2025-10-26T00:36:00Z" w16du:dateUtc="2025-10-25T23:36:00Z"/>
                <w:rFonts w:ascii="Times New Roman" w:eastAsia="Helvetica" w:hAnsi="Times New Roman" w:cs="Times New Roman"/>
                <w:color w:val="000000"/>
                <w:sz w:val="20"/>
                <w:szCs w:val="20"/>
                <w:lang w:val="en-GB" w:eastAsia="en-GB"/>
              </w:rPr>
              <w:pPrChange w:id="351"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52" w:author="Audencio Victor Rafael" w:date="2025-10-26T00:36:00Z" w16du:dateUtc="2025-10-25T23:36:00Z">
              <w:r w:rsidRPr="00595DD1">
                <w:rPr>
                  <w:rFonts w:ascii="Times New Roman" w:eastAsia="Helvetica" w:hAnsi="Times New Roman" w:cs="Times New Roman"/>
                  <w:color w:val="000000"/>
                  <w:sz w:val="20"/>
                  <w:szCs w:val="20"/>
                  <w:lang w:val="en-GB" w:eastAsia="en-GB"/>
                </w:rPr>
                <w:t>-0.16 (0.92)</w:t>
              </w:r>
            </w:ins>
          </w:p>
        </w:tc>
        <w:tc>
          <w:tcPr>
            <w:tcW w:w="1473" w:type="dxa"/>
          </w:tcPr>
          <w:p w14:paraId="58E000D5"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53" w:author="Audencio Victor Rafael" w:date="2025-10-26T00:36:00Z" w16du:dateUtc="2025-10-25T23:36:00Z"/>
                <w:rFonts w:ascii="Times New Roman" w:eastAsia="Helvetica" w:hAnsi="Times New Roman" w:cs="Times New Roman"/>
                <w:color w:val="000000"/>
                <w:sz w:val="20"/>
                <w:szCs w:val="20"/>
                <w:lang w:val="en-GB" w:eastAsia="en-GB"/>
              </w:rPr>
              <w:pPrChange w:id="354"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55" w:author="Audencio Victor Rafael" w:date="2025-10-26T00:36:00Z" w16du:dateUtc="2025-10-25T23:36:00Z">
              <w:r w:rsidRPr="00595DD1">
                <w:rPr>
                  <w:rFonts w:ascii="Times New Roman" w:eastAsia="Helvetica" w:hAnsi="Times New Roman" w:cs="Times New Roman"/>
                  <w:color w:val="000000"/>
                  <w:sz w:val="20"/>
                  <w:szCs w:val="20"/>
                  <w:lang w:val="en-GB" w:eastAsia="en-GB"/>
                </w:rPr>
                <w:t>-3.48 (0.98)</w:t>
              </w:r>
            </w:ins>
          </w:p>
        </w:tc>
        <w:tc>
          <w:tcPr>
            <w:tcW w:w="1950" w:type="dxa"/>
          </w:tcPr>
          <w:p w14:paraId="248CC299"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56" w:author="Audencio Victor Rafael" w:date="2025-10-26T00:36:00Z" w16du:dateUtc="2025-10-25T23:36:00Z"/>
                <w:rFonts w:ascii="Times New Roman" w:eastAsia="Helvetica" w:hAnsi="Times New Roman" w:cs="Times New Roman"/>
                <w:color w:val="000000"/>
                <w:sz w:val="20"/>
                <w:szCs w:val="20"/>
                <w:lang w:val="en-GB" w:eastAsia="en-GB"/>
              </w:rPr>
              <w:pPrChange w:id="357"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58" w:author="Audencio Victor Rafael" w:date="2025-10-26T00:36:00Z" w16du:dateUtc="2025-10-25T23:36:00Z">
              <w:r w:rsidRPr="00595DD1">
                <w:rPr>
                  <w:rFonts w:ascii="Times New Roman" w:eastAsia="Helvetica" w:hAnsi="Times New Roman" w:cs="Times New Roman"/>
                  <w:color w:val="000000"/>
                  <w:sz w:val="20"/>
                  <w:szCs w:val="20"/>
                  <w:lang w:val="en-GB" w:eastAsia="en-GB"/>
                </w:rPr>
                <w:t>3.32 (0.45)</w:t>
              </w:r>
            </w:ins>
          </w:p>
        </w:tc>
      </w:tr>
      <w:tr w:rsidR="00595DD1" w:rsidRPr="00595DD1" w14:paraId="1B33FEB2" w14:textId="77777777" w:rsidTr="00595DD1">
        <w:trPr>
          <w:trHeight w:val="275"/>
          <w:ins w:id="359" w:author="Audencio Victor Rafael" w:date="2025-10-26T00:36:00Z"/>
        </w:trPr>
        <w:tc>
          <w:tcPr>
            <w:tcW w:w="2967" w:type="dxa"/>
          </w:tcPr>
          <w:p w14:paraId="1F1D43AC"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360" w:author="Audencio Victor Rafael" w:date="2025-10-26T00:36:00Z" w16du:dateUtc="2025-10-25T23:36:00Z"/>
                <w:rFonts w:ascii="Times New Roman" w:eastAsia="Helvetica" w:hAnsi="Times New Roman" w:cs="Times New Roman"/>
                <w:color w:val="000000"/>
                <w:sz w:val="20"/>
                <w:szCs w:val="20"/>
                <w:lang w:val="en-GB" w:eastAsia="en-GB"/>
              </w:rPr>
            </w:pPr>
            <w:ins w:id="361" w:author="Audencio Victor Rafael" w:date="2025-10-26T00:36:00Z" w16du:dateUtc="2025-10-25T23:36:00Z">
              <w:r w:rsidRPr="00595DD1">
                <w:rPr>
                  <w:rFonts w:ascii="Times New Roman" w:eastAsia="Helvetica" w:hAnsi="Times New Roman" w:cs="Times New Roman"/>
                  <w:color w:val="000000"/>
                  <w:sz w:val="20"/>
                  <w:szCs w:val="20"/>
                  <w:lang w:val="en-GB" w:eastAsia="en-GB"/>
                </w:rPr>
                <w:t xml:space="preserve">Late preterm </w:t>
              </w:r>
              <w:r w:rsidRPr="00595DD1">
                <w:rPr>
                  <w:rFonts w:ascii="Times New Roman" w:hAnsi="Times New Roman" w:cs="Times New Roman"/>
                  <w:sz w:val="20"/>
                  <w:szCs w:val="20"/>
                  <w:lang w:val="en-GB" w:eastAsia="en-GB"/>
                </w:rPr>
                <w:t>(34</w:t>
              </w:r>
              <w:r w:rsidRPr="00595DD1">
                <w:rPr>
                  <w:rFonts w:ascii="Times New Roman" w:hAnsi="Times New Roman" w:cs="Times New Roman"/>
                  <w:sz w:val="20"/>
                  <w:szCs w:val="20"/>
                  <w:vertAlign w:val="superscript"/>
                  <w:lang w:val="en-GB" w:eastAsia="en-GB"/>
                </w:rPr>
                <w:t>+0</w:t>
              </w:r>
              <w:r w:rsidRPr="00595DD1">
                <w:rPr>
                  <w:rFonts w:ascii="Times New Roman" w:hAnsi="Times New Roman" w:cs="Times New Roman"/>
                  <w:sz w:val="20"/>
                  <w:szCs w:val="20"/>
                  <w:lang w:val="en-GB" w:eastAsia="en-GB"/>
                </w:rPr>
                <w:t xml:space="preserve"> to 36</w:t>
              </w:r>
              <w:r w:rsidRPr="00595DD1">
                <w:rPr>
                  <w:rFonts w:ascii="Times New Roman" w:hAnsi="Times New Roman" w:cs="Times New Roman"/>
                  <w:sz w:val="20"/>
                  <w:szCs w:val="20"/>
                  <w:vertAlign w:val="superscript"/>
                  <w:lang w:val="en-GB" w:eastAsia="en-GB"/>
                </w:rPr>
                <w:t>+6</w:t>
              </w:r>
              <w:r w:rsidRPr="00595DD1">
                <w:rPr>
                  <w:rFonts w:ascii="Times New Roman" w:hAnsi="Times New Roman" w:cs="Times New Roman"/>
                  <w:sz w:val="20"/>
                  <w:szCs w:val="20"/>
                  <w:lang w:val="en-GB" w:eastAsia="en-GB"/>
                </w:rPr>
                <w:t>)</w:t>
              </w:r>
            </w:ins>
          </w:p>
        </w:tc>
        <w:tc>
          <w:tcPr>
            <w:tcW w:w="846" w:type="dxa"/>
          </w:tcPr>
          <w:p w14:paraId="40B9DE99"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62" w:author="Audencio Victor Rafael" w:date="2025-10-26T00:36:00Z" w16du:dateUtc="2025-10-25T23:36:00Z"/>
                <w:rFonts w:ascii="Times New Roman" w:eastAsia="Helvetica" w:hAnsi="Times New Roman" w:cs="Times New Roman"/>
                <w:color w:val="000000"/>
                <w:sz w:val="20"/>
                <w:szCs w:val="20"/>
                <w:lang w:val="en-GB" w:eastAsia="en-GB"/>
              </w:rPr>
              <w:pPrChange w:id="363"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364" w:author="Audencio Victor Rafael" w:date="2025-10-26T00:36:00Z" w16du:dateUtc="2025-10-25T23:36:00Z">
              <w:r w:rsidRPr="00595DD1">
                <w:rPr>
                  <w:rFonts w:ascii="Times New Roman" w:eastAsia="Helvetica" w:hAnsi="Times New Roman" w:cs="Times New Roman"/>
                  <w:color w:val="000000"/>
                  <w:sz w:val="20"/>
                  <w:szCs w:val="20"/>
                  <w:lang w:val="en-GB" w:eastAsia="en-GB"/>
                </w:rPr>
                <w:t>248</w:t>
              </w:r>
            </w:ins>
          </w:p>
        </w:tc>
        <w:tc>
          <w:tcPr>
            <w:tcW w:w="1994" w:type="dxa"/>
          </w:tcPr>
          <w:p w14:paraId="359D6781"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65" w:author="Audencio Victor Rafael" w:date="2025-10-26T00:36:00Z" w16du:dateUtc="2025-10-25T23:36:00Z"/>
                <w:rFonts w:ascii="Times New Roman" w:eastAsia="Helvetica" w:hAnsi="Times New Roman" w:cs="Times New Roman"/>
                <w:color w:val="000000"/>
                <w:sz w:val="20"/>
                <w:szCs w:val="20"/>
                <w:lang w:val="en-GB" w:eastAsia="en-GB"/>
              </w:rPr>
              <w:pPrChange w:id="366"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67" w:author="Audencio Victor Rafael" w:date="2025-10-26T00:36:00Z" w16du:dateUtc="2025-10-25T23:36:00Z">
              <w:r w:rsidRPr="00595DD1">
                <w:rPr>
                  <w:rFonts w:ascii="Times New Roman" w:eastAsia="Helvetica" w:hAnsi="Times New Roman" w:cs="Times New Roman"/>
                  <w:color w:val="000000"/>
                  <w:sz w:val="20"/>
                  <w:szCs w:val="20"/>
                  <w:lang w:val="en-GB" w:eastAsia="en-GB"/>
                </w:rPr>
                <w:t>-1.2 (0.93)</w:t>
              </w:r>
            </w:ins>
          </w:p>
        </w:tc>
        <w:tc>
          <w:tcPr>
            <w:tcW w:w="1473" w:type="dxa"/>
          </w:tcPr>
          <w:p w14:paraId="7298841F"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68" w:author="Audencio Victor Rafael" w:date="2025-10-26T00:36:00Z" w16du:dateUtc="2025-10-25T23:36:00Z"/>
                <w:rFonts w:ascii="Times New Roman" w:eastAsia="Helvetica" w:hAnsi="Times New Roman" w:cs="Times New Roman"/>
                <w:color w:val="000000"/>
                <w:sz w:val="20"/>
                <w:szCs w:val="20"/>
                <w:lang w:val="en-GB" w:eastAsia="en-GB"/>
              </w:rPr>
              <w:pPrChange w:id="369"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70" w:author="Audencio Victor Rafael" w:date="2025-10-26T00:36:00Z" w16du:dateUtc="2025-10-25T23:36:00Z">
              <w:r w:rsidRPr="00595DD1">
                <w:rPr>
                  <w:rFonts w:ascii="Times New Roman" w:eastAsia="Helvetica" w:hAnsi="Times New Roman" w:cs="Times New Roman"/>
                  <w:color w:val="000000"/>
                  <w:sz w:val="20"/>
                  <w:szCs w:val="20"/>
                  <w:lang w:val="en-GB" w:eastAsia="en-GB"/>
                </w:rPr>
                <w:t>-3.07 (0.96)</w:t>
              </w:r>
            </w:ins>
          </w:p>
        </w:tc>
        <w:tc>
          <w:tcPr>
            <w:tcW w:w="1950" w:type="dxa"/>
          </w:tcPr>
          <w:p w14:paraId="6011854F"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71" w:author="Audencio Victor Rafael" w:date="2025-10-26T00:36:00Z" w16du:dateUtc="2025-10-25T23:36:00Z"/>
                <w:rFonts w:ascii="Times New Roman" w:eastAsia="Helvetica" w:hAnsi="Times New Roman" w:cs="Times New Roman"/>
                <w:color w:val="000000"/>
                <w:sz w:val="20"/>
                <w:szCs w:val="20"/>
                <w:lang w:val="en-GB" w:eastAsia="en-GB"/>
              </w:rPr>
              <w:pPrChange w:id="372"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73" w:author="Audencio Victor Rafael" w:date="2025-10-26T00:36:00Z" w16du:dateUtc="2025-10-25T23:36:00Z">
              <w:r w:rsidRPr="00595DD1">
                <w:rPr>
                  <w:rFonts w:ascii="Times New Roman" w:eastAsia="Helvetica" w:hAnsi="Times New Roman" w:cs="Times New Roman"/>
                  <w:color w:val="000000"/>
                  <w:sz w:val="20"/>
                  <w:szCs w:val="20"/>
                  <w:lang w:val="en-GB" w:eastAsia="en-GB"/>
                </w:rPr>
                <w:t>1.87 (0.47)</w:t>
              </w:r>
            </w:ins>
          </w:p>
        </w:tc>
      </w:tr>
      <w:tr w:rsidR="00595DD1" w:rsidRPr="00595DD1" w14:paraId="14C4C8DB" w14:textId="77777777" w:rsidTr="00595DD1">
        <w:trPr>
          <w:trHeight w:val="275"/>
          <w:ins w:id="374" w:author="Audencio Victor Rafael" w:date="2025-10-26T00:36:00Z"/>
        </w:trPr>
        <w:tc>
          <w:tcPr>
            <w:tcW w:w="2967" w:type="dxa"/>
          </w:tcPr>
          <w:p w14:paraId="34BEA1B8"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375" w:author="Audencio Victor Rafael" w:date="2025-10-26T00:36:00Z" w16du:dateUtc="2025-10-25T23:36:00Z"/>
                <w:rFonts w:ascii="Times New Roman" w:eastAsia="Helvetica" w:hAnsi="Times New Roman" w:cs="Times New Roman"/>
                <w:color w:val="000000"/>
                <w:sz w:val="20"/>
                <w:szCs w:val="20"/>
                <w:lang w:val="en-GB" w:eastAsia="en-GB"/>
              </w:rPr>
            </w:pPr>
            <w:ins w:id="376" w:author="Audencio Victor Rafael" w:date="2025-10-26T00:36:00Z" w16du:dateUtc="2025-10-25T23:36:00Z">
              <w:r w:rsidRPr="00595DD1">
                <w:rPr>
                  <w:rFonts w:ascii="Times New Roman" w:eastAsia="Helvetica" w:hAnsi="Times New Roman" w:cs="Times New Roman"/>
                  <w:color w:val="000000"/>
                  <w:sz w:val="20"/>
                  <w:szCs w:val="20"/>
                  <w:lang w:val="en-GB" w:eastAsia="en-GB"/>
                </w:rPr>
                <w:t xml:space="preserve">Term </w:t>
              </w:r>
              <w:r w:rsidRPr="00595DD1">
                <w:rPr>
                  <w:rFonts w:ascii="Times New Roman" w:hAnsi="Times New Roman" w:cs="Times New Roman"/>
                  <w:sz w:val="20"/>
                  <w:szCs w:val="20"/>
                  <w:lang w:val="en-GB" w:eastAsia="en-GB"/>
                </w:rPr>
                <w:t>(37</w:t>
              </w:r>
              <w:r w:rsidRPr="00595DD1">
                <w:rPr>
                  <w:rFonts w:ascii="Times New Roman" w:hAnsi="Times New Roman" w:cs="Times New Roman"/>
                  <w:sz w:val="20"/>
                  <w:szCs w:val="20"/>
                  <w:vertAlign w:val="superscript"/>
                  <w:lang w:val="en-GB" w:eastAsia="en-GB"/>
                </w:rPr>
                <w:t>+0</w:t>
              </w:r>
              <w:r w:rsidRPr="00595DD1">
                <w:rPr>
                  <w:rFonts w:ascii="Times New Roman" w:hAnsi="Times New Roman" w:cs="Times New Roman"/>
                  <w:sz w:val="20"/>
                  <w:szCs w:val="20"/>
                  <w:lang w:val="en-GB" w:eastAsia="en-GB"/>
                </w:rPr>
                <w:t xml:space="preserve"> to 42</w:t>
              </w:r>
              <w:r w:rsidRPr="00595DD1">
                <w:rPr>
                  <w:rFonts w:ascii="Times New Roman" w:hAnsi="Times New Roman" w:cs="Times New Roman"/>
                  <w:sz w:val="20"/>
                  <w:szCs w:val="20"/>
                  <w:vertAlign w:val="superscript"/>
                  <w:lang w:val="en-GB" w:eastAsia="en-GB"/>
                </w:rPr>
                <w:t>+6</w:t>
              </w:r>
              <w:r w:rsidRPr="00595DD1">
                <w:rPr>
                  <w:rFonts w:ascii="Times New Roman" w:hAnsi="Times New Roman" w:cs="Times New Roman"/>
                  <w:sz w:val="20"/>
                  <w:szCs w:val="20"/>
                  <w:lang w:val="en-GB" w:eastAsia="en-GB"/>
                </w:rPr>
                <w:t>)</w:t>
              </w:r>
            </w:ins>
          </w:p>
        </w:tc>
        <w:tc>
          <w:tcPr>
            <w:tcW w:w="846" w:type="dxa"/>
          </w:tcPr>
          <w:p w14:paraId="104EEC62"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77" w:author="Audencio Victor Rafael" w:date="2025-10-26T00:36:00Z" w16du:dateUtc="2025-10-25T23:36:00Z"/>
                <w:rFonts w:ascii="Times New Roman" w:eastAsia="Helvetica" w:hAnsi="Times New Roman" w:cs="Times New Roman"/>
                <w:color w:val="000000"/>
                <w:sz w:val="20"/>
                <w:szCs w:val="20"/>
                <w:lang w:val="en-GB" w:eastAsia="en-GB"/>
              </w:rPr>
              <w:pPrChange w:id="378"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379" w:author="Audencio Victor Rafael" w:date="2025-10-26T00:36:00Z" w16du:dateUtc="2025-10-25T23:36:00Z">
              <w:r w:rsidRPr="00595DD1">
                <w:rPr>
                  <w:rFonts w:ascii="Times New Roman" w:eastAsia="Helvetica" w:hAnsi="Times New Roman" w:cs="Times New Roman"/>
                  <w:color w:val="000000"/>
                  <w:sz w:val="20"/>
                  <w:szCs w:val="20"/>
                  <w:lang w:val="en-GB" w:eastAsia="en-GB"/>
                </w:rPr>
                <w:t>236</w:t>
              </w:r>
            </w:ins>
          </w:p>
        </w:tc>
        <w:tc>
          <w:tcPr>
            <w:tcW w:w="1994" w:type="dxa"/>
          </w:tcPr>
          <w:p w14:paraId="3ECF2B97"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80" w:author="Audencio Victor Rafael" w:date="2025-10-26T00:36:00Z" w16du:dateUtc="2025-10-25T23:36:00Z"/>
                <w:rFonts w:ascii="Times New Roman" w:eastAsia="Helvetica" w:hAnsi="Times New Roman" w:cs="Times New Roman"/>
                <w:color w:val="000000"/>
                <w:sz w:val="20"/>
                <w:szCs w:val="20"/>
                <w:lang w:val="en-GB" w:eastAsia="en-GB"/>
              </w:rPr>
              <w:pPrChange w:id="381"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82" w:author="Audencio Victor Rafael" w:date="2025-10-26T00:36:00Z" w16du:dateUtc="2025-10-25T23:36:00Z">
              <w:r w:rsidRPr="00595DD1">
                <w:rPr>
                  <w:rFonts w:ascii="Times New Roman" w:eastAsia="Helvetica" w:hAnsi="Times New Roman" w:cs="Times New Roman"/>
                  <w:color w:val="000000"/>
                  <w:sz w:val="20"/>
                  <w:szCs w:val="20"/>
                  <w:lang w:val="en-GB" w:eastAsia="en-GB"/>
                </w:rPr>
                <w:t>-2.15 (0.89)</w:t>
              </w:r>
            </w:ins>
          </w:p>
        </w:tc>
        <w:tc>
          <w:tcPr>
            <w:tcW w:w="1473" w:type="dxa"/>
          </w:tcPr>
          <w:p w14:paraId="2CC81E57"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83" w:author="Audencio Victor Rafael" w:date="2025-10-26T00:36:00Z" w16du:dateUtc="2025-10-25T23:36:00Z"/>
                <w:rFonts w:ascii="Times New Roman" w:eastAsia="Helvetica" w:hAnsi="Times New Roman" w:cs="Times New Roman"/>
                <w:color w:val="000000"/>
                <w:sz w:val="20"/>
                <w:szCs w:val="20"/>
                <w:lang w:val="en-GB" w:eastAsia="en-GB"/>
              </w:rPr>
              <w:pPrChange w:id="384"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85" w:author="Audencio Victor Rafael" w:date="2025-10-26T00:36:00Z" w16du:dateUtc="2025-10-25T23:36:00Z">
              <w:r w:rsidRPr="00595DD1">
                <w:rPr>
                  <w:rFonts w:ascii="Times New Roman" w:eastAsia="Helvetica" w:hAnsi="Times New Roman" w:cs="Times New Roman"/>
                  <w:color w:val="000000"/>
                  <w:sz w:val="20"/>
                  <w:szCs w:val="20"/>
                  <w:lang w:val="en-GB" w:eastAsia="en-GB"/>
                </w:rPr>
                <w:t>-2.67 (0.98)</w:t>
              </w:r>
            </w:ins>
          </w:p>
        </w:tc>
        <w:tc>
          <w:tcPr>
            <w:tcW w:w="1950" w:type="dxa"/>
          </w:tcPr>
          <w:p w14:paraId="1440CB52"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86" w:author="Audencio Victor Rafael" w:date="2025-10-26T00:36:00Z" w16du:dateUtc="2025-10-25T23:36:00Z"/>
                <w:rFonts w:ascii="Times New Roman" w:eastAsia="Helvetica" w:hAnsi="Times New Roman" w:cs="Times New Roman"/>
                <w:color w:val="000000"/>
                <w:sz w:val="20"/>
                <w:szCs w:val="20"/>
                <w:lang w:val="en-GB" w:eastAsia="en-GB"/>
              </w:rPr>
              <w:pPrChange w:id="387"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88" w:author="Audencio Victor Rafael" w:date="2025-10-26T00:36:00Z" w16du:dateUtc="2025-10-25T23:36:00Z">
              <w:r w:rsidRPr="00595DD1">
                <w:rPr>
                  <w:rFonts w:ascii="Times New Roman" w:eastAsia="Helvetica" w:hAnsi="Times New Roman" w:cs="Times New Roman"/>
                  <w:color w:val="000000"/>
                  <w:sz w:val="20"/>
                  <w:szCs w:val="20"/>
                  <w:lang w:val="en-GB" w:eastAsia="en-GB"/>
                </w:rPr>
                <w:t>0.52 (0.51)</w:t>
              </w:r>
            </w:ins>
          </w:p>
        </w:tc>
      </w:tr>
      <w:tr w:rsidR="00595DD1" w:rsidRPr="00595DD1" w14:paraId="50F5A4B4" w14:textId="77777777" w:rsidTr="00595DD1">
        <w:trPr>
          <w:trHeight w:val="275"/>
          <w:ins w:id="389" w:author="Audencio Victor Rafael" w:date="2025-10-26T00:36:00Z"/>
        </w:trPr>
        <w:tc>
          <w:tcPr>
            <w:tcW w:w="2967" w:type="dxa"/>
          </w:tcPr>
          <w:p w14:paraId="5C5A38A6"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390" w:author="Audencio Victor Rafael" w:date="2025-10-26T00:36:00Z" w16du:dateUtc="2025-10-25T23:36:00Z"/>
                <w:rFonts w:ascii="Times New Roman" w:eastAsia="Helvetica" w:hAnsi="Times New Roman" w:cs="Times New Roman"/>
                <w:color w:val="000000"/>
                <w:sz w:val="20"/>
                <w:szCs w:val="20"/>
                <w:lang w:val="en-GB" w:eastAsia="en-GB"/>
              </w:rPr>
            </w:pPr>
            <w:ins w:id="391" w:author="Audencio Victor Rafael" w:date="2025-10-26T00:36:00Z" w16du:dateUtc="2025-10-25T23:36:00Z">
              <w:r w:rsidRPr="00595DD1">
                <w:rPr>
                  <w:rFonts w:ascii="Times New Roman" w:eastAsia="Helvetica" w:hAnsi="Times New Roman" w:cs="Times New Roman"/>
                  <w:color w:val="000000"/>
                  <w:sz w:val="20"/>
                  <w:szCs w:val="20"/>
                  <w:lang w:val="en-GB" w:eastAsia="en-GB"/>
                </w:rPr>
                <w:t xml:space="preserve">Early term </w:t>
              </w:r>
              <w:r w:rsidRPr="00595DD1">
                <w:rPr>
                  <w:rFonts w:ascii="Times New Roman" w:hAnsi="Times New Roman" w:cs="Times New Roman"/>
                  <w:sz w:val="20"/>
                  <w:szCs w:val="20"/>
                  <w:lang w:val="en-GB" w:eastAsia="en-GB"/>
                </w:rPr>
                <w:t>(37</w:t>
              </w:r>
              <w:r w:rsidRPr="00595DD1">
                <w:rPr>
                  <w:rFonts w:ascii="Times New Roman" w:hAnsi="Times New Roman" w:cs="Times New Roman"/>
                  <w:sz w:val="20"/>
                  <w:szCs w:val="20"/>
                  <w:vertAlign w:val="superscript"/>
                  <w:lang w:val="en-GB" w:eastAsia="en-GB"/>
                </w:rPr>
                <w:t>+0</w:t>
              </w:r>
              <w:r w:rsidRPr="00595DD1">
                <w:rPr>
                  <w:rFonts w:ascii="Times New Roman" w:hAnsi="Times New Roman" w:cs="Times New Roman"/>
                  <w:sz w:val="20"/>
                  <w:szCs w:val="20"/>
                  <w:lang w:val="en-GB" w:eastAsia="en-GB"/>
                </w:rPr>
                <w:t xml:space="preserve"> to 38</w:t>
              </w:r>
              <w:r w:rsidRPr="00595DD1">
                <w:rPr>
                  <w:rFonts w:ascii="Times New Roman" w:hAnsi="Times New Roman" w:cs="Times New Roman"/>
                  <w:sz w:val="20"/>
                  <w:szCs w:val="20"/>
                  <w:vertAlign w:val="superscript"/>
                  <w:lang w:val="en-GB" w:eastAsia="en-GB"/>
                </w:rPr>
                <w:t>+6</w:t>
              </w:r>
              <w:r w:rsidRPr="00595DD1">
                <w:rPr>
                  <w:rFonts w:ascii="Times New Roman" w:hAnsi="Times New Roman" w:cs="Times New Roman"/>
                  <w:sz w:val="20"/>
                  <w:szCs w:val="20"/>
                  <w:lang w:val="en-GB" w:eastAsia="en-GB"/>
                </w:rPr>
                <w:t>)</w:t>
              </w:r>
            </w:ins>
          </w:p>
        </w:tc>
        <w:tc>
          <w:tcPr>
            <w:tcW w:w="846" w:type="dxa"/>
          </w:tcPr>
          <w:p w14:paraId="0C3C0FE6"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92" w:author="Audencio Victor Rafael" w:date="2025-10-26T00:36:00Z" w16du:dateUtc="2025-10-25T23:36:00Z"/>
                <w:rFonts w:ascii="Times New Roman" w:eastAsia="Helvetica" w:hAnsi="Times New Roman" w:cs="Times New Roman"/>
                <w:color w:val="000000"/>
                <w:sz w:val="20"/>
                <w:szCs w:val="20"/>
                <w:lang w:val="en-GB" w:eastAsia="en-GB"/>
              </w:rPr>
              <w:pPrChange w:id="393"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394" w:author="Audencio Victor Rafael" w:date="2025-10-26T00:36:00Z" w16du:dateUtc="2025-10-25T23:36:00Z">
              <w:r w:rsidRPr="00595DD1">
                <w:rPr>
                  <w:rFonts w:ascii="Times New Roman" w:eastAsia="Helvetica" w:hAnsi="Times New Roman" w:cs="Times New Roman"/>
                  <w:color w:val="000000"/>
                  <w:sz w:val="20"/>
                  <w:szCs w:val="20"/>
                  <w:lang w:val="en-GB" w:eastAsia="en-GB"/>
                </w:rPr>
                <w:t>168</w:t>
              </w:r>
            </w:ins>
          </w:p>
        </w:tc>
        <w:tc>
          <w:tcPr>
            <w:tcW w:w="1994" w:type="dxa"/>
          </w:tcPr>
          <w:p w14:paraId="773AAAFD"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95" w:author="Audencio Victor Rafael" w:date="2025-10-26T00:36:00Z" w16du:dateUtc="2025-10-25T23:36:00Z"/>
                <w:rFonts w:ascii="Times New Roman" w:eastAsia="Helvetica" w:hAnsi="Times New Roman" w:cs="Times New Roman"/>
                <w:color w:val="000000"/>
                <w:sz w:val="20"/>
                <w:szCs w:val="20"/>
                <w:lang w:val="en-GB" w:eastAsia="en-GB"/>
              </w:rPr>
              <w:pPrChange w:id="396"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397" w:author="Audencio Victor Rafael" w:date="2025-10-26T00:36:00Z" w16du:dateUtc="2025-10-25T23:36:00Z">
              <w:r w:rsidRPr="00595DD1">
                <w:rPr>
                  <w:rFonts w:ascii="Times New Roman" w:eastAsia="Helvetica" w:hAnsi="Times New Roman" w:cs="Times New Roman"/>
                  <w:color w:val="000000"/>
                  <w:sz w:val="20"/>
                  <w:szCs w:val="20"/>
                  <w:lang w:val="en-GB" w:eastAsia="en-GB"/>
                </w:rPr>
                <w:t>-2 (0.79)</w:t>
              </w:r>
            </w:ins>
          </w:p>
        </w:tc>
        <w:tc>
          <w:tcPr>
            <w:tcW w:w="1473" w:type="dxa"/>
          </w:tcPr>
          <w:p w14:paraId="20BEB435"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398" w:author="Audencio Victor Rafael" w:date="2025-10-26T00:36:00Z" w16du:dateUtc="2025-10-25T23:36:00Z"/>
                <w:rFonts w:ascii="Times New Roman" w:eastAsia="Helvetica" w:hAnsi="Times New Roman" w:cs="Times New Roman"/>
                <w:color w:val="000000"/>
                <w:sz w:val="20"/>
                <w:szCs w:val="20"/>
                <w:lang w:val="en-GB" w:eastAsia="en-GB"/>
              </w:rPr>
              <w:pPrChange w:id="399"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00" w:author="Audencio Victor Rafael" w:date="2025-10-26T00:36:00Z" w16du:dateUtc="2025-10-25T23:36:00Z">
              <w:r w:rsidRPr="00595DD1">
                <w:rPr>
                  <w:rFonts w:ascii="Times New Roman" w:eastAsia="Helvetica" w:hAnsi="Times New Roman" w:cs="Times New Roman"/>
                  <w:color w:val="000000"/>
                  <w:sz w:val="20"/>
                  <w:szCs w:val="20"/>
                  <w:lang w:val="en-GB" w:eastAsia="en-GB"/>
                </w:rPr>
                <w:t>-2.78 (0.88)</w:t>
              </w:r>
            </w:ins>
          </w:p>
        </w:tc>
        <w:tc>
          <w:tcPr>
            <w:tcW w:w="1950" w:type="dxa"/>
          </w:tcPr>
          <w:p w14:paraId="4F141850"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01" w:author="Audencio Victor Rafael" w:date="2025-10-26T00:36:00Z" w16du:dateUtc="2025-10-25T23:36:00Z"/>
                <w:rFonts w:ascii="Times New Roman" w:eastAsia="Helvetica" w:hAnsi="Times New Roman" w:cs="Times New Roman"/>
                <w:color w:val="000000"/>
                <w:sz w:val="20"/>
                <w:szCs w:val="20"/>
                <w:lang w:val="en-GB" w:eastAsia="en-GB"/>
              </w:rPr>
              <w:pPrChange w:id="402"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03" w:author="Audencio Victor Rafael" w:date="2025-10-26T00:36:00Z" w16du:dateUtc="2025-10-25T23:36:00Z">
              <w:r w:rsidRPr="00595DD1">
                <w:rPr>
                  <w:rFonts w:ascii="Times New Roman" w:eastAsia="Helvetica" w:hAnsi="Times New Roman" w:cs="Times New Roman"/>
                  <w:color w:val="000000"/>
                  <w:sz w:val="20"/>
                  <w:szCs w:val="20"/>
                  <w:lang w:val="en-GB" w:eastAsia="en-GB"/>
                </w:rPr>
                <w:t>0.78 (0.27)</w:t>
              </w:r>
            </w:ins>
          </w:p>
        </w:tc>
      </w:tr>
      <w:tr w:rsidR="00595DD1" w:rsidRPr="00595DD1" w14:paraId="528319C0" w14:textId="77777777" w:rsidTr="00595DD1">
        <w:trPr>
          <w:trHeight w:val="282"/>
          <w:ins w:id="404" w:author="Audencio Victor Rafael" w:date="2025-10-26T00:36:00Z"/>
        </w:trPr>
        <w:tc>
          <w:tcPr>
            <w:tcW w:w="2967" w:type="dxa"/>
          </w:tcPr>
          <w:p w14:paraId="7ABC7FF4"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405" w:author="Audencio Victor Rafael" w:date="2025-10-26T00:36:00Z" w16du:dateUtc="2025-10-25T23:36:00Z"/>
                <w:rFonts w:ascii="Times New Roman" w:eastAsia="Helvetica" w:hAnsi="Times New Roman" w:cs="Times New Roman"/>
                <w:color w:val="000000"/>
                <w:sz w:val="20"/>
                <w:szCs w:val="20"/>
                <w:lang w:val="en-GB" w:eastAsia="en-GB"/>
              </w:rPr>
            </w:pPr>
            <w:ins w:id="406" w:author="Audencio Victor Rafael" w:date="2025-10-26T00:36:00Z" w16du:dateUtc="2025-10-25T23:36:00Z">
              <w:r w:rsidRPr="00595DD1">
                <w:rPr>
                  <w:rFonts w:ascii="Times New Roman" w:eastAsia="Helvetica" w:hAnsi="Times New Roman" w:cs="Times New Roman"/>
                  <w:color w:val="000000"/>
                  <w:sz w:val="20"/>
                  <w:szCs w:val="20"/>
                  <w:lang w:val="en-GB" w:eastAsia="en-GB"/>
                </w:rPr>
                <w:t xml:space="preserve">Full term </w:t>
              </w:r>
              <w:r w:rsidRPr="00595DD1">
                <w:rPr>
                  <w:rFonts w:ascii="Times New Roman" w:hAnsi="Times New Roman" w:cs="Times New Roman"/>
                  <w:sz w:val="20"/>
                  <w:szCs w:val="20"/>
                  <w:lang w:val="en-GB" w:eastAsia="en-GB"/>
                </w:rPr>
                <w:t>(39</w:t>
              </w:r>
              <w:r w:rsidRPr="00595DD1">
                <w:rPr>
                  <w:rFonts w:ascii="Times New Roman" w:hAnsi="Times New Roman" w:cs="Times New Roman"/>
                  <w:sz w:val="20"/>
                  <w:szCs w:val="20"/>
                  <w:vertAlign w:val="superscript"/>
                  <w:lang w:val="en-GB" w:eastAsia="en-GB"/>
                </w:rPr>
                <w:t>+0</w:t>
              </w:r>
              <w:r w:rsidRPr="00595DD1">
                <w:rPr>
                  <w:rFonts w:ascii="Times New Roman" w:hAnsi="Times New Roman" w:cs="Times New Roman"/>
                  <w:sz w:val="20"/>
                  <w:szCs w:val="20"/>
                  <w:lang w:val="en-GB" w:eastAsia="en-GB"/>
                </w:rPr>
                <w:t xml:space="preserve"> to 40</w:t>
              </w:r>
              <w:r w:rsidRPr="00595DD1">
                <w:rPr>
                  <w:rFonts w:ascii="Times New Roman" w:hAnsi="Times New Roman" w:cs="Times New Roman"/>
                  <w:sz w:val="20"/>
                  <w:szCs w:val="20"/>
                  <w:vertAlign w:val="superscript"/>
                  <w:lang w:val="en-GB" w:eastAsia="en-GB"/>
                </w:rPr>
                <w:t>+6</w:t>
              </w:r>
              <w:r w:rsidRPr="00595DD1">
                <w:rPr>
                  <w:rFonts w:ascii="Times New Roman" w:hAnsi="Times New Roman" w:cs="Times New Roman"/>
                  <w:sz w:val="20"/>
                  <w:szCs w:val="20"/>
                  <w:lang w:val="en-GB" w:eastAsia="en-GB"/>
                </w:rPr>
                <w:t>)</w:t>
              </w:r>
            </w:ins>
          </w:p>
        </w:tc>
        <w:tc>
          <w:tcPr>
            <w:tcW w:w="846" w:type="dxa"/>
          </w:tcPr>
          <w:p w14:paraId="2C85A96E"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07" w:author="Audencio Victor Rafael" w:date="2025-10-26T00:36:00Z" w16du:dateUtc="2025-10-25T23:36:00Z"/>
                <w:rFonts w:ascii="Times New Roman" w:eastAsia="Helvetica" w:hAnsi="Times New Roman" w:cs="Times New Roman"/>
                <w:color w:val="000000"/>
                <w:sz w:val="20"/>
                <w:szCs w:val="20"/>
                <w:lang w:val="en-GB" w:eastAsia="en-GB"/>
              </w:rPr>
              <w:pPrChange w:id="408"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409" w:author="Audencio Victor Rafael" w:date="2025-10-26T00:36:00Z" w16du:dateUtc="2025-10-25T23:36:00Z">
              <w:r w:rsidRPr="00595DD1">
                <w:rPr>
                  <w:rFonts w:ascii="Times New Roman" w:eastAsia="Helvetica" w:hAnsi="Times New Roman" w:cs="Times New Roman"/>
                  <w:color w:val="000000"/>
                  <w:sz w:val="20"/>
                  <w:szCs w:val="20"/>
                  <w:lang w:val="en-GB" w:eastAsia="en-GB"/>
                </w:rPr>
                <w:t>48</w:t>
              </w:r>
            </w:ins>
          </w:p>
        </w:tc>
        <w:tc>
          <w:tcPr>
            <w:tcW w:w="1994" w:type="dxa"/>
          </w:tcPr>
          <w:p w14:paraId="1EC1A91F"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10" w:author="Audencio Victor Rafael" w:date="2025-10-26T00:36:00Z" w16du:dateUtc="2025-10-25T23:36:00Z"/>
                <w:rFonts w:ascii="Times New Roman" w:eastAsia="Helvetica" w:hAnsi="Times New Roman" w:cs="Times New Roman"/>
                <w:color w:val="000000"/>
                <w:sz w:val="20"/>
                <w:szCs w:val="20"/>
                <w:lang w:val="en-GB" w:eastAsia="en-GB"/>
              </w:rPr>
              <w:pPrChange w:id="411"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12" w:author="Audencio Victor Rafael" w:date="2025-10-26T00:36:00Z" w16du:dateUtc="2025-10-25T23:36:00Z">
              <w:r w:rsidRPr="00595DD1">
                <w:rPr>
                  <w:rFonts w:ascii="Times New Roman" w:eastAsia="Helvetica" w:hAnsi="Times New Roman" w:cs="Times New Roman"/>
                  <w:color w:val="000000"/>
                  <w:sz w:val="20"/>
                  <w:szCs w:val="20"/>
                  <w:lang w:val="en-GB" w:eastAsia="en-GB"/>
                </w:rPr>
                <w:t>-2.46 (1.08)</w:t>
              </w:r>
            </w:ins>
          </w:p>
        </w:tc>
        <w:tc>
          <w:tcPr>
            <w:tcW w:w="1473" w:type="dxa"/>
          </w:tcPr>
          <w:p w14:paraId="0681BAAB"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13" w:author="Audencio Victor Rafael" w:date="2025-10-26T00:36:00Z" w16du:dateUtc="2025-10-25T23:36:00Z"/>
                <w:rFonts w:ascii="Times New Roman" w:eastAsia="Helvetica" w:hAnsi="Times New Roman" w:cs="Times New Roman"/>
                <w:color w:val="000000"/>
                <w:sz w:val="20"/>
                <w:szCs w:val="20"/>
                <w:lang w:val="en-GB" w:eastAsia="en-GB"/>
              </w:rPr>
              <w:pPrChange w:id="414"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15" w:author="Audencio Victor Rafael" w:date="2025-10-26T00:36:00Z" w16du:dateUtc="2025-10-25T23:36:00Z">
              <w:r w:rsidRPr="00595DD1">
                <w:rPr>
                  <w:rFonts w:ascii="Times New Roman" w:eastAsia="Helvetica" w:hAnsi="Times New Roman" w:cs="Times New Roman"/>
                  <w:color w:val="000000"/>
                  <w:sz w:val="20"/>
                  <w:szCs w:val="20"/>
                  <w:lang w:val="en-GB" w:eastAsia="en-GB"/>
                </w:rPr>
                <w:t>-2.57 (1.2)</w:t>
              </w:r>
            </w:ins>
          </w:p>
        </w:tc>
        <w:tc>
          <w:tcPr>
            <w:tcW w:w="1950" w:type="dxa"/>
          </w:tcPr>
          <w:p w14:paraId="39E2F2A3"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16" w:author="Audencio Victor Rafael" w:date="2025-10-26T00:36:00Z" w16du:dateUtc="2025-10-25T23:36:00Z"/>
                <w:rFonts w:ascii="Times New Roman" w:eastAsia="Helvetica" w:hAnsi="Times New Roman" w:cs="Times New Roman"/>
                <w:color w:val="000000"/>
                <w:sz w:val="20"/>
                <w:szCs w:val="20"/>
                <w:lang w:val="en-GB" w:eastAsia="en-GB"/>
              </w:rPr>
              <w:pPrChange w:id="417"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18" w:author="Audencio Victor Rafael" w:date="2025-10-26T00:36:00Z" w16du:dateUtc="2025-10-25T23:36:00Z">
              <w:r w:rsidRPr="00595DD1">
                <w:rPr>
                  <w:rFonts w:ascii="Times New Roman" w:eastAsia="Helvetica" w:hAnsi="Times New Roman" w:cs="Times New Roman"/>
                  <w:color w:val="000000"/>
                  <w:sz w:val="20"/>
                  <w:szCs w:val="20"/>
                  <w:lang w:val="en-GB" w:eastAsia="en-GB"/>
                </w:rPr>
                <w:t>0.11 (0.25)</w:t>
              </w:r>
            </w:ins>
          </w:p>
        </w:tc>
      </w:tr>
      <w:tr w:rsidR="00595DD1" w:rsidRPr="00595DD1" w14:paraId="708EC293" w14:textId="77777777" w:rsidTr="00595DD1">
        <w:trPr>
          <w:trHeight w:val="275"/>
          <w:ins w:id="419" w:author="Audencio Victor Rafael" w:date="2025-10-26T00:36:00Z"/>
        </w:trPr>
        <w:tc>
          <w:tcPr>
            <w:tcW w:w="2967" w:type="dxa"/>
          </w:tcPr>
          <w:p w14:paraId="0A7FBFFB"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420" w:author="Audencio Victor Rafael" w:date="2025-10-26T00:36:00Z" w16du:dateUtc="2025-10-25T23:36:00Z"/>
                <w:rFonts w:ascii="Times New Roman" w:eastAsia="Helvetica" w:hAnsi="Times New Roman" w:cs="Times New Roman"/>
                <w:color w:val="000000"/>
                <w:sz w:val="20"/>
                <w:szCs w:val="20"/>
                <w:lang w:val="en-GB" w:eastAsia="en-GB"/>
              </w:rPr>
            </w:pPr>
            <w:ins w:id="421" w:author="Audencio Victor Rafael" w:date="2025-10-26T00:36:00Z" w16du:dateUtc="2025-10-25T23:36:00Z">
              <w:r w:rsidRPr="00595DD1">
                <w:rPr>
                  <w:rFonts w:ascii="Times New Roman" w:eastAsia="Helvetica" w:hAnsi="Times New Roman" w:cs="Times New Roman"/>
                  <w:color w:val="000000"/>
                  <w:sz w:val="20"/>
                  <w:szCs w:val="20"/>
                  <w:lang w:val="en-GB" w:eastAsia="en-GB"/>
                </w:rPr>
                <w:t>Late term (41</w:t>
              </w:r>
              <w:r w:rsidRPr="00595DD1">
                <w:rPr>
                  <w:rFonts w:ascii="Times New Roman" w:eastAsia="Helvetica" w:hAnsi="Times New Roman" w:cs="Times New Roman"/>
                  <w:color w:val="000000"/>
                  <w:sz w:val="20"/>
                  <w:szCs w:val="20"/>
                  <w:vertAlign w:val="superscript"/>
                  <w:lang w:val="en-GB" w:eastAsia="en-GB"/>
                </w:rPr>
                <w:t>+0</w:t>
              </w:r>
              <w:r w:rsidRPr="00595DD1">
                <w:rPr>
                  <w:rFonts w:ascii="Times New Roman" w:eastAsia="Helvetica" w:hAnsi="Times New Roman" w:cs="Times New Roman"/>
                  <w:color w:val="000000"/>
                  <w:sz w:val="20"/>
                  <w:szCs w:val="20"/>
                  <w:lang w:val="en-GB" w:eastAsia="en-GB"/>
                </w:rPr>
                <w:t xml:space="preserve"> to 42</w:t>
              </w:r>
              <w:r w:rsidRPr="00595DD1">
                <w:rPr>
                  <w:rFonts w:ascii="Times New Roman" w:eastAsia="Helvetica" w:hAnsi="Times New Roman" w:cs="Times New Roman"/>
                  <w:color w:val="000000"/>
                  <w:sz w:val="20"/>
                  <w:szCs w:val="20"/>
                  <w:vertAlign w:val="superscript"/>
                  <w:lang w:val="en-GB" w:eastAsia="en-GB"/>
                </w:rPr>
                <w:t>+6</w:t>
              </w:r>
              <w:r w:rsidRPr="00595DD1">
                <w:rPr>
                  <w:rFonts w:ascii="Times New Roman" w:eastAsia="Helvetica" w:hAnsi="Times New Roman" w:cs="Times New Roman"/>
                  <w:color w:val="000000"/>
                  <w:sz w:val="20"/>
                  <w:szCs w:val="20"/>
                  <w:lang w:val="en-GB" w:eastAsia="en-GB"/>
                </w:rPr>
                <w:t>)</w:t>
              </w:r>
            </w:ins>
          </w:p>
        </w:tc>
        <w:tc>
          <w:tcPr>
            <w:tcW w:w="846" w:type="dxa"/>
          </w:tcPr>
          <w:p w14:paraId="61F4C2DE"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22" w:author="Audencio Victor Rafael" w:date="2025-10-26T00:36:00Z" w16du:dateUtc="2025-10-25T23:36:00Z"/>
                <w:rFonts w:ascii="Times New Roman" w:eastAsia="Helvetica" w:hAnsi="Times New Roman" w:cs="Times New Roman"/>
                <w:color w:val="000000"/>
                <w:sz w:val="20"/>
                <w:szCs w:val="20"/>
                <w:lang w:val="en-GB" w:eastAsia="en-GB"/>
              </w:rPr>
              <w:pPrChange w:id="423"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424" w:author="Audencio Victor Rafael" w:date="2025-10-26T00:36:00Z" w16du:dateUtc="2025-10-25T23:36:00Z">
              <w:r w:rsidRPr="00595DD1">
                <w:rPr>
                  <w:rFonts w:ascii="Times New Roman" w:eastAsia="Helvetica" w:hAnsi="Times New Roman" w:cs="Times New Roman"/>
                  <w:color w:val="000000"/>
                  <w:sz w:val="20"/>
                  <w:szCs w:val="20"/>
                  <w:lang w:val="en-GB" w:eastAsia="en-GB"/>
                </w:rPr>
                <w:t>20</w:t>
              </w:r>
            </w:ins>
          </w:p>
        </w:tc>
        <w:tc>
          <w:tcPr>
            <w:tcW w:w="1994" w:type="dxa"/>
          </w:tcPr>
          <w:p w14:paraId="05E4B1D1"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25" w:author="Audencio Victor Rafael" w:date="2025-10-26T00:36:00Z" w16du:dateUtc="2025-10-25T23:36:00Z"/>
                <w:rFonts w:ascii="Times New Roman" w:eastAsia="Helvetica" w:hAnsi="Times New Roman" w:cs="Times New Roman"/>
                <w:color w:val="000000"/>
                <w:sz w:val="20"/>
                <w:szCs w:val="20"/>
                <w:lang w:val="en-GB" w:eastAsia="en-GB"/>
              </w:rPr>
              <w:pPrChange w:id="426"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27" w:author="Audencio Victor Rafael" w:date="2025-10-26T00:36:00Z" w16du:dateUtc="2025-10-25T23:36:00Z">
              <w:r w:rsidRPr="00595DD1">
                <w:rPr>
                  <w:rFonts w:ascii="Times New Roman" w:eastAsia="Helvetica" w:hAnsi="Times New Roman" w:cs="Times New Roman"/>
                  <w:color w:val="000000"/>
                  <w:sz w:val="20"/>
                  <w:szCs w:val="20"/>
                  <w:lang w:val="en-GB" w:eastAsia="en-GB"/>
                </w:rPr>
                <w:t>-2.64 (0.84)</w:t>
              </w:r>
            </w:ins>
          </w:p>
        </w:tc>
        <w:tc>
          <w:tcPr>
            <w:tcW w:w="1473" w:type="dxa"/>
          </w:tcPr>
          <w:p w14:paraId="3186595F"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28" w:author="Audencio Victor Rafael" w:date="2025-10-26T00:36:00Z" w16du:dateUtc="2025-10-25T23:36:00Z"/>
                <w:rFonts w:ascii="Times New Roman" w:eastAsia="Helvetica" w:hAnsi="Times New Roman" w:cs="Times New Roman"/>
                <w:color w:val="000000"/>
                <w:sz w:val="20"/>
                <w:szCs w:val="20"/>
                <w:lang w:val="en-GB" w:eastAsia="en-GB"/>
              </w:rPr>
              <w:pPrChange w:id="429"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30" w:author="Audencio Victor Rafael" w:date="2025-10-26T00:36:00Z" w16du:dateUtc="2025-10-25T23:36:00Z">
              <w:r w:rsidRPr="00595DD1">
                <w:rPr>
                  <w:rFonts w:ascii="Times New Roman" w:eastAsia="Helvetica" w:hAnsi="Times New Roman" w:cs="Times New Roman"/>
                  <w:color w:val="000000"/>
                  <w:sz w:val="20"/>
                  <w:szCs w:val="20"/>
                  <w:lang w:val="en-GB" w:eastAsia="en-GB"/>
                </w:rPr>
                <w:t>-2.01 (0.93)</w:t>
              </w:r>
            </w:ins>
          </w:p>
        </w:tc>
        <w:tc>
          <w:tcPr>
            <w:tcW w:w="1950" w:type="dxa"/>
          </w:tcPr>
          <w:p w14:paraId="0A1F5F11"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31" w:author="Audencio Victor Rafael" w:date="2025-10-26T00:36:00Z" w16du:dateUtc="2025-10-25T23:36:00Z"/>
                <w:rFonts w:ascii="Times New Roman" w:eastAsia="Helvetica" w:hAnsi="Times New Roman" w:cs="Times New Roman"/>
                <w:color w:val="000000"/>
                <w:sz w:val="20"/>
                <w:szCs w:val="20"/>
                <w:lang w:val="en-GB" w:eastAsia="en-GB"/>
              </w:rPr>
              <w:pPrChange w:id="432"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33" w:author="Audencio Victor Rafael" w:date="2025-10-26T00:36:00Z" w16du:dateUtc="2025-10-25T23:36:00Z">
              <w:r w:rsidRPr="00595DD1">
                <w:rPr>
                  <w:rFonts w:ascii="Times New Roman" w:eastAsia="Helvetica" w:hAnsi="Times New Roman" w:cs="Times New Roman"/>
                  <w:color w:val="000000"/>
                  <w:sz w:val="20"/>
                  <w:szCs w:val="20"/>
                  <w:lang w:val="en-GB" w:eastAsia="en-GB"/>
                </w:rPr>
                <w:t>-0.64 (0.2)</w:t>
              </w:r>
            </w:ins>
          </w:p>
        </w:tc>
      </w:tr>
      <w:tr w:rsidR="00595DD1" w:rsidRPr="00595DD1" w14:paraId="683AD1C4" w14:textId="77777777" w:rsidTr="00595DD1">
        <w:trPr>
          <w:trHeight w:val="573"/>
          <w:ins w:id="434" w:author="Audencio Victor Rafael" w:date="2025-10-26T00:36:00Z"/>
        </w:trPr>
        <w:tc>
          <w:tcPr>
            <w:tcW w:w="2967" w:type="dxa"/>
            <w:shd w:val="clear" w:color="auto" w:fill="D9D9D9"/>
          </w:tcPr>
          <w:p w14:paraId="2FCB7278"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435" w:author="Audencio Victor Rafael" w:date="2025-10-26T00:36:00Z" w16du:dateUtc="2025-10-25T23:36:00Z"/>
                <w:rFonts w:ascii="Times New Roman" w:eastAsia="Helvetica" w:hAnsi="Times New Roman" w:cs="Times New Roman"/>
                <w:color w:val="000000"/>
                <w:sz w:val="20"/>
                <w:szCs w:val="20"/>
                <w:lang w:val="en-GB" w:eastAsia="en-GB"/>
              </w:rPr>
            </w:pPr>
            <w:ins w:id="436" w:author="Audencio Victor Rafael" w:date="2025-10-26T00:36:00Z" w16du:dateUtc="2025-10-25T23:36:00Z">
              <w:r w:rsidRPr="00595DD1">
                <w:rPr>
                  <w:rFonts w:ascii="Times New Roman" w:hAnsi="Times New Roman" w:cs="Times New Roman"/>
                  <w:sz w:val="20"/>
                  <w:szCs w:val="20"/>
                  <w:lang w:val="en-GB" w:eastAsia="en-GB"/>
                </w:rPr>
                <w:t>Head circumference-for-age z-score</w:t>
              </w:r>
            </w:ins>
          </w:p>
        </w:tc>
        <w:tc>
          <w:tcPr>
            <w:tcW w:w="846" w:type="dxa"/>
            <w:shd w:val="clear" w:color="auto" w:fill="D9D9D9"/>
          </w:tcPr>
          <w:p w14:paraId="2AF3432E"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37" w:author="Audencio Victor Rafael" w:date="2025-10-26T00:36:00Z" w16du:dateUtc="2025-10-25T23:36:00Z"/>
                <w:rFonts w:ascii="Times New Roman" w:eastAsia="Helvetica" w:hAnsi="Times New Roman" w:cs="Times New Roman"/>
                <w:color w:val="000000"/>
                <w:sz w:val="20"/>
                <w:szCs w:val="20"/>
                <w:lang w:val="en-GB" w:eastAsia="en-GB"/>
              </w:rPr>
              <w:pPrChange w:id="438"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p>
        </w:tc>
        <w:tc>
          <w:tcPr>
            <w:tcW w:w="1994" w:type="dxa"/>
            <w:shd w:val="clear" w:color="auto" w:fill="D9D9D9"/>
          </w:tcPr>
          <w:p w14:paraId="51651087"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39" w:author="Audencio Victor Rafael" w:date="2025-10-26T00:36:00Z" w16du:dateUtc="2025-10-25T23:36:00Z"/>
                <w:rFonts w:ascii="Times New Roman" w:eastAsia="Helvetica" w:hAnsi="Times New Roman" w:cs="Times New Roman"/>
                <w:color w:val="000000"/>
                <w:sz w:val="20"/>
                <w:szCs w:val="20"/>
                <w:lang w:val="en-GB" w:eastAsia="en-GB"/>
              </w:rPr>
              <w:pPrChange w:id="440"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41" w:author="Audencio Victor Rafael" w:date="2025-10-26T00:36:00Z" w16du:dateUtc="2025-10-25T23:36:00Z">
              <w:r w:rsidRPr="00595DD1">
                <w:rPr>
                  <w:rFonts w:ascii="Times New Roman" w:hAnsi="Times New Roman" w:cs="Times New Roman"/>
                  <w:sz w:val="20"/>
                  <w:szCs w:val="20"/>
                  <w:lang w:val="en-GB" w:eastAsia="en-GB"/>
                </w:rPr>
                <w:t>Mean (SD)</w:t>
              </w:r>
            </w:ins>
          </w:p>
        </w:tc>
        <w:tc>
          <w:tcPr>
            <w:tcW w:w="1473" w:type="dxa"/>
            <w:shd w:val="clear" w:color="auto" w:fill="D9D9D9"/>
          </w:tcPr>
          <w:p w14:paraId="2D37FC90"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42" w:author="Audencio Victor Rafael" w:date="2025-10-26T00:36:00Z" w16du:dateUtc="2025-10-25T23:36:00Z"/>
                <w:rFonts w:ascii="Times New Roman" w:eastAsia="Helvetica" w:hAnsi="Times New Roman" w:cs="Times New Roman"/>
                <w:color w:val="000000"/>
                <w:sz w:val="20"/>
                <w:szCs w:val="20"/>
                <w:lang w:val="en-GB" w:eastAsia="en-GB"/>
              </w:rPr>
              <w:pPrChange w:id="443"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44" w:author="Audencio Victor Rafael" w:date="2025-10-26T00:36:00Z" w16du:dateUtc="2025-10-25T23:36:00Z">
              <w:r w:rsidRPr="00595DD1">
                <w:rPr>
                  <w:rFonts w:ascii="Times New Roman" w:hAnsi="Times New Roman" w:cs="Times New Roman"/>
                  <w:sz w:val="20"/>
                  <w:szCs w:val="20"/>
                  <w:lang w:val="en-GB" w:eastAsia="en-GB"/>
                </w:rPr>
                <w:t>Mean (SD)</w:t>
              </w:r>
            </w:ins>
          </w:p>
        </w:tc>
        <w:tc>
          <w:tcPr>
            <w:tcW w:w="1950" w:type="dxa"/>
            <w:shd w:val="clear" w:color="auto" w:fill="D9D9D9"/>
          </w:tcPr>
          <w:p w14:paraId="57E0DAE8"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45" w:author="Audencio Victor Rafael" w:date="2025-10-26T00:36:00Z" w16du:dateUtc="2025-10-25T23:36:00Z"/>
                <w:rFonts w:ascii="Times New Roman" w:eastAsia="Helvetica" w:hAnsi="Times New Roman" w:cs="Times New Roman"/>
                <w:color w:val="000000"/>
                <w:sz w:val="20"/>
                <w:szCs w:val="20"/>
                <w:lang w:val="en-GB" w:eastAsia="en-GB"/>
              </w:rPr>
              <w:pPrChange w:id="446"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47" w:author="Audencio Victor Rafael" w:date="2025-10-26T00:36:00Z" w16du:dateUtc="2025-10-25T23:36:00Z">
              <w:r w:rsidRPr="00595DD1">
                <w:rPr>
                  <w:rFonts w:ascii="Times New Roman" w:hAnsi="Times New Roman" w:cs="Times New Roman"/>
                  <w:sz w:val="20"/>
                  <w:szCs w:val="20"/>
                  <w:lang w:val="en-GB" w:eastAsia="en-GB"/>
                </w:rPr>
                <w:t>Mean (SD)</w:t>
              </w:r>
            </w:ins>
          </w:p>
        </w:tc>
      </w:tr>
      <w:tr w:rsidR="00595DD1" w:rsidRPr="00595DD1" w14:paraId="0A8E0EAD" w14:textId="77777777" w:rsidTr="00595DD1">
        <w:trPr>
          <w:trHeight w:val="275"/>
          <w:ins w:id="448" w:author="Audencio Victor Rafael" w:date="2025-10-26T00:36:00Z"/>
        </w:trPr>
        <w:tc>
          <w:tcPr>
            <w:tcW w:w="2967" w:type="dxa"/>
          </w:tcPr>
          <w:p w14:paraId="338E4417"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449" w:author="Audencio Victor Rafael" w:date="2025-10-26T00:36:00Z" w16du:dateUtc="2025-10-25T23:36:00Z"/>
                <w:rFonts w:ascii="Times New Roman" w:eastAsia="Helvetica" w:hAnsi="Times New Roman" w:cs="Times New Roman"/>
                <w:color w:val="000000"/>
                <w:sz w:val="20"/>
                <w:szCs w:val="20"/>
                <w:lang w:val="en-GB" w:eastAsia="en-GB"/>
              </w:rPr>
            </w:pPr>
            <w:ins w:id="450" w:author="Audencio Victor Rafael" w:date="2025-10-26T00:36:00Z" w16du:dateUtc="2025-10-25T23:36:00Z">
              <w:r w:rsidRPr="00595DD1">
                <w:rPr>
                  <w:rFonts w:ascii="Times New Roman" w:eastAsia="Helvetica" w:hAnsi="Times New Roman" w:cs="Times New Roman"/>
                  <w:color w:val="000000"/>
                  <w:sz w:val="20"/>
                  <w:szCs w:val="20"/>
                  <w:lang w:val="en-GB" w:eastAsia="en-GB"/>
                </w:rPr>
                <w:t>Overall (28</w:t>
              </w:r>
              <w:r w:rsidRPr="00595DD1">
                <w:rPr>
                  <w:rFonts w:ascii="Times New Roman" w:eastAsia="Helvetica" w:hAnsi="Times New Roman" w:cs="Times New Roman"/>
                  <w:color w:val="000000"/>
                  <w:sz w:val="20"/>
                  <w:szCs w:val="20"/>
                  <w:vertAlign w:val="superscript"/>
                  <w:lang w:val="en-GB" w:eastAsia="en-GB"/>
                </w:rPr>
                <w:t>+0</w:t>
              </w:r>
              <w:r w:rsidRPr="00595DD1">
                <w:rPr>
                  <w:rFonts w:ascii="Times New Roman" w:eastAsia="Helvetica" w:hAnsi="Times New Roman" w:cs="Times New Roman"/>
                  <w:color w:val="000000"/>
                  <w:sz w:val="20"/>
                  <w:szCs w:val="20"/>
                  <w:lang w:val="en-GB" w:eastAsia="en-GB"/>
                </w:rPr>
                <w:t xml:space="preserve"> to 42</w:t>
              </w:r>
              <w:r w:rsidRPr="00595DD1">
                <w:rPr>
                  <w:rFonts w:ascii="Times New Roman" w:eastAsia="Helvetica" w:hAnsi="Times New Roman" w:cs="Times New Roman"/>
                  <w:color w:val="000000"/>
                  <w:sz w:val="20"/>
                  <w:szCs w:val="20"/>
                  <w:vertAlign w:val="superscript"/>
                  <w:lang w:val="en-GB" w:eastAsia="en-GB"/>
                </w:rPr>
                <w:t>+6</w:t>
              </w:r>
              <w:r w:rsidRPr="00595DD1">
                <w:rPr>
                  <w:rFonts w:ascii="Times New Roman" w:eastAsia="Helvetica" w:hAnsi="Times New Roman" w:cs="Times New Roman"/>
                  <w:color w:val="000000"/>
                  <w:sz w:val="20"/>
                  <w:szCs w:val="20"/>
                  <w:lang w:val="en-GB" w:eastAsia="en-GB"/>
                </w:rPr>
                <w:t>)</w:t>
              </w:r>
            </w:ins>
          </w:p>
        </w:tc>
        <w:tc>
          <w:tcPr>
            <w:tcW w:w="846" w:type="dxa"/>
          </w:tcPr>
          <w:p w14:paraId="73D6F1CE"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51" w:author="Audencio Victor Rafael" w:date="2025-10-26T00:36:00Z" w16du:dateUtc="2025-10-25T23:36:00Z"/>
                <w:rFonts w:ascii="Times New Roman" w:eastAsia="Helvetica" w:hAnsi="Times New Roman" w:cs="Times New Roman"/>
                <w:color w:val="000000"/>
                <w:sz w:val="20"/>
                <w:szCs w:val="20"/>
                <w:lang w:val="en-GB" w:eastAsia="en-GB"/>
              </w:rPr>
              <w:pPrChange w:id="452"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453" w:author="Audencio Victor Rafael" w:date="2025-10-26T00:36:00Z" w16du:dateUtc="2025-10-25T23:36:00Z">
              <w:r w:rsidRPr="00595DD1">
                <w:rPr>
                  <w:rFonts w:ascii="Times New Roman" w:eastAsia="Helvetica" w:hAnsi="Times New Roman" w:cs="Times New Roman"/>
                  <w:color w:val="000000"/>
                  <w:sz w:val="20"/>
                  <w:szCs w:val="20"/>
                  <w:lang w:val="en-GB" w:eastAsia="en-GB"/>
                </w:rPr>
                <w:t>597</w:t>
              </w:r>
            </w:ins>
          </w:p>
        </w:tc>
        <w:tc>
          <w:tcPr>
            <w:tcW w:w="1994" w:type="dxa"/>
          </w:tcPr>
          <w:p w14:paraId="180768AB"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54" w:author="Audencio Victor Rafael" w:date="2025-10-26T00:36:00Z" w16du:dateUtc="2025-10-25T23:36:00Z"/>
                <w:rFonts w:ascii="Times New Roman" w:eastAsia="Helvetica" w:hAnsi="Times New Roman" w:cs="Times New Roman"/>
                <w:color w:val="000000"/>
                <w:sz w:val="20"/>
                <w:szCs w:val="20"/>
                <w:lang w:val="en-GB" w:eastAsia="en-GB"/>
              </w:rPr>
              <w:pPrChange w:id="455"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56" w:author="Audencio Victor Rafael" w:date="2025-10-26T00:36:00Z" w16du:dateUtc="2025-10-25T23:36:00Z">
              <w:r w:rsidRPr="00595DD1">
                <w:rPr>
                  <w:rFonts w:ascii="Times New Roman" w:eastAsia="Helvetica" w:hAnsi="Times New Roman" w:cs="Times New Roman"/>
                  <w:color w:val="000000"/>
                  <w:sz w:val="20"/>
                  <w:szCs w:val="20"/>
                  <w:lang w:val="en-GB" w:eastAsia="en-GB"/>
                </w:rPr>
                <w:t>-0.28 (1.31)</w:t>
              </w:r>
            </w:ins>
          </w:p>
        </w:tc>
        <w:tc>
          <w:tcPr>
            <w:tcW w:w="1473" w:type="dxa"/>
          </w:tcPr>
          <w:p w14:paraId="6F47331F"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57" w:author="Audencio Victor Rafael" w:date="2025-10-26T00:36:00Z" w16du:dateUtc="2025-10-25T23:36:00Z"/>
                <w:rFonts w:ascii="Times New Roman" w:eastAsia="Helvetica" w:hAnsi="Times New Roman" w:cs="Times New Roman"/>
                <w:color w:val="000000"/>
                <w:sz w:val="20"/>
                <w:szCs w:val="20"/>
                <w:lang w:val="en-GB" w:eastAsia="en-GB"/>
              </w:rPr>
              <w:pPrChange w:id="458"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59" w:author="Audencio Victor Rafael" w:date="2025-10-26T00:36:00Z" w16du:dateUtc="2025-10-25T23:36:00Z">
              <w:r w:rsidRPr="00595DD1">
                <w:rPr>
                  <w:rFonts w:ascii="Times New Roman" w:eastAsia="Helvetica" w:hAnsi="Times New Roman" w:cs="Times New Roman"/>
                  <w:color w:val="000000"/>
                  <w:sz w:val="20"/>
                  <w:szCs w:val="20"/>
                  <w:lang w:val="en-GB" w:eastAsia="en-GB"/>
                </w:rPr>
                <w:t>-1.97 (1.18)</w:t>
              </w:r>
            </w:ins>
          </w:p>
        </w:tc>
        <w:tc>
          <w:tcPr>
            <w:tcW w:w="1950" w:type="dxa"/>
          </w:tcPr>
          <w:p w14:paraId="198125A6"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60" w:author="Audencio Victor Rafael" w:date="2025-10-26T00:36:00Z" w16du:dateUtc="2025-10-25T23:36:00Z"/>
                <w:rFonts w:ascii="Times New Roman" w:eastAsia="Helvetica" w:hAnsi="Times New Roman" w:cs="Times New Roman"/>
                <w:color w:val="000000"/>
                <w:sz w:val="20"/>
                <w:szCs w:val="20"/>
                <w:lang w:val="en-GB" w:eastAsia="en-GB"/>
              </w:rPr>
              <w:pPrChange w:id="461"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62" w:author="Audencio Victor Rafael" w:date="2025-10-26T00:36:00Z" w16du:dateUtc="2025-10-25T23:36:00Z">
              <w:r w:rsidRPr="00595DD1">
                <w:rPr>
                  <w:rFonts w:ascii="Times New Roman" w:eastAsia="Helvetica" w:hAnsi="Times New Roman" w:cs="Times New Roman"/>
                  <w:color w:val="000000"/>
                  <w:sz w:val="20"/>
                  <w:szCs w:val="20"/>
                  <w:lang w:val="en-GB" w:eastAsia="en-GB"/>
                </w:rPr>
                <w:t>1.69 (1.24)</w:t>
              </w:r>
            </w:ins>
          </w:p>
        </w:tc>
      </w:tr>
      <w:tr w:rsidR="00595DD1" w:rsidRPr="00595DD1" w14:paraId="6A2F2B28" w14:textId="77777777" w:rsidTr="00595DD1">
        <w:trPr>
          <w:trHeight w:val="275"/>
          <w:ins w:id="463" w:author="Audencio Victor Rafael" w:date="2025-10-26T00:36:00Z"/>
        </w:trPr>
        <w:tc>
          <w:tcPr>
            <w:tcW w:w="2967" w:type="dxa"/>
          </w:tcPr>
          <w:p w14:paraId="06D5AD43"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464" w:author="Audencio Victor Rafael" w:date="2025-10-26T00:36:00Z" w16du:dateUtc="2025-10-25T23:36:00Z"/>
                <w:rFonts w:ascii="Times New Roman" w:eastAsia="Helvetica" w:hAnsi="Times New Roman" w:cs="Times New Roman"/>
                <w:color w:val="000000"/>
                <w:sz w:val="20"/>
                <w:szCs w:val="20"/>
                <w:lang w:val="en-GB" w:eastAsia="en-GB"/>
              </w:rPr>
            </w:pPr>
            <w:ins w:id="465" w:author="Audencio Victor Rafael" w:date="2025-10-26T00:36:00Z" w16du:dateUtc="2025-10-25T23:36:00Z">
              <w:r w:rsidRPr="00595DD1">
                <w:rPr>
                  <w:rFonts w:ascii="Times New Roman" w:eastAsia="Helvetica" w:hAnsi="Times New Roman" w:cs="Times New Roman"/>
                  <w:color w:val="000000"/>
                  <w:sz w:val="20"/>
                  <w:szCs w:val="20"/>
                  <w:lang w:val="en-GB" w:eastAsia="en-GB"/>
                </w:rPr>
                <w:t>Preterm (28</w:t>
              </w:r>
              <w:r w:rsidRPr="00595DD1">
                <w:rPr>
                  <w:rFonts w:ascii="Times New Roman" w:eastAsia="Helvetica" w:hAnsi="Times New Roman" w:cs="Times New Roman"/>
                  <w:color w:val="000000"/>
                  <w:sz w:val="20"/>
                  <w:szCs w:val="20"/>
                  <w:vertAlign w:val="superscript"/>
                  <w:lang w:val="en-GB" w:eastAsia="en-GB"/>
                </w:rPr>
                <w:t>+0</w:t>
              </w:r>
              <w:r w:rsidRPr="00595DD1">
                <w:rPr>
                  <w:rFonts w:ascii="Times New Roman" w:eastAsia="Helvetica" w:hAnsi="Times New Roman" w:cs="Times New Roman"/>
                  <w:color w:val="000000"/>
                  <w:sz w:val="20"/>
                  <w:szCs w:val="20"/>
                  <w:lang w:val="en-GB" w:eastAsia="en-GB"/>
                </w:rPr>
                <w:t xml:space="preserve"> to 36</w:t>
              </w:r>
              <w:r w:rsidRPr="00595DD1">
                <w:rPr>
                  <w:rFonts w:ascii="Times New Roman" w:eastAsia="Helvetica" w:hAnsi="Times New Roman" w:cs="Times New Roman"/>
                  <w:color w:val="000000"/>
                  <w:sz w:val="20"/>
                  <w:szCs w:val="20"/>
                  <w:vertAlign w:val="superscript"/>
                  <w:lang w:val="en-GB" w:eastAsia="en-GB"/>
                </w:rPr>
                <w:t>+6</w:t>
              </w:r>
              <w:r w:rsidRPr="00595DD1">
                <w:rPr>
                  <w:rFonts w:ascii="Times New Roman" w:eastAsia="Helvetica" w:hAnsi="Times New Roman" w:cs="Times New Roman"/>
                  <w:color w:val="000000"/>
                  <w:sz w:val="20"/>
                  <w:szCs w:val="20"/>
                  <w:lang w:val="en-GB" w:eastAsia="en-GB"/>
                </w:rPr>
                <w:t>)</w:t>
              </w:r>
            </w:ins>
          </w:p>
        </w:tc>
        <w:tc>
          <w:tcPr>
            <w:tcW w:w="846" w:type="dxa"/>
          </w:tcPr>
          <w:p w14:paraId="4E648F79"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66" w:author="Audencio Victor Rafael" w:date="2025-10-26T00:36:00Z" w16du:dateUtc="2025-10-25T23:36:00Z"/>
                <w:rFonts w:ascii="Times New Roman" w:eastAsia="Helvetica" w:hAnsi="Times New Roman" w:cs="Times New Roman"/>
                <w:color w:val="000000"/>
                <w:sz w:val="20"/>
                <w:szCs w:val="20"/>
                <w:lang w:val="en-GB" w:eastAsia="en-GB"/>
              </w:rPr>
              <w:pPrChange w:id="467"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468" w:author="Audencio Victor Rafael" w:date="2025-10-26T00:36:00Z" w16du:dateUtc="2025-10-25T23:36:00Z">
              <w:r w:rsidRPr="00595DD1">
                <w:rPr>
                  <w:rFonts w:ascii="Times New Roman" w:eastAsia="Helvetica" w:hAnsi="Times New Roman" w:cs="Times New Roman"/>
                  <w:color w:val="000000"/>
                  <w:sz w:val="20"/>
                  <w:szCs w:val="20"/>
                  <w:lang w:val="en-GB" w:eastAsia="en-GB"/>
                </w:rPr>
                <w:t>361</w:t>
              </w:r>
            </w:ins>
          </w:p>
        </w:tc>
        <w:tc>
          <w:tcPr>
            <w:tcW w:w="1994" w:type="dxa"/>
          </w:tcPr>
          <w:p w14:paraId="02E0EE47"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69" w:author="Audencio Victor Rafael" w:date="2025-10-26T00:36:00Z" w16du:dateUtc="2025-10-25T23:36:00Z"/>
                <w:rFonts w:ascii="Times New Roman" w:eastAsia="Helvetica" w:hAnsi="Times New Roman" w:cs="Times New Roman"/>
                <w:color w:val="000000"/>
                <w:sz w:val="20"/>
                <w:szCs w:val="20"/>
                <w:lang w:val="en-GB" w:eastAsia="en-GB"/>
              </w:rPr>
              <w:pPrChange w:id="470"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71" w:author="Audencio Victor Rafael" w:date="2025-10-26T00:36:00Z" w16du:dateUtc="2025-10-25T23:36:00Z">
              <w:r w:rsidRPr="00595DD1">
                <w:rPr>
                  <w:rFonts w:ascii="Times New Roman" w:eastAsia="Helvetica" w:hAnsi="Times New Roman" w:cs="Times New Roman"/>
                  <w:color w:val="000000"/>
                  <w:sz w:val="20"/>
                  <w:szCs w:val="20"/>
                  <w:lang w:val="en-GB" w:eastAsia="en-GB"/>
                </w:rPr>
                <w:t>0.17 (1.19)</w:t>
              </w:r>
            </w:ins>
          </w:p>
        </w:tc>
        <w:tc>
          <w:tcPr>
            <w:tcW w:w="1473" w:type="dxa"/>
          </w:tcPr>
          <w:p w14:paraId="0A21BAB1"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72" w:author="Audencio Victor Rafael" w:date="2025-10-26T00:36:00Z" w16du:dateUtc="2025-10-25T23:36:00Z"/>
                <w:rFonts w:ascii="Times New Roman" w:eastAsia="Helvetica" w:hAnsi="Times New Roman" w:cs="Times New Roman"/>
                <w:color w:val="000000"/>
                <w:sz w:val="20"/>
                <w:szCs w:val="20"/>
                <w:lang w:val="en-GB" w:eastAsia="en-GB"/>
              </w:rPr>
              <w:pPrChange w:id="473"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74" w:author="Audencio Victor Rafael" w:date="2025-10-26T00:36:00Z" w16du:dateUtc="2025-10-25T23:36:00Z">
              <w:r w:rsidRPr="00595DD1">
                <w:rPr>
                  <w:rFonts w:ascii="Times New Roman" w:eastAsia="Helvetica" w:hAnsi="Times New Roman" w:cs="Times New Roman"/>
                  <w:color w:val="000000"/>
                  <w:sz w:val="20"/>
                  <w:szCs w:val="20"/>
                  <w:lang w:val="en-GB" w:eastAsia="en-GB"/>
                </w:rPr>
                <w:t>-2.21 (1.18)</w:t>
              </w:r>
            </w:ins>
          </w:p>
        </w:tc>
        <w:tc>
          <w:tcPr>
            <w:tcW w:w="1950" w:type="dxa"/>
          </w:tcPr>
          <w:p w14:paraId="4B03C1D0"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75" w:author="Audencio Victor Rafael" w:date="2025-10-26T00:36:00Z" w16du:dateUtc="2025-10-25T23:36:00Z"/>
                <w:rFonts w:ascii="Times New Roman" w:eastAsia="Helvetica" w:hAnsi="Times New Roman" w:cs="Times New Roman"/>
                <w:color w:val="000000"/>
                <w:sz w:val="20"/>
                <w:szCs w:val="20"/>
                <w:lang w:val="en-GB" w:eastAsia="en-GB"/>
              </w:rPr>
              <w:pPrChange w:id="476"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77" w:author="Audencio Victor Rafael" w:date="2025-10-26T00:36:00Z" w16du:dateUtc="2025-10-25T23:36:00Z">
              <w:r w:rsidRPr="00595DD1">
                <w:rPr>
                  <w:rFonts w:ascii="Times New Roman" w:eastAsia="Helvetica" w:hAnsi="Times New Roman" w:cs="Times New Roman"/>
                  <w:color w:val="000000"/>
                  <w:sz w:val="20"/>
                  <w:szCs w:val="20"/>
                  <w:lang w:val="en-GB" w:eastAsia="en-GB"/>
                </w:rPr>
                <w:t>2.38 (1.1)</w:t>
              </w:r>
            </w:ins>
          </w:p>
        </w:tc>
      </w:tr>
      <w:tr w:rsidR="00595DD1" w:rsidRPr="00595DD1" w14:paraId="3FD6F544" w14:textId="77777777" w:rsidTr="00595DD1">
        <w:trPr>
          <w:trHeight w:val="282"/>
          <w:ins w:id="478" w:author="Audencio Victor Rafael" w:date="2025-10-26T00:36:00Z"/>
        </w:trPr>
        <w:tc>
          <w:tcPr>
            <w:tcW w:w="2967" w:type="dxa"/>
          </w:tcPr>
          <w:p w14:paraId="2E978FF3"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479" w:author="Audencio Victor Rafael" w:date="2025-10-26T00:36:00Z" w16du:dateUtc="2025-10-25T23:36:00Z"/>
                <w:rFonts w:ascii="Times New Roman" w:eastAsia="Helvetica" w:hAnsi="Times New Roman" w:cs="Times New Roman"/>
                <w:color w:val="000000"/>
                <w:sz w:val="20"/>
                <w:szCs w:val="20"/>
                <w:lang w:val="en-GB" w:eastAsia="en-GB"/>
              </w:rPr>
            </w:pPr>
            <w:ins w:id="480" w:author="Audencio Victor Rafael" w:date="2025-10-26T00:36:00Z" w16du:dateUtc="2025-10-25T23:36:00Z">
              <w:r w:rsidRPr="00595DD1">
                <w:rPr>
                  <w:rFonts w:ascii="Times New Roman" w:eastAsia="Helvetica" w:hAnsi="Times New Roman" w:cs="Times New Roman"/>
                  <w:color w:val="000000"/>
                  <w:sz w:val="20"/>
                  <w:szCs w:val="20"/>
                  <w:lang w:val="en-GB" w:eastAsia="en-GB"/>
                </w:rPr>
                <w:t>Very preterm (28</w:t>
              </w:r>
              <w:r w:rsidRPr="00595DD1">
                <w:rPr>
                  <w:rFonts w:ascii="Times New Roman" w:eastAsia="Helvetica" w:hAnsi="Times New Roman" w:cs="Times New Roman"/>
                  <w:color w:val="000000"/>
                  <w:sz w:val="20"/>
                  <w:szCs w:val="20"/>
                  <w:vertAlign w:val="superscript"/>
                  <w:lang w:val="en-GB" w:eastAsia="en-GB"/>
                </w:rPr>
                <w:t>+0</w:t>
              </w:r>
              <w:r w:rsidRPr="00595DD1">
                <w:rPr>
                  <w:rFonts w:ascii="Times New Roman" w:eastAsia="Helvetica" w:hAnsi="Times New Roman" w:cs="Times New Roman"/>
                  <w:color w:val="000000"/>
                  <w:sz w:val="20"/>
                  <w:szCs w:val="20"/>
                  <w:lang w:val="en-GB" w:eastAsia="en-GB"/>
                </w:rPr>
                <w:t xml:space="preserve"> to 31</w:t>
              </w:r>
              <w:r w:rsidRPr="00595DD1">
                <w:rPr>
                  <w:rFonts w:ascii="Times New Roman" w:eastAsia="Helvetica" w:hAnsi="Times New Roman" w:cs="Times New Roman"/>
                  <w:color w:val="000000"/>
                  <w:sz w:val="20"/>
                  <w:szCs w:val="20"/>
                  <w:vertAlign w:val="superscript"/>
                  <w:lang w:val="en-GB" w:eastAsia="en-GB"/>
                </w:rPr>
                <w:t>+6</w:t>
              </w:r>
              <w:r w:rsidRPr="00595DD1">
                <w:rPr>
                  <w:rFonts w:ascii="Times New Roman" w:eastAsia="Helvetica" w:hAnsi="Times New Roman" w:cs="Times New Roman"/>
                  <w:color w:val="000000"/>
                  <w:sz w:val="20"/>
                  <w:szCs w:val="20"/>
                  <w:lang w:val="en-GB" w:eastAsia="en-GB"/>
                </w:rPr>
                <w:t>)</w:t>
              </w:r>
            </w:ins>
          </w:p>
        </w:tc>
        <w:tc>
          <w:tcPr>
            <w:tcW w:w="846" w:type="dxa"/>
          </w:tcPr>
          <w:p w14:paraId="077A1EC5"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81" w:author="Audencio Victor Rafael" w:date="2025-10-26T00:36:00Z" w16du:dateUtc="2025-10-25T23:36:00Z"/>
                <w:rFonts w:ascii="Times New Roman" w:eastAsia="Helvetica" w:hAnsi="Times New Roman" w:cs="Times New Roman"/>
                <w:color w:val="000000"/>
                <w:sz w:val="20"/>
                <w:szCs w:val="20"/>
                <w:lang w:val="en-GB" w:eastAsia="en-GB"/>
              </w:rPr>
              <w:pPrChange w:id="482"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483" w:author="Audencio Victor Rafael" w:date="2025-10-26T00:36:00Z" w16du:dateUtc="2025-10-25T23:36:00Z">
              <w:r w:rsidRPr="00595DD1">
                <w:rPr>
                  <w:rFonts w:ascii="Times New Roman" w:eastAsia="Helvetica" w:hAnsi="Times New Roman" w:cs="Times New Roman"/>
                  <w:color w:val="000000"/>
                  <w:sz w:val="20"/>
                  <w:szCs w:val="20"/>
                  <w:lang w:val="en-GB" w:eastAsia="en-GB"/>
                </w:rPr>
                <w:t>39</w:t>
              </w:r>
            </w:ins>
          </w:p>
        </w:tc>
        <w:tc>
          <w:tcPr>
            <w:tcW w:w="1994" w:type="dxa"/>
          </w:tcPr>
          <w:p w14:paraId="72FB1599"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84" w:author="Audencio Victor Rafael" w:date="2025-10-26T00:36:00Z" w16du:dateUtc="2025-10-25T23:36:00Z"/>
                <w:rFonts w:ascii="Times New Roman" w:eastAsia="Helvetica" w:hAnsi="Times New Roman" w:cs="Times New Roman"/>
                <w:color w:val="000000"/>
                <w:sz w:val="20"/>
                <w:szCs w:val="20"/>
                <w:lang w:val="en-GB" w:eastAsia="en-GB"/>
              </w:rPr>
              <w:pPrChange w:id="485"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86" w:author="Audencio Victor Rafael" w:date="2025-10-26T00:36:00Z" w16du:dateUtc="2025-10-25T23:36:00Z">
              <w:r w:rsidRPr="00595DD1">
                <w:rPr>
                  <w:rFonts w:ascii="Times New Roman" w:eastAsia="Helvetica" w:hAnsi="Times New Roman" w:cs="Times New Roman"/>
                  <w:color w:val="000000"/>
                  <w:sz w:val="20"/>
                  <w:szCs w:val="20"/>
                  <w:lang w:val="en-GB" w:eastAsia="en-GB"/>
                </w:rPr>
                <w:t>1.84 (1.05)</w:t>
              </w:r>
            </w:ins>
          </w:p>
        </w:tc>
        <w:tc>
          <w:tcPr>
            <w:tcW w:w="1473" w:type="dxa"/>
          </w:tcPr>
          <w:p w14:paraId="25788AF7"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87" w:author="Audencio Victor Rafael" w:date="2025-10-26T00:36:00Z" w16du:dateUtc="2025-10-25T23:36:00Z"/>
                <w:rFonts w:ascii="Times New Roman" w:eastAsia="Helvetica" w:hAnsi="Times New Roman" w:cs="Times New Roman"/>
                <w:color w:val="000000"/>
                <w:sz w:val="20"/>
                <w:szCs w:val="20"/>
                <w:lang w:val="en-GB" w:eastAsia="en-GB"/>
              </w:rPr>
              <w:pPrChange w:id="488"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89" w:author="Audencio Victor Rafael" w:date="2025-10-26T00:36:00Z" w16du:dateUtc="2025-10-25T23:36:00Z">
              <w:r w:rsidRPr="00595DD1">
                <w:rPr>
                  <w:rFonts w:ascii="Times New Roman" w:eastAsia="Helvetica" w:hAnsi="Times New Roman" w:cs="Times New Roman"/>
                  <w:color w:val="000000"/>
                  <w:sz w:val="20"/>
                  <w:szCs w:val="20"/>
                  <w:lang w:val="en-GB" w:eastAsia="en-GB"/>
                </w:rPr>
                <w:t>-2.94 (1.19)</w:t>
              </w:r>
            </w:ins>
          </w:p>
        </w:tc>
        <w:tc>
          <w:tcPr>
            <w:tcW w:w="1950" w:type="dxa"/>
          </w:tcPr>
          <w:p w14:paraId="1C77ED4A"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90" w:author="Audencio Victor Rafael" w:date="2025-10-26T00:36:00Z" w16du:dateUtc="2025-10-25T23:36:00Z"/>
                <w:rFonts w:ascii="Times New Roman" w:eastAsia="Helvetica" w:hAnsi="Times New Roman" w:cs="Times New Roman"/>
                <w:color w:val="000000"/>
                <w:sz w:val="20"/>
                <w:szCs w:val="20"/>
                <w:lang w:val="en-GB" w:eastAsia="en-GB"/>
              </w:rPr>
              <w:pPrChange w:id="491"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492" w:author="Audencio Victor Rafael" w:date="2025-10-26T00:36:00Z" w16du:dateUtc="2025-10-25T23:36:00Z">
              <w:r w:rsidRPr="00595DD1">
                <w:rPr>
                  <w:rFonts w:ascii="Times New Roman" w:eastAsia="Helvetica" w:hAnsi="Times New Roman" w:cs="Times New Roman"/>
                  <w:color w:val="000000"/>
                  <w:sz w:val="20"/>
                  <w:szCs w:val="20"/>
                  <w:lang w:val="en-GB" w:eastAsia="en-GB"/>
                </w:rPr>
                <w:t>4.78 (0.84)</w:t>
              </w:r>
            </w:ins>
          </w:p>
        </w:tc>
      </w:tr>
      <w:tr w:rsidR="00595DD1" w:rsidRPr="00595DD1" w14:paraId="45FBCB09" w14:textId="77777777" w:rsidTr="00595DD1">
        <w:trPr>
          <w:trHeight w:val="227"/>
          <w:ins w:id="493" w:author="Audencio Victor Rafael" w:date="2025-10-26T00:36:00Z"/>
        </w:trPr>
        <w:tc>
          <w:tcPr>
            <w:tcW w:w="2967" w:type="dxa"/>
          </w:tcPr>
          <w:p w14:paraId="348C1330"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494" w:author="Audencio Victor Rafael" w:date="2025-10-26T00:36:00Z" w16du:dateUtc="2025-10-25T23:36:00Z"/>
                <w:rFonts w:ascii="Times New Roman" w:eastAsia="Helvetica" w:hAnsi="Times New Roman" w:cs="Times New Roman"/>
                <w:color w:val="000000"/>
                <w:sz w:val="20"/>
                <w:szCs w:val="20"/>
                <w:lang w:val="en-GB" w:eastAsia="en-GB"/>
              </w:rPr>
            </w:pPr>
            <w:ins w:id="495" w:author="Audencio Victor Rafael" w:date="2025-10-26T00:36:00Z" w16du:dateUtc="2025-10-25T23:36:00Z">
              <w:r w:rsidRPr="00595DD1">
                <w:rPr>
                  <w:rFonts w:ascii="Times New Roman" w:eastAsia="Helvetica" w:hAnsi="Times New Roman" w:cs="Times New Roman"/>
                  <w:color w:val="000000"/>
                  <w:sz w:val="20"/>
                  <w:szCs w:val="20"/>
                  <w:lang w:val="en-GB" w:eastAsia="en-GB"/>
                </w:rPr>
                <w:t>Moderately preterm (32</w:t>
              </w:r>
              <w:r w:rsidRPr="00595DD1">
                <w:rPr>
                  <w:rFonts w:ascii="Times New Roman" w:eastAsia="Helvetica" w:hAnsi="Times New Roman" w:cs="Times New Roman"/>
                  <w:color w:val="000000"/>
                  <w:sz w:val="20"/>
                  <w:szCs w:val="20"/>
                  <w:vertAlign w:val="superscript"/>
                  <w:lang w:val="en-GB" w:eastAsia="en-GB"/>
                </w:rPr>
                <w:t>+0</w:t>
              </w:r>
              <w:r w:rsidRPr="00595DD1">
                <w:rPr>
                  <w:rFonts w:ascii="Times New Roman" w:eastAsia="Helvetica" w:hAnsi="Times New Roman" w:cs="Times New Roman"/>
                  <w:color w:val="000000"/>
                  <w:sz w:val="20"/>
                  <w:szCs w:val="20"/>
                  <w:lang w:val="en-GB" w:eastAsia="en-GB"/>
                </w:rPr>
                <w:t xml:space="preserve"> to 33</w:t>
              </w:r>
              <w:r w:rsidRPr="00595DD1">
                <w:rPr>
                  <w:rFonts w:ascii="Times New Roman" w:eastAsia="Helvetica" w:hAnsi="Times New Roman" w:cs="Times New Roman"/>
                  <w:color w:val="000000"/>
                  <w:sz w:val="20"/>
                  <w:szCs w:val="20"/>
                  <w:vertAlign w:val="superscript"/>
                  <w:lang w:val="en-GB" w:eastAsia="en-GB"/>
                </w:rPr>
                <w:t>+6</w:t>
              </w:r>
              <w:r w:rsidRPr="00595DD1">
                <w:rPr>
                  <w:rFonts w:ascii="Times New Roman" w:eastAsia="Helvetica" w:hAnsi="Times New Roman" w:cs="Times New Roman"/>
                  <w:color w:val="000000"/>
                  <w:sz w:val="20"/>
                  <w:szCs w:val="20"/>
                  <w:lang w:val="en-GB" w:eastAsia="en-GB"/>
                </w:rPr>
                <w:t>)</w:t>
              </w:r>
            </w:ins>
          </w:p>
        </w:tc>
        <w:tc>
          <w:tcPr>
            <w:tcW w:w="846" w:type="dxa"/>
          </w:tcPr>
          <w:p w14:paraId="7CC8D7F9"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96" w:author="Audencio Victor Rafael" w:date="2025-10-26T00:36:00Z" w16du:dateUtc="2025-10-25T23:36:00Z"/>
                <w:rFonts w:ascii="Times New Roman" w:eastAsia="Helvetica" w:hAnsi="Times New Roman" w:cs="Times New Roman"/>
                <w:color w:val="000000"/>
                <w:sz w:val="20"/>
                <w:szCs w:val="20"/>
                <w:lang w:val="en-GB" w:eastAsia="en-GB"/>
              </w:rPr>
              <w:pPrChange w:id="497"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498" w:author="Audencio Victor Rafael" w:date="2025-10-26T00:36:00Z" w16du:dateUtc="2025-10-25T23:36:00Z">
              <w:r w:rsidRPr="00595DD1">
                <w:rPr>
                  <w:rFonts w:ascii="Times New Roman" w:eastAsia="Helvetica" w:hAnsi="Times New Roman" w:cs="Times New Roman"/>
                  <w:color w:val="000000"/>
                  <w:sz w:val="20"/>
                  <w:szCs w:val="20"/>
                  <w:lang w:val="en-GB" w:eastAsia="en-GB"/>
                </w:rPr>
                <w:t>74</w:t>
              </w:r>
            </w:ins>
          </w:p>
        </w:tc>
        <w:tc>
          <w:tcPr>
            <w:tcW w:w="1994" w:type="dxa"/>
          </w:tcPr>
          <w:p w14:paraId="40126CDC"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499" w:author="Audencio Victor Rafael" w:date="2025-10-26T00:36:00Z" w16du:dateUtc="2025-10-25T23:36:00Z"/>
                <w:rFonts w:ascii="Times New Roman" w:eastAsia="Helvetica" w:hAnsi="Times New Roman" w:cs="Times New Roman"/>
                <w:color w:val="000000"/>
                <w:sz w:val="20"/>
                <w:szCs w:val="20"/>
                <w:lang w:val="en-GB" w:eastAsia="en-GB"/>
              </w:rPr>
              <w:pPrChange w:id="500"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01" w:author="Audencio Victor Rafael" w:date="2025-10-26T00:36:00Z" w16du:dateUtc="2025-10-25T23:36:00Z">
              <w:r w:rsidRPr="00595DD1">
                <w:rPr>
                  <w:rFonts w:ascii="Times New Roman" w:eastAsia="Helvetica" w:hAnsi="Times New Roman" w:cs="Times New Roman"/>
                  <w:color w:val="000000"/>
                  <w:sz w:val="20"/>
                  <w:szCs w:val="20"/>
                  <w:lang w:val="en-GB" w:eastAsia="en-GB"/>
                </w:rPr>
                <w:t>0.3 (1.18)</w:t>
              </w:r>
            </w:ins>
          </w:p>
        </w:tc>
        <w:tc>
          <w:tcPr>
            <w:tcW w:w="1473" w:type="dxa"/>
          </w:tcPr>
          <w:p w14:paraId="1DE70213"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02" w:author="Audencio Victor Rafael" w:date="2025-10-26T00:36:00Z" w16du:dateUtc="2025-10-25T23:36:00Z"/>
                <w:rFonts w:ascii="Times New Roman" w:eastAsia="Helvetica" w:hAnsi="Times New Roman" w:cs="Times New Roman"/>
                <w:color w:val="000000"/>
                <w:sz w:val="20"/>
                <w:szCs w:val="20"/>
                <w:lang w:val="en-GB" w:eastAsia="en-GB"/>
              </w:rPr>
              <w:pPrChange w:id="503"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04" w:author="Audencio Victor Rafael" w:date="2025-10-26T00:36:00Z" w16du:dateUtc="2025-10-25T23:36:00Z">
              <w:r w:rsidRPr="00595DD1">
                <w:rPr>
                  <w:rFonts w:ascii="Times New Roman" w:eastAsia="Helvetica" w:hAnsi="Times New Roman" w:cs="Times New Roman"/>
                  <w:color w:val="000000"/>
                  <w:sz w:val="20"/>
                  <w:szCs w:val="20"/>
                  <w:lang w:val="en-GB" w:eastAsia="en-GB"/>
                </w:rPr>
                <w:t>-2.81 (1.3)</w:t>
              </w:r>
            </w:ins>
          </w:p>
        </w:tc>
        <w:tc>
          <w:tcPr>
            <w:tcW w:w="1950" w:type="dxa"/>
          </w:tcPr>
          <w:p w14:paraId="424757B0"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05" w:author="Audencio Victor Rafael" w:date="2025-10-26T00:36:00Z" w16du:dateUtc="2025-10-25T23:36:00Z"/>
                <w:rFonts w:ascii="Times New Roman" w:eastAsia="Helvetica" w:hAnsi="Times New Roman" w:cs="Times New Roman"/>
                <w:color w:val="000000"/>
                <w:sz w:val="20"/>
                <w:szCs w:val="20"/>
                <w:lang w:val="en-GB" w:eastAsia="en-GB"/>
              </w:rPr>
              <w:pPrChange w:id="506"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07" w:author="Audencio Victor Rafael" w:date="2025-10-26T00:36:00Z" w16du:dateUtc="2025-10-25T23:36:00Z">
              <w:r w:rsidRPr="00595DD1">
                <w:rPr>
                  <w:rFonts w:ascii="Times New Roman" w:eastAsia="Helvetica" w:hAnsi="Times New Roman" w:cs="Times New Roman"/>
                  <w:color w:val="000000"/>
                  <w:sz w:val="20"/>
                  <w:szCs w:val="20"/>
                  <w:lang w:val="en-GB" w:eastAsia="en-GB"/>
                </w:rPr>
                <w:t>3.11 (0.53)</w:t>
              </w:r>
            </w:ins>
          </w:p>
        </w:tc>
      </w:tr>
      <w:tr w:rsidR="00595DD1" w:rsidRPr="00595DD1" w14:paraId="3D28CB79" w14:textId="77777777" w:rsidTr="00595DD1">
        <w:trPr>
          <w:trHeight w:val="275"/>
          <w:ins w:id="508" w:author="Audencio Victor Rafael" w:date="2025-10-26T00:36:00Z"/>
        </w:trPr>
        <w:tc>
          <w:tcPr>
            <w:tcW w:w="2967" w:type="dxa"/>
          </w:tcPr>
          <w:p w14:paraId="67A8F8C6"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509" w:author="Audencio Victor Rafael" w:date="2025-10-26T00:36:00Z" w16du:dateUtc="2025-10-25T23:36:00Z"/>
                <w:rFonts w:ascii="Times New Roman" w:eastAsia="Helvetica" w:hAnsi="Times New Roman" w:cs="Times New Roman"/>
                <w:color w:val="000000"/>
                <w:sz w:val="20"/>
                <w:szCs w:val="20"/>
                <w:lang w:val="en-GB" w:eastAsia="en-GB"/>
              </w:rPr>
            </w:pPr>
            <w:ins w:id="510" w:author="Audencio Victor Rafael" w:date="2025-10-26T00:36:00Z" w16du:dateUtc="2025-10-25T23:36:00Z">
              <w:r w:rsidRPr="00595DD1">
                <w:rPr>
                  <w:rFonts w:ascii="Times New Roman" w:eastAsia="Helvetica" w:hAnsi="Times New Roman" w:cs="Times New Roman"/>
                  <w:color w:val="000000"/>
                  <w:sz w:val="20"/>
                  <w:szCs w:val="20"/>
                  <w:lang w:val="en-GB" w:eastAsia="en-GB"/>
                </w:rPr>
                <w:t xml:space="preserve">Late preterm </w:t>
              </w:r>
              <w:r w:rsidRPr="00595DD1">
                <w:rPr>
                  <w:rFonts w:ascii="Times New Roman" w:hAnsi="Times New Roman" w:cs="Times New Roman"/>
                  <w:sz w:val="20"/>
                  <w:szCs w:val="20"/>
                  <w:lang w:val="en-GB" w:eastAsia="en-GB"/>
                </w:rPr>
                <w:t>(34</w:t>
              </w:r>
              <w:r w:rsidRPr="00595DD1">
                <w:rPr>
                  <w:rFonts w:ascii="Times New Roman" w:hAnsi="Times New Roman" w:cs="Times New Roman"/>
                  <w:sz w:val="20"/>
                  <w:szCs w:val="20"/>
                  <w:vertAlign w:val="superscript"/>
                  <w:lang w:val="en-GB" w:eastAsia="en-GB"/>
                </w:rPr>
                <w:t>+0</w:t>
              </w:r>
              <w:r w:rsidRPr="00595DD1">
                <w:rPr>
                  <w:rFonts w:ascii="Times New Roman" w:hAnsi="Times New Roman" w:cs="Times New Roman"/>
                  <w:sz w:val="20"/>
                  <w:szCs w:val="20"/>
                  <w:lang w:val="en-GB" w:eastAsia="en-GB"/>
                </w:rPr>
                <w:t xml:space="preserve"> to 36</w:t>
              </w:r>
              <w:r w:rsidRPr="00595DD1">
                <w:rPr>
                  <w:rFonts w:ascii="Times New Roman" w:hAnsi="Times New Roman" w:cs="Times New Roman"/>
                  <w:sz w:val="20"/>
                  <w:szCs w:val="20"/>
                  <w:vertAlign w:val="superscript"/>
                  <w:lang w:val="en-GB" w:eastAsia="en-GB"/>
                </w:rPr>
                <w:t>+6</w:t>
              </w:r>
              <w:r w:rsidRPr="00595DD1">
                <w:rPr>
                  <w:rFonts w:ascii="Times New Roman" w:hAnsi="Times New Roman" w:cs="Times New Roman"/>
                  <w:sz w:val="20"/>
                  <w:szCs w:val="20"/>
                  <w:lang w:val="en-GB" w:eastAsia="en-GB"/>
                </w:rPr>
                <w:t>)</w:t>
              </w:r>
            </w:ins>
          </w:p>
        </w:tc>
        <w:tc>
          <w:tcPr>
            <w:tcW w:w="846" w:type="dxa"/>
          </w:tcPr>
          <w:p w14:paraId="585CC255"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11" w:author="Audencio Victor Rafael" w:date="2025-10-26T00:36:00Z" w16du:dateUtc="2025-10-25T23:36:00Z"/>
                <w:rFonts w:ascii="Times New Roman" w:eastAsia="Helvetica" w:hAnsi="Times New Roman" w:cs="Times New Roman"/>
                <w:color w:val="000000"/>
                <w:sz w:val="20"/>
                <w:szCs w:val="20"/>
                <w:lang w:val="en-GB" w:eastAsia="en-GB"/>
              </w:rPr>
              <w:pPrChange w:id="512"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513" w:author="Audencio Victor Rafael" w:date="2025-10-26T00:36:00Z" w16du:dateUtc="2025-10-25T23:36:00Z">
              <w:r w:rsidRPr="00595DD1">
                <w:rPr>
                  <w:rFonts w:ascii="Times New Roman" w:eastAsia="Helvetica" w:hAnsi="Times New Roman" w:cs="Times New Roman"/>
                  <w:color w:val="000000"/>
                  <w:sz w:val="20"/>
                  <w:szCs w:val="20"/>
                  <w:lang w:val="en-GB" w:eastAsia="en-GB"/>
                </w:rPr>
                <w:t>248</w:t>
              </w:r>
            </w:ins>
          </w:p>
        </w:tc>
        <w:tc>
          <w:tcPr>
            <w:tcW w:w="1994" w:type="dxa"/>
          </w:tcPr>
          <w:p w14:paraId="79982120"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14" w:author="Audencio Victor Rafael" w:date="2025-10-26T00:36:00Z" w16du:dateUtc="2025-10-25T23:36:00Z"/>
                <w:rFonts w:ascii="Times New Roman" w:eastAsia="Helvetica" w:hAnsi="Times New Roman" w:cs="Times New Roman"/>
                <w:color w:val="000000"/>
                <w:sz w:val="20"/>
                <w:szCs w:val="20"/>
                <w:lang w:val="en-GB" w:eastAsia="en-GB"/>
              </w:rPr>
              <w:pPrChange w:id="515"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16" w:author="Audencio Victor Rafael" w:date="2025-10-26T00:36:00Z" w16du:dateUtc="2025-10-25T23:36:00Z">
              <w:r w:rsidRPr="00595DD1">
                <w:rPr>
                  <w:rFonts w:ascii="Times New Roman" w:eastAsia="Helvetica" w:hAnsi="Times New Roman" w:cs="Times New Roman"/>
                  <w:color w:val="000000"/>
                  <w:sz w:val="20"/>
                  <w:szCs w:val="20"/>
                  <w:lang w:val="en-GB" w:eastAsia="en-GB"/>
                </w:rPr>
                <w:t>-0.13 (0.97)</w:t>
              </w:r>
            </w:ins>
          </w:p>
        </w:tc>
        <w:tc>
          <w:tcPr>
            <w:tcW w:w="1473" w:type="dxa"/>
          </w:tcPr>
          <w:p w14:paraId="5C3BB831"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17" w:author="Audencio Victor Rafael" w:date="2025-10-26T00:36:00Z" w16du:dateUtc="2025-10-25T23:36:00Z"/>
                <w:rFonts w:ascii="Times New Roman" w:eastAsia="Helvetica" w:hAnsi="Times New Roman" w:cs="Times New Roman"/>
                <w:color w:val="000000"/>
                <w:sz w:val="20"/>
                <w:szCs w:val="20"/>
                <w:lang w:val="en-GB" w:eastAsia="en-GB"/>
              </w:rPr>
              <w:pPrChange w:id="518"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19" w:author="Audencio Victor Rafael" w:date="2025-10-26T00:36:00Z" w16du:dateUtc="2025-10-25T23:36:00Z">
              <w:r w:rsidRPr="00595DD1">
                <w:rPr>
                  <w:rFonts w:ascii="Times New Roman" w:eastAsia="Helvetica" w:hAnsi="Times New Roman" w:cs="Times New Roman"/>
                  <w:color w:val="000000"/>
                  <w:sz w:val="20"/>
                  <w:szCs w:val="20"/>
                  <w:lang w:val="en-GB" w:eastAsia="en-GB"/>
                </w:rPr>
                <w:t>-1.92 (1.02)</w:t>
              </w:r>
            </w:ins>
          </w:p>
        </w:tc>
        <w:tc>
          <w:tcPr>
            <w:tcW w:w="1950" w:type="dxa"/>
          </w:tcPr>
          <w:p w14:paraId="7A161B78"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20" w:author="Audencio Victor Rafael" w:date="2025-10-26T00:36:00Z" w16du:dateUtc="2025-10-25T23:36:00Z"/>
                <w:rFonts w:ascii="Times New Roman" w:eastAsia="Helvetica" w:hAnsi="Times New Roman" w:cs="Times New Roman"/>
                <w:color w:val="000000"/>
                <w:sz w:val="20"/>
                <w:szCs w:val="20"/>
                <w:lang w:val="en-GB" w:eastAsia="en-GB"/>
              </w:rPr>
              <w:pPrChange w:id="521"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22" w:author="Audencio Victor Rafael" w:date="2025-10-26T00:36:00Z" w16du:dateUtc="2025-10-25T23:36:00Z">
              <w:r w:rsidRPr="00595DD1">
                <w:rPr>
                  <w:rFonts w:ascii="Times New Roman" w:eastAsia="Helvetica" w:hAnsi="Times New Roman" w:cs="Times New Roman"/>
                  <w:color w:val="000000"/>
                  <w:sz w:val="20"/>
                  <w:szCs w:val="20"/>
                  <w:lang w:val="en-GB" w:eastAsia="en-GB"/>
                </w:rPr>
                <w:t>1.79 (0.37)</w:t>
              </w:r>
            </w:ins>
          </w:p>
        </w:tc>
      </w:tr>
      <w:tr w:rsidR="00595DD1" w:rsidRPr="00595DD1" w14:paraId="094B5790" w14:textId="77777777" w:rsidTr="00595DD1">
        <w:trPr>
          <w:trHeight w:val="282"/>
          <w:ins w:id="523" w:author="Audencio Victor Rafael" w:date="2025-10-26T00:36:00Z"/>
        </w:trPr>
        <w:tc>
          <w:tcPr>
            <w:tcW w:w="2967" w:type="dxa"/>
          </w:tcPr>
          <w:p w14:paraId="6112A49E"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524" w:author="Audencio Victor Rafael" w:date="2025-10-26T00:36:00Z" w16du:dateUtc="2025-10-25T23:36:00Z"/>
                <w:rFonts w:ascii="Times New Roman" w:eastAsia="Helvetica" w:hAnsi="Times New Roman" w:cs="Times New Roman"/>
                <w:color w:val="000000"/>
                <w:sz w:val="20"/>
                <w:szCs w:val="20"/>
                <w:lang w:val="en-GB" w:eastAsia="en-GB"/>
              </w:rPr>
            </w:pPr>
            <w:ins w:id="525" w:author="Audencio Victor Rafael" w:date="2025-10-26T00:36:00Z" w16du:dateUtc="2025-10-25T23:36:00Z">
              <w:r w:rsidRPr="00595DD1">
                <w:rPr>
                  <w:rFonts w:ascii="Times New Roman" w:eastAsia="Helvetica" w:hAnsi="Times New Roman" w:cs="Times New Roman"/>
                  <w:color w:val="000000"/>
                  <w:sz w:val="20"/>
                  <w:szCs w:val="20"/>
                  <w:lang w:val="en-GB" w:eastAsia="en-GB"/>
                </w:rPr>
                <w:t xml:space="preserve">Term </w:t>
              </w:r>
              <w:r w:rsidRPr="00595DD1">
                <w:rPr>
                  <w:rFonts w:ascii="Times New Roman" w:hAnsi="Times New Roman" w:cs="Times New Roman"/>
                  <w:sz w:val="20"/>
                  <w:szCs w:val="20"/>
                  <w:lang w:val="en-GB" w:eastAsia="en-GB"/>
                </w:rPr>
                <w:t>(37</w:t>
              </w:r>
              <w:r w:rsidRPr="00595DD1">
                <w:rPr>
                  <w:rFonts w:ascii="Times New Roman" w:hAnsi="Times New Roman" w:cs="Times New Roman"/>
                  <w:sz w:val="20"/>
                  <w:szCs w:val="20"/>
                  <w:vertAlign w:val="superscript"/>
                  <w:lang w:val="en-GB" w:eastAsia="en-GB"/>
                </w:rPr>
                <w:t>+0</w:t>
              </w:r>
              <w:r w:rsidRPr="00595DD1">
                <w:rPr>
                  <w:rFonts w:ascii="Times New Roman" w:hAnsi="Times New Roman" w:cs="Times New Roman"/>
                  <w:sz w:val="20"/>
                  <w:szCs w:val="20"/>
                  <w:lang w:val="en-GB" w:eastAsia="en-GB"/>
                </w:rPr>
                <w:t xml:space="preserve"> to 42</w:t>
              </w:r>
              <w:r w:rsidRPr="00595DD1">
                <w:rPr>
                  <w:rFonts w:ascii="Times New Roman" w:hAnsi="Times New Roman" w:cs="Times New Roman"/>
                  <w:sz w:val="20"/>
                  <w:szCs w:val="20"/>
                  <w:vertAlign w:val="superscript"/>
                  <w:lang w:val="en-GB" w:eastAsia="en-GB"/>
                </w:rPr>
                <w:t>+6</w:t>
              </w:r>
              <w:r w:rsidRPr="00595DD1">
                <w:rPr>
                  <w:rFonts w:ascii="Times New Roman" w:hAnsi="Times New Roman" w:cs="Times New Roman"/>
                  <w:sz w:val="20"/>
                  <w:szCs w:val="20"/>
                  <w:lang w:val="en-GB" w:eastAsia="en-GB"/>
                </w:rPr>
                <w:t>)</w:t>
              </w:r>
            </w:ins>
          </w:p>
        </w:tc>
        <w:tc>
          <w:tcPr>
            <w:tcW w:w="846" w:type="dxa"/>
          </w:tcPr>
          <w:p w14:paraId="23421C10"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26" w:author="Audencio Victor Rafael" w:date="2025-10-26T00:36:00Z" w16du:dateUtc="2025-10-25T23:36:00Z"/>
                <w:rFonts w:ascii="Times New Roman" w:eastAsia="Helvetica" w:hAnsi="Times New Roman" w:cs="Times New Roman"/>
                <w:color w:val="000000"/>
                <w:sz w:val="20"/>
                <w:szCs w:val="20"/>
                <w:lang w:val="en-GB" w:eastAsia="en-GB"/>
              </w:rPr>
              <w:pPrChange w:id="527"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528" w:author="Audencio Victor Rafael" w:date="2025-10-26T00:36:00Z" w16du:dateUtc="2025-10-25T23:36:00Z">
              <w:r w:rsidRPr="00595DD1">
                <w:rPr>
                  <w:rFonts w:ascii="Times New Roman" w:eastAsia="Helvetica" w:hAnsi="Times New Roman" w:cs="Times New Roman"/>
                  <w:color w:val="000000"/>
                  <w:sz w:val="20"/>
                  <w:szCs w:val="20"/>
                  <w:lang w:val="en-GB" w:eastAsia="en-GB"/>
                </w:rPr>
                <w:t>236</w:t>
              </w:r>
            </w:ins>
          </w:p>
        </w:tc>
        <w:tc>
          <w:tcPr>
            <w:tcW w:w="1994" w:type="dxa"/>
          </w:tcPr>
          <w:p w14:paraId="3A3B6369"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29" w:author="Audencio Victor Rafael" w:date="2025-10-26T00:36:00Z" w16du:dateUtc="2025-10-25T23:36:00Z"/>
                <w:rFonts w:ascii="Times New Roman" w:eastAsia="Helvetica" w:hAnsi="Times New Roman" w:cs="Times New Roman"/>
                <w:color w:val="000000"/>
                <w:sz w:val="20"/>
                <w:szCs w:val="20"/>
                <w:lang w:val="en-GB" w:eastAsia="en-GB"/>
              </w:rPr>
              <w:pPrChange w:id="530"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31" w:author="Audencio Victor Rafael" w:date="2025-10-26T00:36:00Z" w16du:dateUtc="2025-10-25T23:36:00Z">
              <w:r w:rsidRPr="00595DD1">
                <w:rPr>
                  <w:rFonts w:ascii="Times New Roman" w:eastAsia="Helvetica" w:hAnsi="Times New Roman" w:cs="Times New Roman"/>
                  <w:color w:val="000000"/>
                  <w:sz w:val="20"/>
                  <w:szCs w:val="20"/>
                  <w:lang w:val="en-GB" w:eastAsia="en-GB"/>
                </w:rPr>
                <w:t>-0.98 (1.16)</w:t>
              </w:r>
            </w:ins>
          </w:p>
        </w:tc>
        <w:tc>
          <w:tcPr>
            <w:tcW w:w="1473" w:type="dxa"/>
          </w:tcPr>
          <w:p w14:paraId="13618592"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32" w:author="Audencio Victor Rafael" w:date="2025-10-26T00:36:00Z" w16du:dateUtc="2025-10-25T23:36:00Z"/>
                <w:rFonts w:ascii="Times New Roman" w:eastAsia="Helvetica" w:hAnsi="Times New Roman" w:cs="Times New Roman"/>
                <w:color w:val="000000"/>
                <w:sz w:val="20"/>
                <w:szCs w:val="20"/>
                <w:lang w:val="en-GB" w:eastAsia="en-GB"/>
              </w:rPr>
              <w:pPrChange w:id="533"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34" w:author="Audencio Victor Rafael" w:date="2025-10-26T00:36:00Z" w16du:dateUtc="2025-10-25T23:36:00Z">
              <w:r w:rsidRPr="00595DD1">
                <w:rPr>
                  <w:rFonts w:ascii="Times New Roman" w:eastAsia="Helvetica" w:hAnsi="Times New Roman" w:cs="Times New Roman"/>
                  <w:color w:val="000000"/>
                  <w:sz w:val="20"/>
                  <w:szCs w:val="20"/>
                  <w:lang w:val="en-GB" w:eastAsia="en-GB"/>
                </w:rPr>
                <w:t>-1.61 (1.1)</w:t>
              </w:r>
            </w:ins>
          </w:p>
        </w:tc>
        <w:tc>
          <w:tcPr>
            <w:tcW w:w="1950" w:type="dxa"/>
          </w:tcPr>
          <w:p w14:paraId="1F4DDE06"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35" w:author="Audencio Victor Rafael" w:date="2025-10-26T00:36:00Z" w16du:dateUtc="2025-10-25T23:36:00Z"/>
                <w:rFonts w:ascii="Times New Roman" w:eastAsia="Helvetica" w:hAnsi="Times New Roman" w:cs="Times New Roman"/>
                <w:color w:val="000000"/>
                <w:sz w:val="20"/>
                <w:szCs w:val="20"/>
                <w:lang w:val="en-GB" w:eastAsia="en-GB"/>
              </w:rPr>
              <w:pPrChange w:id="536"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37" w:author="Audencio Victor Rafael" w:date="2025-10-26T00:36:00Z" w16du:dateUtc="2025-10-25T23:36:00Z">
              <w:r w:rsidRPr="00595DD1">
                <w:rPr>
                  <w:rFonts w:ascii="Times New Roman" w:eastAsia="Helvetica" w:hAnsi="Times New Roman" w:cs="Times New Roman"/>
                  <w:color w:val="000000"/>
                  <w:sz w:val="20"/>
                  <w:szCs w:val="20"/>
                  <w:lang w:val="en-GB" w:eastAsia="en-GB"/>
                </w:rPr>
                <w:t>0.63 (0.47)</w:t>
              </w:r>
            </w:ins>
          </w:p>
        </w:tc>
      </w:tr>
      <w:tr w:rsidR="00595DD1" w:rsidRPr="00595DD1" w14:paraId="090830ED" w14:textId="77777777" w:rsidTr="00595DD1">
        <w:trPr>
          <w:trHeight w:val="275"/>
          <w:ins w:id="538" w:author="Audencio Victor Rafael" w:date="2025-10-26T00:36:00Z"/>
        </w:trPr>
        <w:tc>
          <w:tcPr>
            <w:tcW w:w="2967" w:type="dxa"/>
          </w:tcPr>
          <w:p w14:paraId="2A6AD873"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539" w:author="Audencio Victor Rafael" w:date="2025-10-26T00:36:00Z" w16du:dateUtc="2025-10-25T23:36:00Z"/>
                <w:rFonts w:ascii="Times New Roman" w:eastAsia="Helvetica" w:hAnsi="Times New Roman" w:cs="Times New Roman"/>
                <w:color w:val="000000"/>
                <w:sz w:val="20"/>
                <w:szCs w:val="20"/>
                <w:lang w:val="en-GB" w:eastAsia="en-GB"/>
              </w:rPr>
            </w:pPr>
            <w:ins w:id="540" w:author="Audencio Victor Rafael" w:date="2025-10-26T00:36:00Z" w16du:dateUtc="2025-10-25T23:36:00Z">
              <w:r w:rsidRPr="00595DD1">
                <w:rPr>
                  <w:rFonts w:ascii="Times New Roman" w:eastAsia="Helvetica" w:hAnsi="Times New Roman" w:cs="Times New Roman"/>
                  <w:color w:val="000000"/>
                  <w:sz w:val="20"/>
                  <w:szCs w:val="20"/>
                  <w:lang w:val="en-GB" w:eastAsia="en-GB"/>
                </w:rPr>
                <w:t xml:space="preserve">Early term </w:t>
              </w:r>
              <w:r w:rsidRPr="00595DD1">
                <w:rPr>
                  <w:rFonts w:ascii="Times New Roman" w:hAnsi="Times New Roman" w:cs="Times New Roman"/>
                  <w:sz w:val="20"/>
                  <w:szCs w:val="20"/>
                  <w:lang w:val="en-GB" w:eastAsia="en-GB"/>
                </w:rPr>
                <w:t>(37</w:t>
              </w:r>
              <w:r w:rsidRPr="00595DD1">
                <w:rPr>
                  <w:rFonts w:ascii="Times New Roman" w:hAnsi="Times New Roman" w:cs="Times New Roman"/>
                  <w:sz w:val="20"/>
                  <w:szCs w:val="20"/>
                  <w:vertAlign w:val="superscript"/>
                  <w:lang w:val="en-GB" w:eastAsia="en-GB"/>
                </w:rPr>
                <w:t>+0</w:t>
              </w:r>
              <w:r w:rsidRPr="00595DD1">
                <w:rPr>
                  <w:rFonts w:ascii="Times New Roman" w:hAnsi="Times New Roman" w:cs="Times New Roman"/>
                  <w:sz w:val="20"/>
                  <w:szCs w:val="20"/>
                  <w:lang w:val="en-GB" w:eastAsia="en-GB"/>
                </w:rPr>
                <w:t xml:space="preserve"> to 38</w:t>
              </w:r>
              <w:r w:rsidRPr="00595DD1">
                <w:rPr>
                  <w:rFonts w:ascii="Times New Roman" w:hAnsi="Times New Roman" w:cs="Times New Roman"/>
                  <w:sz w:val="20"/>
                  <w:szCs w:val="20"/>
                  <w:vertAlign w:val="superscript"/>
                  <w:lang w:val="en-GB" w:eastAsia="en-GB"/>
                </w:rPr>
                <w:t>+6</w:t>
              </w:r>
              <w:r w:rsidRPr="00595DD1">
                <w:rPr>
                  <w:rFonts w:ascii="Times New Roman" w:hAnsi="Times New Roman" w:cs="Times New Roman"/>
                  <w:sz w:val="20"/>
                  <w:szCs w:val="20"/>
                  <w:lang w:val="en-GB" w:eastAsia="en-GB"/>
                </w:rPr>
                <w:t>)</w:t>
              </w:r>
            </w:ins>
          </w:p>
        </w:tc>
        <w:tc>
          <w:tcPr>
            <w:tcW w:w="846" w:type="dxa"/>
          </w:tcPr>
          <w:p w14:paraId="5FFE82E6"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41" w:author="Audencio Victor Rafael" w:date="2025-10-26T00:36:00Z" w16du:dateUtc="2025-10-25T23:36:00Z"/>
                <w:rFonts w:ascii="Times New Roman" w:eastAsia="Helvetica" w:hAnsi="Times New Roman" w:cs="Times New Roman"/>
                <w:color w:val="000000"/>
                <w:sz w:val="20"/>
                <w:szCs w:val="20"/>
                <w:lang w:val="en-GB" w:eastAsia="en-GB"/>
              </w:rPr>
              <w:pPrChange w:id="542"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543" w:author="Audencio Victor Rafael" w:date="2025-10-26T00:36:00Z" w16du:dateUtc="2025-10-25T23:36:00Z">
              <w:r w:rsidRPr="00595DD1">
                <w:rPr>
                  <w:rFonts w:ascii="Times New Roman" w:eastAsia="Helvetica" w:hAnsi="Times New Roman" w:cs="Times New Roman"/>
                  <w:color w:val="000000"/>
                  <w:sz w:val="20"/>
                  <w:szCs w:val="20"/>
                  <w:lang w:val="en-GB" w:eastAsia="en-GB"/>
                </w:rPr>
                <w:t>168</w:t>
              </w:r>
            </w:ins>
          </w:p>
        </w:tc>
        <w:tc>
          <w:tcPr>
            <w:tcW w:w="1994" w:type="dxa"/>
          </w:tcPr>
          <w:p w14:paraId="41F0AA90"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44" w:author="Audencio Victor Rafael" w:date="2025-10-26T00:36:00Z" w16du:dateUtc="2025-10-25T23:36:00Z"/>
                <w:rFonts w:ascii="Times New Roman" w:eastAsia="Helvetica" w:hAnsi="Times New Roman" w:cs="Times New Roman"/>
                <w:color w:val="000000"/>
                <w:sz w:val="20"/>
                <w:szCs w:val="20"/>
                <w:lang w:val="en-GB" w:eastAsia="en-GB"/>
              </w:rPr>
              <w:pPrChange w:id="545"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46" w:author="Audencio Victor Rafael" w:date="2025-10-26T00:36:00Z" w16du:dateUtc="2025-10-25T23:36:00Z">
              <w:r w:rsidRPr="00595DD1">
                <w:rPr>
                  <w:rFonts w:ascii="Times New Roman" w:eastAsia="Helvetica" w:hAnsi="Times New Roman" w:cs="Times New Roman"/>
                  <w:color w:val="000000"/>
                  <w:sz w:val="20"/>
                  <w:szCs w:val="20"/>
                  <w:lang w:val="en-GB" w:eastAsia="en-GB"/>
                </w:rPr>
                <w:t>-0.79 (1.08)</w:t>
              </w:r>
            </w:ins>
          </w:p>
        </w:tc>
        <w:tc>
          <w:tcPr>
            <w:tcW w:w="1473" w:type="dxa"/>
          </w:tcPr>
          <w:p w14:paraId="48CC3D90"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47" w:author="Audencio Victor Rafael" w:date="2025-10-26T00:36:00Z" w16du:dateUtc="2025-10-25T23:36:00Z"/>
                <w:rFonts w:ascii="Times New Roman" w:eastAsia="Helvetica" w:hAnsi="Times New Roman" w:cs="Times New Roman"/>
                <w:color w:val="000000"/>
                <w:sz w:val="20"/>
                <w:szCs w:val="20"/>
                <w:lang w:val="en-GB" w:eastAsia="en-GB"/>
              </w:rPr>
              <w:pPrChange w:id="548"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49" w:author="Audencio Victor Rafael" w:date="2025-10-26T00:36:00Z" w16du:dateUtc="2025-10-25T23:36:00Z">
              <w:r w:rsidRPr="00595DD1">
                <w:rPr>
                  <w:rFonts w:ascii="Times New Roman" w:eastAsia="Helvetica" w:hAnsi="Times New Roman" w:cs="Times New Roman"/>
                  <w:color w:val="000000"/>
                  <w:sz w:val="20"/>
                  <w:szCs w:val="20"/>
                  <w:lang w:val="en-GB" w:eastAsia="en-GB"/>
                </w:rPr>
                <w:t>-1.66 (1.05)</w:t>
              </w:r>
            </w:ins>
          </w:p>
        </w:tc>
        <w:tc>
          <w:tcPr>
            <w:tcW w:w="1950" w:type="dxa"/>
          </w:tcPr>
          <w:p w14:paraId="5E62A2B0"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50" w:author="Audencio Victor Rafael" w:date="2025-10-26T00:36:00Z" w16du:dateUtc="2025-10-25T23:36:00Z"/>
                <w:rFonts w:ascii="Times New Roman" w:eastAsia="Helvetica" w:hAnsi="Times New Roman" w:cs="Times New Roman"/>
                <w:color w:val="000000"/>
                <w:sz w:val="20"/>
                <w:szCs w:val="20"/>
                <w:lang w:val="en-GB" w:eastAsia="en-GB"/>
              </w:rPr>
              <w:pPrChange w:id="551"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52" w:author="Audencio Victor Rafael" w:date="2025-10-26T00:36:00Z" w16du:dateUtc="2025-10-25T23:36:00Z">
              <w:r w:rsidRPr="00595DD1">
                <w:rPr>
                  <w:rFonts w:ascii="Times New Roman" w:eastAsia="Helvetica" w:hAnsi="Times New Roman" w:cs="Times New Roman"/>
                  <w:color w:val="000000"/>
                  <w:sz w:val="20"/>
                  <w:szCs w:val="20"/>
                  <w:lang w:val="en-GB" w:eastAsia="en-GB"/>
                </w:rPr>
                <w:t>0.88 (0.21)</w:t>
              </w:r>
            </w:ins>
          </w:p>
        </w:tc>
      </w:tr>
      <w:tr w:rsidR="00595DD1" w:rsidRPr="00595DD1" w14:paraId="7E99A2C2" w14:textId="77777777" w:rsidTr="00595DD1">
        <w:trPr>
          <w:trHeight w:val="275"/>
          <w:ins w:id="553" w:author="Audencio Victor Rafael" w:date="2025-10-26T00:36:00Z"/>
        </w:trPr>
        <w:tc>
          <w:tcPr>
            <w:tcW w:w="2967" w:type="dxa"/>
          </w:tcPr>
          <w:p w14:paraId="1A49B8A9"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554" w:author="Audencio Victor Rafael" w:date="2025-10-26T00:36:00Z" w16du:dateUtc="2025-10-25T23:36:00Z"/>
                <w:rFonts w:ascii="Times New Roman" w:eastAsia="Helvetica" w:hAnsi="Times New Roman" w:cs="Times New Roman"/>
                <w:color w:val="000000"/>
                <w:sz w:val="20"/>
                <w:szCs w:val="20"/>
                <w:lang w:val="en-GB" w:eastAsia="en-GB"/>
              </w:rPr>
            </w:pPr>
            <w:ins w:id="555" w:author="Audencio Victor Rafael" w:date="2025-10-26T00:36:00Z" w16du:dateUtc="2025-10-25T23:36:00Z">
              <w:r w:rsidRPr="00595DD1">
                <w:rPr>
                  <w:rFonts w:ascii="Times New Roman" w:eastAsia="Helvetica" w:hAnsi="Times New Roman" w:cs="Times New Roman"/>
                  <w:color w:val="000000"/>
                  <w:sz w:val="20"/>
                  <w:szCs w:val="20"/>
                  <w:lang w:val="en-GB" w:eastAsia="en-GB"/>
                </w:rPr>
                <w:t xml:space="preserve">Full term </w:t>
              </w:r>
              <w:r w:rsidRPr="00595DD1">
                <w:rPr>
                  <w:rFonts w:ascii="Times New Roman" w:hAnsi="Times New Roman" w:cs="Times New Roman"/>
                  <w:sz w:val="20"/>
                  <w:szCs w:val="20"/>
                  <w:lang w:val="en-GB" w:eastAsia="en-GB"/>
                </w:rPr>
                <w:t>(39</w:t>
              </w:r>
              <w:r w:rsidRPr="00595DD1">
                <w:rPr>
                  <w:rFonts w:ascii="Times New Roman" w:hAnsi="Times New Roman" w:cs="Times New Roman"/>
                  <w:sz w:val="20"/>
                  <w:szCs w:val="20"/>
                  <w:vertAlign w:val="superscript"/>
                  <w:lang w:val="en-GB" w:eastAsia="en-GB"/>
                </w:rPr>
                <w:t>+0</w:t>
              </w:r>
              <w:r w:rsidRPr="00595DD1">
                <w:rPr>
                  <w:rFonts w:ascii="Times New Roman" w:hAnsi="Times New Roman" w:cs="Times New Roman"/>
                  <w:sz w:val="20"/>
                  <w:szCs w:val="20"/>
                  <w:lang w:val="en-GB" w:eastAsia="en-GB"/>
                </w:rPr>
                <w:t xml:space="preserve"> to 40</w:t>
              </w:r>
              <w:r w:rsidRPr="00595DD1">
                <w:rPr>
                  <w:rFonts w:ascii="Times New Roman" w:hAnsi="Times New Roman" w:cs="Times New Roman"/>
                  <w:sz w:val="20"/>
                  <w:szCs w:val="20"/>
                  <w:vertAlign w:val="superscript"/>
                  <w:lang w:val="en-GB" w:eastAsia="en-GB"/>
                </w:rPr>
                <w:t>+6</w:t>
              </w:r>
              <w:r w:rsidRPr="00595DD1">
                <w:rPr>
                  <w:rFonts w:ascii="Times New Roman" w:hAnsi="Times New Roman" w:cs="Times New Roman"/>
                  <w:sz w:val="20"/>
                  <w:szCs w:val="20"/>
                  <w:lang w:val="en-GB" w:eastAsia="en-GB"/>
                </w:rPr>
                <w:t>)</w:t>
              </w:r>
            </w:ins>
          </w:p>
        </w:tc>
        <w:tc>
          <w:tcPr>
            <w:tcW w:w="846" w:type="dxa"/>
          </w:tcPr>
          <w:p w14:paraId="193DE697"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56" w:author="Audencio Victor Rafael" w:date="2025-10-26T00:36:00Z" w16du:dateUtc="2025-10-25T23:36:00Z"/>
                <w:rFonts w:ascii="Times New Roman" w:eastAsia="Helvetica" w:hAnsi="Times New Roman" w:cs="Times New Roman"/>
                <w:color w:val="000000"/>
                <w:sz w:val="20"/>
                <w:szCs w:val="20"/>
                <w:lang w:val="en-GB" w:eastAsia="en-GB"/>
              </w:rPr>
              <w:pPrChange w:id="557"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558" w:author="Audencio Victor Rafael" w:date="2025-10-26T00:36:00Z" w16du:dateUtc="2025-10-25T23:36:00Z">
              <w:r w:rsidRPr="00595DD1">
                <w:rPr>
                  <w:rFonts w:ascii="Times New Roman" w:eastAsia="Helvetica" w:hAnsi="Times New Roman" w:cs="Times New Roman"/>
                  <w:color w:val="000000"/>
                  <w:sz w:val="20"/>
                  <w:szCs w:val="20"/>
                  <w:lang w:val="en-GB" w:eastAsia="en-GB"/>
                </w:rPr>
                <w:t>48</w:t>
              </w:r>
            </w:ins>
          </w:p>
        </w:tc>
        <w:tc>
          <w:tcPr>
            <w:tcW w:w="1994" w:type="dxa"/>
          </w:tcPr>
          <w:p w14:paraId="76C3F55C"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59" w:author="Audencio Victor Rafael" w:date="2025-10-26T00:36:00Z" w16du:dateUtc="2025-10-25T23:36:00Z"/>
                <w:rFonts w:ascii="Times New Roman" w:eastAsia="Helvetica" w:hAnsi="Times New Roman" w:cs="Times New Roman"/>
                <w:color w:val="000000"/>
                <w:sz w:val="20"/>
                <w:szCs w:val="20"/>
                <w:lang w:val="en-GB" w:eastAsia="en-GB"/>
              </w:rPr>
              <w:pPrChange w:id="560"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61" w:author="Audencio Victor Rafael" w:date="2025-10-26T00:36:00Z" w16du:dateUtc="2025-10-25T23:36:00Z">
              <w:r w:rsidRPr="00595DD1">
                <w:rPr>
                  <w:rFonts w:ascii="Times New Roman" w:eastAsia="Helvetica" w:hAnsi="Times New Roman" w:cs="Times New Roman"/>
                  <w:color w:val="000000"/>
                  <w:sz w:val="20"/>
                  <w:szCs w:val="20"/>
                  <w:lang w:val="en-GB" w:eastAsia="en-GB"/>
                </w:rPr>
                <w:t>-1.38 (1.3)</w:t>
              </w:r>
            </w:ins>
          </w:p>
        </w:tc>
        <w:tc>
          <w:tcPr>
            <w:tcW w:w="1473" w:type="dxa"/>
          </w:tcPr>
          <w:p w14:paraId="56A8C7B3"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62" w:author="Audencio Victor Rafael" w:date="2025-10-26T00:36:00Z" w16du:dateUtc="2025-10-25T23:36:00Z"/>
                <w:rFonts w:ascii="Times New Roman" w:eastAsia="Helvetica" w:hAnsi="Times New Roman" w:cs="Times New Roman"/>
                <w:color w:val="000000"/>
                <w:sz w:val="20"/>
                <w:szCs w:val="20"/>
                <w:lang w:val="en-GB" w:eastAsia="en-GB"/>
              </w:rPr>
              <w:pPrChange w:id="563"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64" w:author="Audencio Victor Rafael" w:date="2025-10-26T00:36:00Z" w16du:dateUtc="2025-10-25T23:36:00Z">
              <w:r w:rsidRPr="00595DD1">
                <w:rPr>
                  <w:rFonts w:ascii="Times New Roman" w:eastAsia="Helvetica" w:hAnsi="Times New Roman" w:cs="Times New Roman"/>
                  <w:color w:val="000000"/>
                  <w:sz w:val="20"/>
                  <w:szCs w:val="20"/>
                  <w:lang w:val="en-GB" w:eastAsia="en-GB"/>
                </w:rPr>
                <w:t>-1.61 (1.3)</w:t>
              </w:r>
            </w:ins>
          </w:p>
        </w:tc>
        <w:tc>
          <w:tcPr>
            <w:tcW w:w="1950" w:type="dxa"/>
          </w:tcPr>
          <w:p w14:paraId="240212D8"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65" w:author="Audencio Victor Rafael" w:date="2025-10-26T00:36:00Z" w16du:dateUtc="2025-10-25T23:36:00Z"/>
                <w:rFonts w:ascii="Times New Roman" w:eastAsia="Helvetica" w:hAnsi="Times New Roman" w:cs="Times New Roman"/>
                <w:color w:val="000000"/>
                <w:sz w:val="20"/>
                <w:szCs w:val="20"/>
                <w:lang w:val="en-GB" w:eastAsia="en-GB"/>
              </w:rPr>
              <w:pPrChange w:id="566"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67" w:author="Audencio Victor Rafael" w:date="2025-10-26T00:36:00Z" w16du:dateUtc="2025-10-25T23:36:00Z">
              <w:r w:rsidRPr="00595DD1">
                <w:rPr>
                  <w:rFonts w:ascii="Times New Roman" w:eastAsia="Helvetica" w:hAnsi="Times New Roman" w:cs="Times New Roman"/>
                  <w:color w:val="000000"/>
                  <w:sz w:val="20"/>
                  <w:szCs w:val="20"/>
                  <w:lang w:val="en-GB" w:eastAsia="en-GB"/>
                </w:rPr>
                <w:t>0.23 (0.19)</w:t>
              </w:r>
            </w:ins>
          </w:p>
        </w:tc>
      </w:tr>
      <w:tr w:rsidR="00595DD1" w:rsidRPr="00595DD1" w14:paraId="7B43084D" w14:textId="77777777" w:rsidTr="00595DD1">
        <w:trPr>
          <w:trHeight w:val="275"/>
          <w:ins w:id="568" w:author="Audencio Victor Rafael" w:date="2025-10-26T00:36:00Z"/>
        </w:trPr>
        <w:tc>
          <w:tcPr>
            <w:tcW w:w="2967" w:type="dxa"/>
          </w:tcPr>
          <w:p w14:paraId="6705F8D1" w14:textId="77777777" w:rsidR="00595DD1" w:rsidRPr="00595DD1" w:rsidRDefault="00595DD1" w:rsidP="00595DD1">
            <w:pPr>
              <w:pBdr>
                <w:top w:val="none" w:sz="0" w:space="0" w:color="000000"/>
                <w:left w:val="none" w:sz="0" w:space="0" w:color="000000"/>
                <w:bottom w:val="none" w:sz="0" w:space="0" w:color="000000"/>
                <w:right w:val="none" w:sz="0" w:space="0" w:color="000000"/>
              </w:pBdr>
              <w:ind w:left="100" w:right="100"/>
              <w:rPr>
                <w:ins w:id="569" w:author="Audencio Victor Rafael" w:date="2025-10-26T00:36:00Z" w16du:dateUtc="2025-10-25T23:36:00Z"/>
                <w:rFonts w:ascii="Times New Roman" w:eastAsia="Helvetica" w:hAnsi="Times New Roman" w:cs="Times New Roman"/>
                <w:color w:val="000000"/>
                <w:sz w:val="20"/>
                <w:szCs w:val="20"/>
                <w:lang w:val="en-GB" w:eastAsia="en-GB"/>
              </w:rPr>
            </w:pPr>
            <w:ins w:id="570" w:author="Audencio Victor Rafael" w:date="2025-10-26T00:36:00Z" w16du:dateUtc="2025-10-25T23:36:00Z">
              <w:r w:rsidRPr="00595DD1">
                <w:rPr>
                  <w:rFonts w:ascii="Times New Roman" w:eastAsia="Helvetica" w:hAnsi="Times New Roman" w:cs="Times New Roman"/>
                  <w:color w:val="000000"/>
                  <w:sz w:val="20"/>
                  <w:szCs w:val="20"/>
                  <w:lang w:val="en-GB" w:eastAsia="en-GB"/>
                </w:rPr>
                <w:t>Late term (41</w:t>
              </w:r>
              <w:r w:rsidRPr="00595DD1">
                <w:rPr>
                  <w:rFonts w:ascii="Times New Roman" w:eastAsia="Helvetica" w:hAnsi="Times New Roman" w:cs="Times New Roman"/>
                  <w:color w:val="000000"/>
                  <w:sz w:val="20"/>
                  <w:szCs w:val="20"/>
                  <w:vertAlign w:val="superscript"/>
                  <w:lang w:val="en-GB" w:eastAsia="en-GB"/>
                </w:rPr>
                <w:t>+0</w:t>
              </w:r>
              <w:r w:rsidRPr="00595DD1">
                <w:rPr>
                  <w:rFonts w:ascii="Times New Roman" w:eastAsia="Helvetica" w:hAnsi="Times New Roman" w:cs="Times New Roman"/>
                  <w:color w:val="000000"/>
                  <w:sz w:val="20"/>
                  <w:szCs w:val="20"/>
                  <w:lang w:val="en-GB" w:eastAsia="en-GB"/>
                </w:rPr>
                <w:t xml:space="preserve"> to 42</w:t>
              </w:r>
              <w:r w:rsidRPr="00595DD1">
                <w:rPr>
                  <w:rFonts w:ascii="Times New Roman" w:eastAsia="Helvetica" w:hAnsi="Times New Roman" w:cs="Times New Roman"/>
                  <w:color w:val="000000"/>
                  <w:sz w:val="20"/>
                  <w:szCs w:val="20"/>
                  <w:vertAlign w:val="superscript"/>
                  <w:lang w:val="en-GB" w:eastAsia="en-GB"/>
                </w:rPr>
                <w:t>+6</w:t>
              </w:r>
              <w:r w:rsidRPr="00595DD1">
                <w:rPr>
                  <w:rFonts w:ascii="Times New Roman" w:eastAsia="Helvetica" w:hAnsi="Times New Roman" w:cs="Times New Roman"/>
                  <w:color w:val="000000"/>
                  <w:sz w:val="20"/>
                  <w:szCs w:val="20"/>
                  <w:lang w:val="en-GB" w:eastAsia="en-GB"/>
                </w:rPr>
                <w:t>)</w:t>
              </w:r>
            </w:ins>
          </w:p>
        </w:tc>
        <w:tc>
          <w:tcPr>
            <w:tcW w:w="846" w:type="dxa"/>
          </w:tcPr>
          <w:p w14:paraId="6B274C01"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71" w:author="Audencio Victor Rafael" w:date="2025-10-26T00:36:00Z" w16du:dateUtc="2025-10-25T23:36:00Z"/>
                <w:rFonts w:ascii="Times New Roman" w:eastAsia="Helvetica" w:hAnsi="Times New Roman" w:cs="Times New Roman"/>
                <w:color w:val="000000"/>
                <w:sz w:val="20"/>
                <w:szCs w:val="20"/>
                <w:lang w:val="en-GB" w:eastAsia="en-GB"/>
              </w:rPr>
              <w:pPrChange w:id="572"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jc w:val="right"/>
                </w:pPr>
              </w:pPrChange>
            </w:pPr>
            <w:ins w:id="573" w:author="Audencio Victor Rafael" w:date="2025-10-26T00:36:00Z" w16du:dateUtc="2025-10-25T23:36:00Z">
              <w:r w:rsidRPr="00595DD1">
                <w:rPr>
                  <w:rFonts w:ascii="Times New Roman" w:eastAsia="Helvetica" w:hAnsi="Times New Roman" w:cs="Times New Roman"/>
                  <w:color w:val="000000"/>
                  <w:sz w:val="20"/>
                  <w:szCs w:val="20"/>
                  <w:lang w:val="en-GB" w:eastAsia="en-GB"/>
                </w:rPr>
                <w:t>20</w:t>
              </w:r>
            </w:ins>
          </w:p>
        </w:tc>
        <w:tc>
          <w:tcPr>
            <w:tcW w:w="1994" w:type="dxa"/>
          </w:tcPr>
          <w:p w14:paraId="5D9BB9A6"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74" w:author="Audencio Victor Rafael" w:date="2025-10-26T00:36:00Z" w16du:dateUtc="2025-10-25T23:36:00Z"/>
                <w:rFonts w:ascii="Times New Roman" w:eastAsia="Helvetica" w:hAnsi="Times New Roman" w:cs="Times New Roman"/>
                <w:color w:val="000000"/>
                <w:sz w:val="20"/>
                <w:szCs w:val="20"/>
                <w:lang w:val="en-GB" w:eastAsia="en-GB"/>
              </w:rPr>
              <w:pPrChange w:id="575"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76" w:author="Audencio Victor Rafael" w:date="2025-10-26T00:36:00Z" w16du:dateUtc="2025-10-25T23:36:00Z">
              <w:r w:rsidRPr="00595DD1">
                <w:rPr>
                  <w:rFonts w:ascii="Times New Roman" w:eastAsia="Helvetica" w:hAnsi="Times New Roman" w:cs="Times New Roman"/>
                  <w:color w:val="000000"/>
                  <w:sz w:val="20"/>
                  <w:szCs w:val="20"/>
                  <w:lang w:val="en-GB" w:eastAsia="en-GB"/>
                </w:rPr>
                <w:t>-1.68 (1.03)</w:t>
              </w:r>
            </w:ins>
          </w:p>
        </w:tc>
        <w:tc>
          <w:tcPr>
            <w:tcW w:w="1473" w:type="dxa"/>
          </w:tcPr>
          <w:p w14:paraId="3A2DF5BD"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77" w:author="Audencio Victor Rafael" w:date="2025-10-26T00:36:00Z" w16du:dateUtc="2025-10-25T23:36:00Z"/>
                <w:rFonts w:ascii="Times New Roman" w:eastAsia="Helvetica" w:hAnsi="Times New Roman" w:cs="Times New Roman"/>
                <w:color w:val="000000"/>
                <w:sz w:val="20"/>
                <w:szCs w:val="20"/>
                <w:lang w:val="en-GB" w:eastAsia="en-GB"/>
              </w:rPr>
              <w:pPrChange w:id="578"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79" w:author="Audencio Victor Rafael" w:date="2025-10-26T00:36:00Z" w16du:dateUtc="2025-10-25T23:36:00Z">
              <w:r w:rsidRPr="00595DD1">
                <w:rPr>
                  <w:rFonts w:ascii="Times New Roman" w:eastAsia="Helvetica" w:hAnsi="Times New Roman" w:cs="Times New Roman"/>
                  <w:color w:val="000000"/>
                  <w:sz w:val="20"/>
                  <w:szCs w:val="20"/>
                  <w:lang w:val="en-GB" w:eastAsia="en-GB"/>
                </w:rPr>
                <w:t>-1.19 (0.96)</w:t>
              </w:r>
            </w:ins>
          </w:p>
        </w:tc>
        <w:tc>
          <w:tcPr>
            <w:tcW w:w="1950" w:type="dxa"/>
          </w:tcPr>
          <w:p w14:paraId="103924BC" w14:textId="77777777" w:rsidR="00595DD1" w:rsidRPr="00595DD1" w:rsidRDefault="00595DD1">
            <w:pPr>
              <w:pBdr>
                <w:top w:val="none" w:sz="0" w:space="0" w:color="000000"/>
                <w:left w:val="none" w:sz="0" w:space="0" w:color="000000"/>
                <w:bottom w:val="none" w:sz="0" w:space="0" w:color="000000"/>
                <w:right w:val="none" w:sz="0" w:space="0" w:color="000000"/>
              </w:pBdr>
              <w:ind w:left="100" w:right="100"/>
              <w:jc w:val="center"/>
              <w:rPr>
                <w:ins w:id="580" w:author="Audencio Victor Rafael" w:date="2025-10-26T00:36:00Z" w16du:dateUtc="2025-10-25T23:36:00Z"/>
                <w:rFonts w:ascii="Times New Roman" w:eastAsia="Helvetica" w:hAnsi="Times New Roman" w:cs="Times New Roman"/>
                <w:color w:val="000000"/>
                <w:sz w:val="20"/>
                <w:szCs w:val="20"/>
                <w:lang w:val="en-GB" w:eastAsia="en-GB"/>
              </w:rPr>
              <w:pPrChange w:id="581" w:author="Audencio Victor Rafael" w:date="2025-10-26T00:39:00Z" w16du:dateUtc="2025-10-25T23:39:00Z">
                <w:pPr>
                  <w:framePr w:hSpace="180" w:wrap="around" w:vAnchor="page" w:hAnchor="margin" w:y="2449"/>
                  <w:pBdr>
                    <w:top w:val="none" w:sz="0" w:space="0" w:color="000000"/>
                    <w:left w:val="none" w:sz="0" w:space="0" w:color="000000"/>
                    <w:bottom w:val="none" w:sz="0" w:space="0" w:color="000000"/>
                    <w:right w:val="none" w:sz="0" w:space="0" w:color="000000"/>
                  </w:pBdr>
                  <w:ind w:left="100" w:right="100"/>
                </w:pPr>
              </w:pPrChange>
            </w:pPr>
            <w:ins w:id="582" w:author="Audencio Victor Rafael" w:date="2025-10-26T00:36:00Z" w16du:dateUtc="2025-10-25T23:36:00Z">
              <w:r w:rsidRPr="00595DD1">
                <w:rPr>
                  <w:rFonts w:ascii="Times New Roman" w:eastAsia="Helvetica" w:hAnsi="Times New Roman" w:cs="Times New Roman"/>
                  <w:color w:val="000000"/>
                  <w:sz w:val="20"/>
                  <w:szCs w:val="20"/>
                  <w:lang w:val="en-GB" w:eastAsia="en-GB"/>
                </w:rPr>
                <w:t>-0.49 (0.22)</w:t>
              </w:r>
            </w:ins>
          </w:p>
        </w:tc>
      </w:tr>
    </w:tbl>
    <w:p w14:paraId="46F5C480" w14:textId="77777777" w:rsidR="00595DD1" w:rsidRPr="00852BBC" w:rsidRDefault="00595DD1" w:rsidP="00915300">
      <w:pPr>
        <w:spacing w:after="0" w:line="276" w:lineRule="auto"/>
        <w:rPr>
          <w:rFonts w:ascii="Times New Roman" w:hAnsi="Times New Roman" w:cs="Times New Roman"/>
          <w:lang w:val="en-GB"/>
        </w:rPr>
      </w:pPr>
    </w:p>
    <w:p w14:paraId="61FA7AE4" w14:textId="3A74C474" w:rsidR="004F66FF" w:rsidRPr="00915300" w:rsidRDefault="004F66FF" w:rsidP="004F66FF">
      <w:pPr>
        <w:spacing w:after="0" w:line="240" w:lineRule="auto"/>
        <w:rPr>
          <w:rFonts w:ascii="Times New Roman" w:hAnsi="Times New Roman" w:cs="Times New Roman"/>
          <w:i/>
          <w:iCs/>
          <w:sz w:val="16"/>
          <w:szCs w:val="16"/>
          <w:vertAlign w:val="superscript"/>
        </w:rPr>
      </w:pPr>
      <w:r w:rsidRPr="00915300">
        <w:rPr>
          <w:rFonts w:ascii="Times New Roman" w:hAnsi="Times New Roman" w:cs="Times New Roman"/>
          <w:i/>
          <w:iCs/>
          <w:sz w:val="16"/>
          <w:szCs w:val="16"/>
          <w:vertAlign w:val="superscript"/>
        </w:rPr>
        <w:t>1</w:t>
      </w:r>
      <w:r w:rsidRPr="00915300">
        <w:rPr>
          <w:rFonts w:ascii="Times New Roman" w:hAnsi="Times New Roman" w:cs="Times New Roman"/>
          <w:i/>
          <w:iCs/>
          <w:sz w:val="16"/>
          <w:szCs w:val="16"/>
        </w:rPr>
        <w:t xml:space="preserve">Differences calculated with GIGS z-scores - WHO z-scores, so a positive difference here means GIGS z-scores were larger than the WHO z-scores; </w:t>
      </w:r>
      <w:r w:rsidRPr="00915300">
        <w:rPr>
          <w:rFonts w:ascii="Times New Roman" w:hAnsi="Times New Roman" w:cs="Times New Roman"/>
          <w:i/>
          <w:iCs/>
          <w:sz w:val="16"/>
          <w:szCs w:val="16"/>
          <w:vertAlign w:val="superscript"/>
        </w:rPr>
        <w:t xml:space="preserve">2 </w:t>
      </w:r>
      <w:r w:rsidRPr="00915300">
        <w:rPr>
          <w:rFonts w:ascii="Times New Roman" w:hAnsi="Times New Roman" w:cs="Times New Roman"/>
          <w:i/>
          <w:iCs/>
          <w:sz w:val="16"/>
          <w:szCs w:val="16"/>
        </w:rPr>
        <w:t>Gestational age categories (</w:t>
      </w:r>
      <w:proofErr w:type="spellStart"/>
      <w:r w:rsidRPr="00915300">
        <w:rPr>
          <w:rFonts w:ascii="Times New Roman" w:hAnsi="Times New Roman" w:cs="Times New Roman"/>
          <w:i/>
          <w:iCs/>
          <w:sz w:val="16"/>
          <w:szCs w:val="16"/>
        </w:rPr>
        <w:t>weeks</w:t>
      </w:r>
      <w:r w:rsidRPr="00915300">
        <w:rPr>
          <w:rFonts w:ascii="Times New Roman" w:hAnsi="Times New Roman" w:cs="Times New Roman"/>
          <w:i/>
          <w:iCs/>
          <w:sz w:val="16"/>
          <w:szCs w:val="16"/>
          <w:vertAlign w:val="superscript"/>
        </w:rPr>
        <w:t>+days</w:t>
      </w:r>
      <w:proofErr w:type="spellEnd"/>
      <w:r w:rsidRPr="00915300">
        <w:rPr>
          <w:rFonts w:ascii="Times New Roman" w:hAnsi="Times New Roman" w:cs="Times New Roman"/>
          <w:i/>
          <w:iCs/>
          <w:sz w:val="16"/>
          <w:szCs w:val="16"/>
        </w:rPr>
        <w:t>)</w:t>
      </w:r>
    </w:p>
    <w:p w14:paraId="114691AC" w14:textId="67155E8F" w:rsidR="00B269F5" w:rsidRDefault="00B269F5" w:rsidP="008C7F86">
      <w:pPr>
        <w:spacing w:line="276" w:lineRule="auto"/>
        <w:rPr>
          <w:ins w:id="583" w:author="Audencio Victor" w:date="2025-10-29T23:00:00Z" w16du:dateUtc="2025-10-29T23:00:00Z"/>
          <w:rFonts w:ascii="Times New Roman" w:hAnsi="Times New Roman" w:cs="Times New Roman"/>
          <w:lang w:val="en-GB"/>
        </w:rPr>
      </w:pPr>
    </w:p>
    <w:p w14:paraId="0711EE19" w14:textId="77777777" w:rsidR="00755A1B" w:rsidRPr="00852BBC" w:rsidRDefault="00755A1B" w:rsidP="008C7F86">
      <w:pPr>
        <w:spacing w:line="276" w:lineRule="auto"/>
        <w:rPr>
          <w:rFonts w:ascii="Times New Roman" w:hAnsi="Times New Roman" w:cs="Times New Roman"/>
          <w:lang w:val="en-GB"/>
        </w:rPr>
      </w:pPr>
    </w:p>
    <w:p w14:paraId="73A704F5" w14:textId="5FECEEE6" w:rsidR="00F6467D" w:rsidDel="00AE343E" w:rsidRDefault="00F6467D" w:rsidP="00BA37E6">
      <w:pPr>
        <w:spacing w:line="480" w:lineRule="auto"/>
        <w:rPr>
          <w:del w:id="584" w:author="Audencio Victor" w:date="2025-10-29T22:59:00Z" w16du:dateUtc="2025-10-29T22:59:00Z"/>
          <w:rFonts w:ascii="Times New Roman" w:hAnsi="Times New Roman" w:cs="Times New Roman"/>
        </w:rPr>
      </w:pPr>
      <w:del w:id="585" w:author="Audencio Victor" w:date="2025-10-29T22:59:00Z" w16du:dateUtc="2025-10-29T22:59:00Z">
        <w:r w:rsidDel="00AE343E">
          <w:rPr>
            <w:rFonts w:ascii="Times New Roman" w:hAnsi="Times New Roman" w:cs="Times New Roman"/>
          </w:rPr>
          <w:lastRenderedPageBreak/>
          <w:delText>At birth, a higher proportion of infants had z-scores &lt;-2 with WHO GS compared to IG-21</w:delText>
        </w:r>
        <w:r w:rsidRPr="002B2E0F" w:rsidDel="00AE343E">
          <w:rPr>
            <w:rFonts w:ascii="Times New Roman" w:hAnsi="Times New Roman" w:cs="Times New Roman"/>
            <w:vertAlign w:val="superscript"/>
          </w:rPr>
          <w:delText>st</w:delText>
        </w:r>
        <w:r w:rsidDel="00AE343E">
          <w:rPr>
            <w:rFonts w:ascii="Times New Roman" w:hAnsi="Times New Roman" w:cs="Times New Roman"/>
          </w:rPr>
          <w:delText xml:space="preserve"> NBS (GIGS). Among preterm infants overall, this was 95.5% vs. 7.4% for WAZ, 88.2% vs. 15.5% for LAZ, and 61.8% vs. 4.7% for HCAZ. Among term infants overall, the corresponding proportions were 85.2% vs. 64.2% (WAZ), 65.4% vs. 52.5% (LAZ), and 42.1% vs. 25.4% (HCAZ). For full-term infants, specifically, the p</w:delText>
        </w:r>
        <w:r w:rsidR="000611FF" w:rsidDel="00AE343E">
          <w:rPr>
            <w:rFonts w:ascii="Times New Roman" w:hAnsi="Times New Roman" w:cs="Times New Roman"/>
          </w:rPr>
          <w:delText>roportions were comparable: 81% vs. 88.6% (WAZ), 59.6% vs. 64.9% (LAZ), 36.4% vs. 36.4% (HCAZ).</w:delText>
        </w:r>
      </w:del>
    </w:p>
    <w:p w14:paraId="50E81C02" w14:textId="21A4DF7D" w:rsidR="00A8037A" w:rsidRDefault="2EAC0B15" w:rsidP="00BA37E6">
      <w:pPr>
        <w:spacing w:after="0" w:line="276" w:lineRule="auto"/>
        <w:rPr>
          <w:ins w:id="586" w:author="Audencio Victor Rafael" w:date="2025-10-26T01:47:00Z" w16du:dateUtc="2025-10-26T00:47:00Z"/>
          <w:rFonts w:ascii="Times New Roman" w:hAnsi="Times New Roman" w:cs="Times New Roman"/>
          <w:i/>
          <w:iCs/>
        </w:rPr>
      </w:pPr>
      <w:commentRangeStart w:id="587"/>
      <w:commentRangeStart w:id="588"/>
      <w:r w:rsidRPr="00D13D93">
        <w:rPr>
          <w:rFonts w:ascii="Times New Roman" w:hAnsi="Times New Roman" w:cs="Times New Roman"/>
          <w:b/>
          <w:bCs/>
          <w:i/>
          <w:iCs/>
        </w:rPr>
        <w:t xml:space="preserve">Table </w:t>
      </w:r>
      <w:commentRangeEnd w:id="587"/>
      <w:r w:rsidR="008626AF" w:rsidRPr="00D13D93">
        <w:rPr>
          <w:rStyle w:val="CommentReference"/>
          <w:i/>
          <w:iCs/>
        </w:rPr>
        <w:commentReference w:id="587"/>
      </w:r>
      <w:commentRangeEnd w:id="588"/>
      <w:r w:rsidR="008626AF" w:rsidRPr="00D13D93">
        <w:rPr>
          <w:rStyle w:val="CommentReference"/>
          <w:i/>
          <w:iCs/>
        </w:rPr>
        <w:commentReference w:id="588"/>
      </w:r>
      <w:r w:rsidR="00FD608A" w:rsidRPr="00D13D93">
        <w:rPr>
          <w:rFonts w:ascii="Times New Roman" w:hAnsi="Times New Roman" w:cs="Times New Roman"/>
          <w:b/>
          <w:bCs/>
          <w:i/>
          <w:iCs/>
        </w:rPr>
        <w:t>2</w:t>
      </w:r>
      <w:r w:rsidR="008571F6" w:rsidRPr="00D13D93">
        <w:rPr>
          <w:rFonts w:ascii="Times New Roman" w:hAnsi="Times New Roman" w:cs="Times New Roman"/>
          <w:i/>
          <w:iCs/>
        </w:rPr>
        <w:t>.</w:t>
      </w:r>
      <w:r w:rsidRPr="00D13D93">
        <w:rPr>
          <w:rFonts w:ascii="Times New Roman" w:hAnsi="Times New Roman" w:cs="Times New Roman"/>
          <w:i/>
          <w:iCs/>
        </w:rPr>
        <w:t xml:space="preserve"> Prevalence of</w:t>
      </w:r>
      <w:r w:rsidR="00737A24" w:rsidRPr="00D13D93">
        <w:rPr>
          <w:rFonts w:ascii="Times New Roman" w:hAnsi="Times New Roman" w:cs="Times New Roman"/>
          <w:i/>
          <w:iCs/>
        </w:rPr>
        <w:t xml:space="preserve"> </w:t>
      </w:r>
      <w:commentRangeStart w:id="589"/>
      <w:r w:rsidR="00737A24" w:rsidRPr="00D13D93">
        <w:rPr>
          <w:rFonts w:ascii="Times New Roman" w:hAnsi="Times New Roman" w:cs="Times New Roman"/>
          <w:i/>
          <w:iCs/>
        </w:rPr>
        <w:t>WAZ &lt;-2</w:t>
      </w:r>
      <w:r w:rsidR="00566501">
        <w:rPr>
          <w:rFonts w:ascii="Times New Roman" w:hAnsi="Times New Roman" w:cs="Times New Roman"/>
          <w:i/>
          <w:iCs/>
        </w:rPr>
        <w:t>,</w:t>
      </w:r>
      <w:r w:rsidR="00737A24" w:rsidRPr="00D13D93">
        <w:rPr>
          <w:rFonts w:ascii="Times New Roman" w:hAnsi="Times New Roman" w:cs="Times New Roman"/>
          <w:i/>
          <w:iCs/>
        </w:rPr>
        <w:t xml:space="preserve"> LAZ &lt;-2, HCAZ &lt;-2 </w:t>
      </w:r>
      <w:r w:rsidRPr="00D13D93">
        <w:rPr>
          <w:rFonts w:ascii="Times New Roman" w:hAnsi="Times New Roman" w:cs="Times New Roman"/>
          <w:i/>
          <w:iCs/>
        </w:rPr>
        <w:t>at birth using the WHO GS relative to the IG-21</w:t>
      </w:r>
      <w:r w:rsidRPr="00D13D93">
        <w:rPr>
          <w:rFonts w:ascii="Times New Roman" w:hAnsi="Times New Roman" w:cs="Times New Roman"/>
          <w:i/>
          <w:iCs/>
          <w:vertAlign w:val="superscript"/>
        </w:rPr>
        <w:t>st</w:t>
      </w:r>
      <w:r w:rsidRPr="00D13D93">
        <w:rPr>
          <w:rFonts w:ascii="Times New Roman" w:hAnsi="Times New Roman" w:cs="Times New Roman"/>
          <w:i/>
          <w:iCs/>
        </w:rPr>
        <w:t xml:space="preserve"> NBS</w:t>
      </w:r>
      <w:commentRangeEnd w:id="589"/>
      <w:r w:rsidR="006D68B7" w:rsidRPr="00D13D93">
        <w:rPr>
          <w:rStyle w:val="CommentReference"/>
        </w:rPr>
        <w:commentReference w:id="589"/>
      </w:r>
    </w:p>
    <w:tbl>
      <w:tblPr>
        <w:tblStyle w:val="TableGrid2"/>
        <w:tblW w:w="9350" w:type="dxa"/>
        <w:tblLook w:val="04A0" w:firstRow="1" w:lastRow="0" w:firstColumn="1" w:lastColumn="0" w:noHBand="0" w:noVBand="1"/>
      </w:tblPr>
      <w:tblGrid>
        <w:gridCol w:w="2972"/>
        <w:gridCol w:w="709"/>
        <w:gridCol w:w="1134"/>
        <w:gridCol w:w="1276"/>
        <w:gridCol w:w="1559"/>
        <w:gridCol w:w="1700"/>
      </w:tblGrid>
      <w:tr w:rsidR="00A8037A" w:rsidRPr="00B70AEC" w14:paraId="37A795C8" w14:textId="77777777" w:rsidTr="00083233">
        <w:trPr>
          <w:trHeight w:val="433"/>
          <w:ins w:id="590" w:author="Audencio Victor Rafael" w:date="2025-10-26T01:47:00Z"/>
        </w:trPr>
        <w:tc>
          <w:tcPr>
            <w:tcW w:w="2972" w:type="dxa"/>
            <w:hideMark/>
          </w:tcPr>
          <w:p w14:paraId="0DDDBA54" w14:textId="77777777" w:rsidR="00A8037A" w:rsidRPr="00B70AEC" w:rsidRDefault="00A8037A" w:rsidP="00083233">
            <w:pPr>
              <w:jc w:val="center"/>
              <w:rPr>
                <w:ins w:id="591" w:author="Audencio Victor Rafael" w:date="2025-10-26T01:47:00Z" w16du:dateUtc="2025-10-26T00:47:00Z"/>
                <w:rFonts w:ascii="Times New Roman" w:hAnsi="Times New Roman" w:cs="Times New Roman"/>
                <w:b/>
                <w:bCs/>
                <w:sz w:val="20"/>
                <w:szCs w:val="20"/>
              </w:rPr>
            </w:pPr>
            <w:ins w:id="592" w:author="Audencio Victor Rafael" w:date="2025-10-26T01:47:00Z" w16du:dateUtc="2025-10-26T00:47:00Z">
              <w:r w:rsidRPr="00B70AEC">
                <w:rPr>
                  <w:rFonts w:ascii="Times New Roman" w:hAnsi="Times New Roman" w:cs="Times New Roman"/>
                  <w:b/>
                  <w:bCs/>
                  <w:sz w:val="20"/>
                  <w:szCs w:val="20"/>
                </w:rPr>
                <w:t>Gestational age category</w:t>
              </w:r>
              <w:r w:rsidRPr="00B70AEC">
                <w:rPr>
                  <w:rFonts w:ascii="Times New Roman" w:hAnsi="Times New Roman" w:cs="Times New Roman"/>
                  <w:b/>
                  <w:bCs/>
                  <w:sz w:val="20"/>
                  <w:szCs w:val="20"/>
                  <w:vertAlign w:val="superscript"/>
                </w:rPr>
                <w:t>1</w:t>
              </w:r>
            </w:ins>
          </w:p>
        </w:tc>
        <w:tc>
          <w:tcPr>
            <w:tcW w:w="709" w:type="dxa"/>
            <w:hideMark/>
          </w:tcPr>
          <w:p w14:paraId="0E41E669" w14:textId="77777777" w:rsidR="00A8037A" w:rsidRPr="00B70AEC" w:rsidRDefault="00A8037A" w:rsidP="00083233">
            <w:pPr>
              <w:jc w:val="center"/>
              <w:rPr>
                <w:ins w:id="593" w:author="Audencio Victor Rafael" w:date="2025-10-26T01:47:00Z" w16du:dateUtc="2025-10-26T00:47:00Z"/>
                <w:rFonts w:ascii="Times New Roman" w:hAnsi="Times New Roman" w:cs="Times New Roman"/>
                <w:b/>
                <w:bCs/>
                <w:sz w:val="20"/>
                <w:szCs w:val="20"/>
              </w:rPr>
            </w:pPr>
            <w:ins w:id="594" w:author="Audencio Victor Rafael" w:date="2025-10-26T01:47:00Z" w16du:dateUtc="2025-10-26T00:47:00Z">
              <w:r w:rsidRPr="00B70AEC">
                <w:rPr>
                  <w:rStyle w:val="Strong"/>
                  <w:rFonts w:ascii="Times New Roman" w:hAnsi="Times New Roman" w:cs="Times New Roman"/>
                  <w:sz w:val="20"/>
                  <w:szCs w:val="20"/>
                </w:rPr>
                <w:t>n</w:t>
              </w:r>
            </w:ins>
          </w:p>
        </w:tc>
        <w:tc>
          <w:tcPr>
            <w:tcW w:w="1134" w:type="dxa"/>
            <w:hideMark/>
          </w:tcPr>
          <w:p w14:paraId="1130FEF9" w14:textId="77777777" w:rsidR="00A8037A" w:rsidRPr="00B70AEC" w:rsidRDefault="00A8037A" w:rsidP="00083233">
            <w:pPr>
              <w:jc w:val="center"/>
              <w:rPr>
                <w:ins w:id="595" w:author="Audencio Victor Rafael" w:date="2025-10-26T01:47:00Z" w16du:dateUtc="2025-10-26T00:47:00Z"/>
                <w:rStyle w:val="Strong"/>
                <w:sz w:val="20"/>
                <w:szCs w:val="20"/>
              </w:rPr>
            </w:pPr>
            <w:ins w:id="596" w:author="Audencio Victor Rafael" w:date="2025-10-26T01:47:00Z" w16du:dateUtc="2025-10-26T00:47:00Z">
              <w:r w:rsidRPr="00B70AEC">
                <w:rPr>
                  <w:rStyle w:val="Strong"/>
                  <w:rFonts w:ascii="Times New Roman" w:hAnsi="Times New Roman" w:cs="Times New Roman"/>
                  <w:sz w:val="20"/>
                  <w:szCs w:val="20"/>
                </w:rPr>
                <w:t xml:space="preserve">WHO GS </w:t>
              </w:r>
            </w:ins>
          </w:p>
          <w:p w14:paraId="1FB24C1C" w14:textId="77777777" w:rsidR="00A8037A" w:rsidRPr="00B70AEC" w:rsidRDefault="00A8037A" w:rsidP="00083233">
            <w:pPr>
              <w:jc w:val="center"/>
              <w:rPr>
                <w:ins w:id="597" w:author="Audencio Victor Rafael" w:date="2025-10-26T01:47:00Z" w16du:dateUtc="2025-10-26T00:47:00Z"/>
                <w:rFonts w:ascii="Times New Roman" w:hAnsi="Times New Roman" w:cs="Times New Roman"/>
                <w:b/>
                <w:bCs/>
                <w:sz w:val="20"/>
                <w:szCs w:val="20"/>
              </w:rPr>
            </w:pPr>
            <w:ins w:id="598" w:author="Audencio Victor Rafael" w:date="2025-10-26T01:47:00Z" w16du:dateUtc="2025-10-26T00:47:00Z">
              <w:r w:rsidRPr="00B70AEC">
                <w:rPr>
                  <w:rStyle w:val="Strong"/>
                  <w:rFonts w:ascii="Times New Roman" w:hAnsi="Times New Roman" w:cs="Times New Roman"/>
                  <w:sz w:val="20"/>
                  <w:szCs w:val="20"/>
                </w:rPr>
                <w:t>n (%)</w:t>
              </w:r>
            </w:ins>
          </w:p>
        </w:tc>
        <w:tc>
          <w:tcPr>
            <w:tcW w:w="1276" w:type="dxa"/>
          </w:tcPr>
          <w:p w14:paraId="161E83C0" w14:textId="77777777" w:rsidR="00A8037A" w:rsidRPr="00B70AEC" w:rsidRDefault="00A8037A" w:rsidP="00083233">
            <w:pPr>
              <w:jc w:val="center"/>
              <w:rPr>
                <w:ins w:id="599" w:author="Audencio Victor Rafael" w:date="2025-10-26T01:47:00Z" w16du:dateUtc="2025-10-26T00:47:00Z"/>
                <w:rStyle w:val="Strong"/>
                <w:sz w:val="20"/>
                <w:szCs w:val="20"/>
              </w:rPr>
            </w:pPr>
            <w:ins w:id="600" w:author="Audencio Victor Rafael" w:date="2025-10-26T01:47:00Z" w16du:dateUtc="2025-10-26T00:47:00Z">
              <w:r w:rsidRPr="00B70AEC">
                <w:rPr>
                  <w:rStyle w:val="Strong"/>
                  <w:rFonts w:ascii="Times New Roman" w:hAnsi="Times New Roman" w:cs="Times New Roman"/>
                  <w:sz w:val="20"/>
                  <w:szCs w:val="20"/>
                </w:rPr>
                <w:t xml:space="preserve">GIGS </w:t>
              </w:r>
            </w:ins>
          </w:p>
          <w:p w14:paraId="2BB10B5B" w14:textId="77777777" w:rsidR="00A8037A" w:rsidRPr="00B70AEC" w:rsidRDefault="00A8037A" w:rsidP="00083233">
            <w:pPr>
              <w:jc w:val="center"/>
              <w:rPr>
                <w:ins w:id="601" w:author="Audencio Victor Rafael" w:date="2025-10-26T01:47:00Z" w16du:dateUtc="2025-10-26T00:47:00Z"/>
                <w:rStyle w:val="Strong"/>
                <w:sz w:val="20"/>
                <w:szCs w:val="20"/>
              </w:rPr>
            </w:pPr>
            <w:ins w:id="602" w:author="Audencio Victor Rafael" w:date="2025-10-26T01:47:00Z" w16du:dateUtc="2025-10-26T00:47:00Z">
              <w:r w:rsidRPr="00B70AEC">
                <w:rPr>
                  <w:rStyle w:val="Strong"/>
                  <w:rFonts w:ascii="Times New Roman" w:hAnsi="Times New Roman" w:cs="Times New Roman"/>
                  <w:sz w:val="20"/>
                  <w:szCs w:val="20"/>
                </w:rPr>
                <w:t>n (%)</w:t>
              </w:r>
            </w:ins>
          </w:p>
        </w:tc>
        <w:tc>
          <w:tcPr>
            <w:tcW w:w="1559" w:type="dxa"/>
            <w:hideMark/>
          </w:tcPr>
          <w:p w14:paraId="420D7B26" w14:textId="77777777" w:rsidR="00A8037A" w:rsidRPr="00B70AEC" w:rsidRDefault="00A8037A" w:rsidP="00083233">
            <w:pPr>
              <w:jc w:val="center"/>
              <w:rPr>
                <w:ins w:id="603" w:author="Audencio Victor Rafael" w:date="2025-10-26T01:47:00Z" w16du:dateUtc="2025-10-26T00:47:00Z"/>
                <w:rStyle w:val="Strong"/>
                <w:sz w:val="20"/>
                <w:szCs w:val="20"/>
              </w:rPr>
            </w:pPr>
            <w:ins w:id="604" w:author="Audencio Victor Rafael" w:date="2025-10-26T01:47:00Z" w16du:dateUtc="2025-10-26T00:47:00Z">
              <w:r w:rsidRPr="00B70AEC">
                <w:rPr>
                  <w:rStyle w:val="Strong"/>
                  <w:sz w:val="20"/>
                  <w:szCs w:val="20"/>
                </w:rPr>
                <w:t xml:space="preserve">Sensitivity </w:t>
              </w:r>
            </w:ins>
          </w:p>
          <w:p w14:paraId="1A3A3986" w14:textId="77777777" w:rsidR="00A8037A" w:rsidRPr="00B70AEC" w:rsidRDefault="00A8037A" w:rsidP="00083233">
            <w:pPr>
              <w:jc w:val="center"/>
              <w:rPr>
                <w:ins w:id="605" w:author="Audencio Victor Rafael" w:date="2025-10-26T01:47:00Z" w16du:dateUtc="2025-10-26T00:47:00Z"/>
                <w:rFonts w:ascii="Times New Roman" w:hAnsi="Times New Roman" w:cs="Times New Roman"/>
                <w:b/>
                <w:bCs/>
                <w:sz w:val="20"/>
                <w:szCs w:val="20"/>
              </w:rPr>
            </w:pPr>
            <w:ins w:id="606" w:author="Audencio Victor Rafael" w:date="2025-10-26T01:47:00Z" w16du:dateUtc="2025-10-26T00:47:00Z">
              <w:r w:rsidRPr="00B70AEC">
                <w:rPr>
                  <w:rStyle w:val="Strong"/>
                  <w:sz w:val="20"/>
                  <w:szCs w:val="20"/>
                </w:rPr>
                <w:t>(</w:t>
              </w:r>
              <w:r w:rsidRPr="00B70AEC">
                <w:rPr>
                  <w:rStyle w:val="Strong"/>
                  <w:rFonts w:ascii="Times New Roman" w:hAnsi="Times New Roman" w:cs="Times New Roman"/>
                  <w:sz w:val="20"/>
                  <w:szCs w:val="20"/>
                </w:rPr>
                <w:t>95% CI)</w:t>
              </w:r>
            </w:ins>
          </w:p>
        </w:tc>
        <w:tc>
          <w:tcPr>
            <w:tcW w:w="1700" w:type="dxa"/>
            <w:hideMark/>
          </w:tcPr>
          <w:p w14:paraId="46BD7F8E" w14:textId="77777777" w:rsidR="00A8037A" w:rsidRPr="00B70AEC" w:rsidRDefault="00A8037A" w:rsidP="00083233">
            <w:pPr>
              <w:jc w:val="center"/>
              <w:rPr>
                <w:ins w:id="607" w:author="Audencio Victor Rafael" w:date="2025-10-26T01:47:00Z" w16du:dateUtc="2025-10-26T00:47:00Z"/>
                <w:rStyle w:val="Strong"/>
                <w:sz w:val="20"/>
                <w:szCs w:val="20"/>
              </w:rPr>
            </w:pPr>
            <w:ins w:id="608" w:author="Audencio Victor Rafael" w:date="2025-10-26T01:47:00Z" w16du:dateUtc="2025-10-26T00:47:00Z">
              <w:r w:rsidRPr="00B70AEC">
                <w:rPr>
                  <w:rStyle w:val="Strong"/>
                  <w:rFonts w:ascii="Times New Roman" w:hAnsi="Times New Roman" w:cs="Times New Roman"/>
                  <w:sz w:val="20"/>
                  <w:szCs w:val="20"/>
                </w:rPr>
                <w:t xml:space="preserve">Specificity </w:t>
              </w:r>
            </w:ins>
          </w:p>
          <w:p w14:paraId="6ED33510" w14:textId="77777777" w:rsidR="00A8037A" w:rsidRPr="00B70AEC" w:rsidRDefault="00A8037A" w:rsidP="00083233">
            <w:pPr>
              <w:jc w:val="center"/>
              <w:rPr>
                <w:ins w:id="609" w:author="Audencio Victor Rafael" w:date="2025-10-26T01:47:00Z" w16du:dateUtc="2025-10-26T00:47:00Z"/>
                <w:rFonts w:ascii="Times New Roman" w:hAnsi="Times New Roman" w:cs="Times New Roman"/>
                <w:b/>
                <w:bCs/>
                <w:sz w:val="20"/>
                <w:szCs w:val="20"/>
              </w:rPr>
            </w:pPr>
            <w:ins w:id="610" w:author="Audencio Victor Rafael" w:date="2025-10-26T01:47:00Z" w16du:dateUtc="2025-10-26T00:47:00Z">
              <w:r w:rsidRPr="00B70AEC">
                <w:rPr>
                  <w:rStyle w:val="Strong"/>
                  <w:rFonts w:ascii="Times New Roman" w:hAnsi="Times New Roman" w:cs="Times New Roman"/>
                  <w:sz w:val="20"/>
                  <w:szCs w:val="20"/>
                </w:rPr>
                <w:t>(95% CI)</w:t>
              </w:r>
            </w:ins>
          </w:p>
        </w:tc>
      </w:tr>
      <w:tr w:rsidR="00A8037A" w:rsidRPr="00B70AEC" w14:paraId="5B86D0C7" w14:textId="77777777" w:rsidTr="00083233">
        <w:trPr>
          <w:trHeight w:val="263"/>
          <w:ins w:id="611" w:author="Audencio Victor Rafael" w:date="2025-10-26T01:47:00Z"/>
        </w:trPr>
        <w:tc>
          <w:tcPr>
            <w:tcW w:w="2972" w:type="dxa"/>
            <w:shd w:val="clear" w:color="auto" w:fill="D9D9D9" w:themeFill="background1" w:themeFillShade="D9"/>
            <w:hideMark/>
          </w:tcPr>
          <w:p w14:paraId="3329F3F2" w14:textId="77777777" w:rsidR="00A8037A" w:rsidRPr="00B70AEC" w:rsidRDefault="00A8037A" w:rsidP="00083233">
            <w:pPr>
              <w:rPr>
                <w:ins w:id="612" w:author="Audencio Victor Rafael" w:date="2025-10-26T01:47:00Z" w16du:dateUtc="2025-10-26T00:47:00Z"/>
                <w:rFonts w:ascii="Times New Roman" w:hAnsi="Times New Roman" w:cs="Times New Roman"/>
                <w:sz w:val="20"/>
                <w:szCs w:val="20"/>
              </w:rPr>
            </w:pPr>
            <w:ins w:id="613" w:author="Audencio Victor Rafael" w:date="2025-10-26T01:47:00Z" w16du:dateUtc="2025-10-26T00:47:00Z">
              <w:r>
                <w:rPr>
                  <w:rFonts w:ascii="Times New Roman" w:hAnsi="Times New Roman" w:cs="Times New Roman"/>
                  <w:sz w:val="20"/>
                  <w:szCs w:val="20"/>
                </w:rPr>
                <w:t xml:space="preserve">Weight-for-age (WAZ) &lt;-2 </w:t>
              </w:r>
            </w:ins>
          </w:p>
        </w:tc>
        <w:tc>
          <w:tcPr>
            <w:tcW w:w="709" w:type="dxa"/>
            <w:shd w:val="clear" w:color="auto" w:fill="D9D9D9" w:themeFill="background1" w:themeFillShade="D9"/>
            <w:hideMark/>
          </w:tcPr>
          <w:p w14:paraId="6B806008" w14:textId="77777777" w:rsidR="00A8037A" w:rsidRPr="00B70AEC" w:rsidRDefault="00A8037A" w:rsidP="00083233">
            <w:pPr>
              <w:rPr>
                <w:ins w:id="614" w:author="Audencio Victor Rafael" w:date="2025-10-26T01:47:00Z" w16du:dateUtc="2025-10-26T00:47:00Z"/>
                <w:rFonts w:ascii="Times New Roman" w:hAnsi="Times New Roman" w:cs="Times New Roman"/>
                <w:sz w:val="20"/>
                <w:szCs w:val="20"/>
              </w:rPr>
            </w:pPr>
          </w:p>
        </w:tc>
        <w:tc>
          <w:tcPr>
            <w:tcW w:w="1134" w:type="dxa"/>
            <w:shd w:val="clear" w:color="auto" w:fill="D9D9D9" w:themeFill="background1" w:themeFillShade="D9"/>
            <w:hideMark/>
          </w:tcPr>
          <w:p w14:paraId="36F0F9EF" w14:textId="77777777" w:rsidR="00A8037A" w:rsidRPr="00B70AEC" w:rsidRDefault="00A8037A" w:rsidP="00083233">
            <w:pPr>
              <w:rPr>
                <w:ins w:id="615" w:author="Audencio Victor Rafael" w:date="2025-10-26T01:47:00Z" w16du:dateUtc="2025-10-26T00:47:00Z"/>
                <w:rFonts w:ascii="Times New Roman" w:hAnsi="Times New Roman" w:cs="Times New Roman"/>
                <w:sz w:val="20"/>
                <w:szCs w:val="20"/>
              </w:rPr>
            </w:pPr>
          </w:p>
        </w:tc>
        <w:tc>
          <w:tcPr>
            <w:tcW w:w="1276" w:type="dxa"/>
            <w:shd w:val="clear" w:color="auto" w:fill="D9D9D9" w:themeFill="background1" w:themeFillShade="D9"/>
          </w:tcPr>
          <w:p w14:paraId="55B1165F" w14:textId="77777777" w:rsidR="00A8037A" w:rsidRPr="00B70AEC" w:rsidRDefault="00A8037A" w:rsidP="00083233">
            <w:pPr>
              <w:rPr>
                <w:ins w:id="616" w:author="Audencio Victor Rafael" w:date="2025-10-26T01:47:00Z" w16du:dateUtc="2025-10-26T00:47:00Z"/>
                <w:sz w:val="20"/>
                <w:szCs w:val="20"/>
              </w:rPr>
            </w:pPr>
          </w:p>
        </w:tc>
        <w:tc>
          <w:tcPr>
            <w:tcW w:w="1559" w:type="dxa"/>
            <w:shd w:val="clear" w:color="auto" w:fill="D9D9D9" w:themeFill="background1" w:themeFillShade="D9"/>
            <w:hideMark/>
          </w:tcPr>
          <w:p w14:paraId="05B41E78" w14:textId="77777777" w:rsidR="00A8037A" w:rsidRPr="00B70AEC" w:rsidRDefault="00A8037A" w:rsidP="00083233">
            <w:pPr>
              <w:rPr>
                <w:ins w:id="617" w:author="Audencio Victor Rafael" w:date="2025-10-26T01:47:00Z" w16du:dateUtc="2025-10-26T00:47:00Z"/>
                <w:rFonts w:ascii="Times New Roman" w:hAnsi="Times New Roman" w:cs="Times New Roman"/>
                <w:sz w:val="20"/>
                <w:szCs w:val="20"/>
              </w:rPr>
            </w:pPr>
          </w:p>
        </w:tc>
        <w:tc>
          <w:tcPr>
            <w:tcW w:w="1700" w:type="dxa"/>
            <w:shd w:val="clear" w:color="auto" w:fill="D9D9D9" w:themeFill="background1" w:themeFillShade="D9"/>
            <w:hideMark/>
          </w:tcPr>
          <w:p w14:paraId="6A01A0E8" w14:textId="77777777" w:rsidR="00A8037A" w:rsidRPr="00B70AEC" w:rsidRDefault="00A8037A" w:rsidP="00083233">
            <w:pPr>
              <w:rPr>
                <w:ins w:id="618" w:author="Audencio Victor Rafael" w:date="2025-10-26T01:47:00Z" w16du:dateUtc="2025-10-26T00:47:00Z"/>
                <w:rFonts w:ascii="Times New Roman" w:hAnsi="Times New Roman" w:cs="Times New Roman"/>
                <w:sz w:val="20"/>
                <w:szCs w:val="20"/>
              </w:rPr>
            </w:pPr>
          </w:p>
        </w:tc>
      </w:tr>
      <w:tr w:rsidR="00A8037A" w:rsidRPr="00B70AEC" w14:paraId="796888CC" w14:textId="77777777" w:rsidTr="00083233">
        <w:trPr>
          <w:trHeight w:val="299"/>
          <w:ins w:id="619" w:author="Audencio Victor Rafael" w:date="2025-10-26T01:47:00Z"/>
        </w:trPr>
        <w:tc>
          <w:tcPr>
            <w:tcW w:w="2972" w:type="dxa"/>
            <w:hideMark/>
          </w:tcPr>
          <w:p w14:paraId="5E043CBB" w14:textId="77777777" w:rsidR="00A8037A" w:rsidRPr="00B70AEC" w:rsidRDefault="00A8037A" w:rsidP="00083233">
            <w:pPr>
              <w:rPr>
                <w:ins w:id="620" w:author="Audencio Victor Rafael" w:date="2025-10-26T01:47:00Z" w16du:dateUtc="2025-10-26T00:47:00Z"/>
                <w:rFonts w:ascii="Times New Roman" w:hAnsi="Times New Roman" w:cs="Times New Roman"/>
                <w:sz w:val="20"/>
                <w:szCs w:val="20"/>
              </w:rPr>
            </w:pPr>
            <w:ins w:id="621" w:author="Audencio Victor Rafael" w:date="2025-10-26T01:47:00Z" w16du:dateUtc="2025-10-26T00:47:00Z">
              <w:r w:rsidRPr="00B70AEC">
                <w:rPr>
                  <w:rFonts w:ascii="Times New Roman" w:hAnsi="Times New Roman" w:cs="Times New Roman"/>
                  <w:sz w:val="20"/>
                  <w:szCs w:val="20"/>
                </w:rPr>
                <w:t>Overall (28⁺⁰ to 42⁺⁶)</w:t>
              </w:r>
            </w:ins>
          </w:p>
        </w:tc>
        <w:tc>
          <w:tcPr>
            <w:tcW w:w="709" w:type="dxa"/>
            <w:hideMark/>
          </w:tcPr>
          <w:p w14:paraId="639AB4FD" w14:textId="77777777" w:rsidR="00A8037A" w:rsidRPr="00B70AEC" w:rsidRDefault="00A8037A" w:rsidP="00083233">
            <w:pPr>
              <w:jc w:val="center"/>
              <w:rPr>
                <w:ins w:id="622" w:author="Audencio Victor Rafael" w:date="2025-10-26T01:47:00Z" w16du:dateUtc="2025-10-26T00:47:00Z"/>
                <w:rFonts w:ascii="Times New Roman" w:hAnsi="Times New Roman" w:cs="Times New Roman"/>
                <w:sz w:val="20"/>
                <w:szCs w:val="20"/>
              </w:rPr>
            </w:pPr>
            <w:ins w:id="623" w:author="Audencio Victor Rafael" w:date="2025-10-26T01:47:00Z" w16du:dateUtc="2025-10-26T00:47:00Z">
              <w:r w:rsidRPr="00B70AEC">
                <w:rPr>
                  <w:rFonts w:ascii="Times New Roman" w:hAnsi="Times New Roman" w:cs="Times New Roman"/>
                  <w:sz w:val="20"/>
                  <w:szCs w:val="20"/>
                </w:rPr>
                <w:t>599</w:t>
              </w:r>
            </w:ins>
          </w:p>
        </w:tc>
        <w:tc>
          <w:tcPr>
            <w:tcW w:w="1134" w:type="dxa"/>
            <w:hideMark/>
          </w:tcPr>
          <w:p w14:paraId="411E2CB2" w14:textId="77777777" w:rsidR="00A8037A" w:rsidRPr="00B70AEC" w:rsidRDefault="00A8037A" w:rsidP="00083233">
            <w:pPr>
              <w:jc w:val="center"/>
              <w:rPr>
                <w:ins w:id="624" w:author="Audencio Victor Rafael" w:date="2025-10-26T01:47:00Z" w16du:dateUtc="2025-10-26T00:47:00Z"/>
                <w:rFonts w:ascii="Times New Roman" w:hAnsi="Times New Roman" w:cs="Times New Roman"/>
                <w:sz w:val="20"/>
                <w:szCs w:val="20"/>
              </w:rPr>
            </w:pPr>
            <w:ins w:id="625" w:author="Audencio Victor Rafael" w:date="2025-10-26T01:47:00Z" w16du:dateUtc="2025-10-26T00:47:00Z">
              <w:r w:rsidRPr="00B70AEC">
                <w:rPr>
                  <w:rFonts w:ascii="Times New Roman" w:hAnsi="Times New Roman" w:cs="Times New Roman"/>
                  <w:sz w:val="20"/>
                  <w:szCs w:val="20"/>
                </w:rPr>
                <w:t>560 (93.6)</w:t>
              </w:r>
            </w:ins>
          </w:p>
        </w:tc>
        <w:tc>
          <w:tcPr>
            <w:tcW w:w="1276" w:type="dxa"/>
          </w:tcPr>
          <w:p w14:paraId="3DA579E3" w14:textId="77777777" w:rsidR="00A8037A" w:rsidRPr="00B70AEC" w:rsidRDefault="00A8037A" w:rsidP="00083233">
            <w:pPr>
              <w:jc w:val="center"/>
              <w:rPr>
                <w:ins w:id="626" w:author="Audencio Victor Rafael" w:date="2025-10-26T01:47:00Z" w16du:dateUtc="2025-10-26T00:47:00Z"/>
                <w:sz w:val="20"/>
                <w:szCs w:val="20"/>
              </w:rPr>
            </w:pPr>
            <w:ins w:id="627" w:author="Audencio Victor Rafael" w:date="2025-10-26T01:47:00Z" w16du:dateUtc="2025-10-26T00:47:00Z">
              <w:r w:rsidRPr="00B70AEC">
                <w:rPr>
                  <w:rFonts w:ascii="Times New Roman" w:hAnsi="Times New Roman" w:cs="Times New Roman"/>
                  <w:sz w:val="20"/>
                  <w:szCs w:val="20"/>
                </w:rPr>
                <w:t>176 (29.4)</w:t>
              </w:r>
            </w:ins>
          </w:p>
        </w:tc>
        <w:tc>
          <w:tcPr>
            <w:tcW w:w="1559" w:type="dxa"/>
            <w:hideMark/>
          </w:tcPr>
          <w:p w14:paraId="1041CF69" w14:textId="77777777" w:rsidR="00A8037A" w:rsidRPr="00B70AEC" w:rsidRDefault="00A8037A" w:rsidP="00083233">
            <w:pPr>
              <w:jc w:val="center"/>
              <w:rPr>
                <w:ins w:id="628" w:author="Audencio Victor Rafael" w:date="2025-10-26T01:47:00Z" w16du:dateUtc="2025-10-26T00:47:00Z"/>
                <w:rFonts w:ascii="Times New Roman" w:hAnsi="Times New Roman" w:cs="Times New Roman"/>
                <w:sz w:val="20"/>
                <w:szCs w:val="20"/>
              </w:rPr>
            </w:pPr>
            <w:ins w:id="629" w:author="Audencio Victor Rafael" w:date="2025-10-26T01:47:00Z" w16du:dateUtc="2025-10-26T00:47:00Z">
              <w:r w:rsidRPr="00B70AEC">
                <w:rPr>
                  <w:rFonts w:ascii="Times New Roman" w:hAnsi="Times New Roman" w:cs="Times New Roman"/>
                  <w:sz w:val="20"/>
                  <w:szCs w:val="20"/>
                </w:rPr>
                <w:t>30.2 (26.4–34.2)</w:t>
              </w:r>
            </w:ins>
          </w:p>
        </w:tc>
        <w:tc>
          <w:tcPr>
            <w:tcW w:w="1700" w:type="dxa"/>
            <w:hideMark/>
          </w:tcPr>
          <w:p w14:paraId="47BEAFBC" w14:textId="77777777" w:rsidR="00A8037A" w:rsidRPr="00B70AEC" w:rsidRDefault="00A8037A" w:rsidP="00083233">
            <w:pPr>
              <w:jc w:val="center"/>
              <w:rPr>
                <w:ins w:id="630" w:author="Audencio Victor Rafael" w:date="2025-10-26T01:47:00Z" w16du:dateUtc="2025-10-26T00:47:00Z"/>
                <w:rFonts w:ascii="Times New Roman" w:hAnsi="Times New Roman" w:cs="Times New Roman"/>
                <w:sz w:val="20"/>
                <w:szCs w:val="20"/>
              </w:rPr>
            </w:pPr>
            <w:ins w:id="631" w:author="Audencio Victor Rafael" w:date="2025-10-26T01:47:00Z" w16du:dateUtc="2025-10-26T00:47:00Z">
              <w:r w:rsidRPr="00B70AEC">
                <w:rPr>
                  <w:rFonts w:ascii="Times New Roman" w:hAnsi="Times New Roman" w:cs="Times New Roman"/>
                  <w:sz w:val="20"/>
                  <w:szCs w:val="20"/>
                </w:rPr>
                <w:t>82.1 (66.5–95.2)</w:t>
              </w:r>
            </w:ins>
          </w:p>
        </w:tc>
      </w:tr>
      <w:tr w:rsidR="00A8037A" w:rsidRPr="00B70AEC" w14:paraId="4633B2EE" w14:textId="77777777" w:rsidTr="00083233">
        <w:trPr>
          <w:trHeight w:val="299"/>
          <w:ins w:id="632" w:author="Audencio Victor Rafael" w:date="2025-10-26T01:47:00Z"/>
        </w:trPr>
        <w:tc>
          <w:tcPr>
            <w:tcW w:w="2972" w:type="dxa"/>
            <w:hideMark/>
          </w:tcPr>
          <w:p w14:paraId="3A550195" w14:textId="77777777" w:rsidR="00A8037A" w:rsidRPr="00B70AEC" w:rsidRDefault="00A8037A" w:rsidP="00083233">
            <w:pPr>
              <w:rPr>
                <w:ins w:id="633" w:author="Audencio Victor Rafael" w:date="2025-10-26T01:47:00Z" w16du:dateUtc="2025-10-26T00:47:00Z"/>
                <w:rFonts w:ascii="Times New Roman" w:hAnsi="Times New Roman" w:cs="Times New Roman"/>
                <w:sz w:val="20"/>
                <w:szCs w:val="20"/>
              </w:rPr>
            </w:pPr>
            <w:ins w:id="634" w:author="Audencio Victor Rafael" w:date="2025-10-26T01:47:00Z" w16du:dateUtc="2025-10-26T00:47:00Z">
              <w:r w:rsidRPr="00B70AEC">
                <w:rPr>
                  <w:rFonts w:ascii="Times New Roman" w:hAnsi="Times New Roman" w:cs="Times New Roman"/>
                  <w:sz w:val="20"/>
                  <w:szCs w:val="20"/>
                </w:rPr>
                <w:t>Preterm (28⁺⁰ to 36⁺⁶)</w:t>
              </w:r>
            </w:ins>
          </w:p>
        </w:tc>
        <w:tc>
          <w:tcPr>
            <w:tcW w:w="709" w:type="dxa"/>
            <w:hideMark/>
          </w:tcPr>
          <w:p w14:paraId="6A2A7430" w14:textId="77777777" w:rsidR="00A8037A" w:rsidRPr="00B70AEC" w:rsidRDefault="00A8037A" w:rsidP="00083233">
            <w:pPr>
              <w:jc w:val="center"/>
              <w:rPr>
                <w:ins w:id="635" w:author="Audencio Victor Rafael" w:date="2025-10-26T01:47:00Z" w16du:dateUtc="2025-10-26T00:47:00Z"/>
                <w:rFonts w:ascii="Times New Roman" w:hAnsi="Times New Roman" w:cs="Times New Roman"/>
                <w:sz w:val="20"/>
                <w:szCs w:val="20"/>
              </w:rPr>
            </w:pPr>
            <w:ins w:id="636" w:author="Audencio Victor Rafael" w:date="2025-10-26T01:47:00Z" w16du:dateUtc="2025-10-26T00:47:00Z">
              <w:r w:rsidRPr="00B70AEC">
                <w:rPr>
                  <w:rFonts w:ascii="Times New Roman" w:hAnsi="Times New Roman" w:cs="Times New Roman"/>
                  <w:sz w:val="20"/>
                  <w:szCs w:val="20"/>
                </w:rPr>
                <w:t>362</w:t>
              </w:r>
            </w:ins>
          </w:p>
        </w:tc>
        <w:tc>
          <w:tcPr>
            <w:tcW w:w="1134" w:type="dxa"/>
            <w:hideMark/>
          </w:tcPr>
          <w:p w14:paraId="79B84514" w14:textId="77777777" w:rsidR="00A8037A" w:rsidRPr="00B70AEC" w:rsidRDefault="00A8037A" w:rsidP="00083233">
            <w:pPr>
              <w:jc w:val="center"/>
              <w:rPr>
                <w:ins w:id="637" w:author="Audencio Victor Rafael" w:date="2025-10-26T01:47:00Z" w16du:dateUtc="2025-10-26T00:47:00Z"/>
                <w:rFonts w:ascii="Times New Roman" w:hAnsi="Times New Roman" w:cs="Times New Roman"/>
                <w:sz w:val="20"/>
                <w:szCs w:val="20"/>
              </w:rPr>
            </w:pPr>
            <w:ins w:id="638" w:author="Audencio Victor Rafael" w:date="2025-10-26T01:47:00Z" w16du:dateUtc="2025-10-26T00:47:00Z">
              <w:r w:rsidRPr="00B70AEC">
                <w:rPr>
                  <w:rFonts w:ascii="Times New Roman" w:hAnsi="Times New Roman" w:cs="Times New Roman"/>
                  <w:sz w:val="20"/>
                  <w:szCs w:val="20"/>
                </w:rPr>
                <w:t>346 (95.6)</w:t>
              </w:r>
            </w:ins>
          </w:p>
        </w:tc>
        <w:tc>
          <w:tcPr>
            <w:tcW w:w="1276" w:type="dxa"/>
          </w:tcPr>
          <w:p w14:paraId="2D3F02D5" w14:textId="77777777" w:rsidR="00A8037A" w:rsidRPr="00B70AEC" w:rsidRDefault="00A8037A" w:rsidP="00083233">
            <w:pPr>
              <w:jc w:val="center"/>
              <w:rPr>
                <w:ins w:id="639" w:author="Audencio Victor Rafael" w:date="2025-10-26T01:47:00Z" w16du:dateUtc="2025-10-26T00:47:00Z"/>
                <w:sz w:val="20"/>
                <w:szCs w:val="20"/>
              </w:rPr>
            </w:pPr>
            <w:ins w:id="640" w:author="Audencio Victor Rafael" w:date="2025-10-26T01:47:00Z" w16du:dateUtc="2025-10-26T00:47:00Z">
              <w:r w:rsidRPr="00B70AEC">
                <w:rPr>
                  <w:rFonts w:ascii="Times New Roman" w:hAnsi="Times New Roman" w:cs="Times New Roman"/>
                  <w:sz w:val="20"/>
                  <w:szCs w:val="20"/>
                </w:rPr>
                <w:t>22 (6.1)</w:t>
              </w:r>
            </w:ins>
          </w:p>
        </w:tc>
        <w:tc>
          <w:tcPr>
            <w:tcW w:w="1559" w:type="dxa"/>
            <w:hideMark/>
          </w:tcPr>
          <w:p w14:paraId="655C74E0" w14:textId="77777777" w:rsidR="00A8037A" w:rsidRPr="00B70AEC" w:rsidRDefault="00A8037A" w:rsidP="00083233">
            <w:pPr>
              <w:jc w:val="center"/>
              <w:rPr>
                <w:ins w:id="641" w:author="Audencio Victor Rafael" w:date="2025-10-26T01:47:00Z" w16du:dateUtc="2025-10-26T00:47:00Z"/>
                <w:rFonts w:ascii="Times New Roman" w:hAnsi="Times New Roman" w:cs="Times New Roman"/>
                <w:sz w:val="20"/>
                <w:szCs w:val="20"/>
              </w:rPr>
            </w:pPr>
            <w:ins w:id="642" w:author="Audencio Victor Rafael" w:date="2025-10-26T01:47:00Z" w16du:dateUtc="2025-10-26T00:47:00Z">
              <w:r w:rsidRPr="00B70AEC">
                <w:rPr>
                  <w:rFonts w:ascii="Times New Roman" w:hAnsi="Times New Roman" w:cs="Times New Roman"/>
                  <w:sz w:val="20"/>
                  <w:szCs w:val="20"/>
                </w:rPr>
                <w:t>6.4 (4.9–9.5)</w:t>
              </w:r>
            </w:ins>
          </w:p>
        </w:tc>
        <w:tc>
          <w:tcPr>
            <w:tcW w:w="1700" w:type="dxa"/>
            <w:hideMark/>
          </w:tcPr>
          <w:p w14:paraId="26FCAADD" w14:textId="77777777" w:rsidR="00A8037A" w:rsidRPr="00B70AEC" w:rsidRDefault="00A8037A" w:rsidP="00083233">
            <w:pPr>
              <w:jc w:val="center"/>
              <w:rPr>
                <w:ins w:id="643" w:author="Audencio Victor Rafael" w:date="2025-10-26T01:47:00Z" w16du:dateUtc="2025-10-26T00:47:00Z"/>
                <w:rFonts w:ascii="Times New Roman" w:hAnsi="Times New Roman" w:cs="Times New Roman"/>
                <w:sz w:val="20"/>
                <w:szCs w:val="20"/>
              </w:rPr>
            </w:pPr>
            <w:ins w:id="644" w:author="Audencio Victor Rafael" w:date="2025-10-26T01:47:00Z" w16du:dateUtc="2025-10-26T00:47:00Z">
              <w:r w:rsidRPr="00B70AEC">
                <w:rPr>
                  <w:rFonts w:ascii="Times New Roman" w:hAnsi="Times New Roman" w:cs="Times New Roman"/>
                  <w:sz w:val="20"/>
                  <w:szCs w:val="20"/>
                </w:rPr>
                <w:t>100 (79.4–100)</w:t>
              </w:r>
            </w:ins>
          </w:p>
        </w:tc>
      </w:tr>
      <w:tr w:rsidR="00A8037A" w:rsidRPr="00B70AEC" w14:paraId="1CBD796A" w14:textId="77777777" w:rsidTr="00083233">
        <w:trPr>
          <w:trHeight w:val="299"/>
          <w:ins w:id="645" w:author="Audencio Victor Rafael" w:date="2025-10-26T01:47:00Z"/>
        </w:trPr>
        <w:tc>
          <w:tcPr>
            <w:tcW w:w="2972" w:type="dxa"/>
            <w:hideMark/>
          </w:tcPr>
          <w:p w14:paraId="48643BB6" w14:textId="77777777" w:rsidR="00A8037A" w:rsidRPr="00B70AEC" w:rsidRDefault="00A8037A" w:rsidP="00083233">
            <w:pPr>
              <w:rPr>
                <w:ins w:id="646" w:author="Audencio Victor Rafael" w:date="2025-10-26T01:47:00Z" w16du:dateUtc="2025-10-26T00:47:00Z"/>
                <w:rFonts w:ascii="Times New Roman" w:hAnsi="Times New Roman" w:cs="Times New Roman"/>
                <w:sz w:val="20"/>
                <w:szCs w:val="20"/>
              </w:rPr>
            </w:pPr>
            <w:ins w:id="647" w:author="Audencio Victor Rafael" w:date="2025-10-26T01:47:00Z" w16du:dateUtc="2025-10-26T00:47:00Z">
              <w:r w:rsidRPr="00B70AEC">
                <w:rPr>
                  <w:rFonts w:ascii="Times New Roman" w:hAnsi="Times New Roman" w:cs="Times New Roman"/>
                  <w:sz w:val="20"/>
                  <w:szCs w:val="20"/>
                </w:rPr>
                <w:t>Very preterm (28⁺⁰ to 31⁺⁶)</w:t>
              </w:r>
            </w:ins>
          </w:p>
        </w:tc>
        <w:tc>
          <w:tcPr>
            <w:tcW w:w="709" w:type="dxa"/>
            <w:hideMark/>
          </w:tcPr>
          <w:p w14:paraId="48539A7F" w14:textId="77777777" w:rsidR="00A8037A" w:rsidRPr="00B70AEC" w:rsidRDefault="00A8037A" w:rsidP="00083233">
            <w:pPr>
              <w:jc w:val="center"/>
              <w:rPr>
                <w:ins w:id="648" w:author="Audencio Victor Rafael" w:date="2025-10-26T01:47:00Z" w16du:dateUtc="2025-10-26T00:47:00Z"/>
                <w:rFonts w:ascii="Times New Roman" w:hAnsi="Times New Roman" w:cs="Times New Roman"/>
                <w:sz w:val="20"/>
                <w:szCs w:val="20"/>
              </w:rPr>
            </w:pPr>
            <w:ins w:id="649" w:author="Audencio Victor Rafael" w:date="2025-10-26T01:47:00Z" w16du:dateUtc="2025-10-26T00:47:00Z">
              <w:r w:rsidRPr="00B70AEC">
                <w:rPr>
                  <w:rFonts w:ascii="Times New Roman" w:hAnsi="Times New Roman" w:cs="Times New Roman"/>
                  <w:sz w:val="20"/>
                  <w:szCs w:val="20"/>
                </w:rPr>
                <w:t>40</w:t>
              </w:r>
            </w:ins>
          </w:p>
        </w:tc>
        <w:tc>
          <w:tcPr>
            <w:tcW w:w="1134" w:type="dxa"/>
            <w:hideMark/>
          </w:tcPr>
          <w:p w14:paraId="4A5ACAC2" w14:textId="77777777" w:rsidR="00A8037A" w:rsidRPr="00B70AEC" w:rsidRDefault="00A8037A" w:rsidP="00083233">
            <w:pPr>
              <w:jc w:val="center"/>
              <w:rPr>
                <w:ins w:id="650" w:author="Audencio Victor Rafael" w:date="2025-10-26T01:47:00Z" w16du:dateUtc="2025-10-26T00:47:00Z"/>
                <w:rFonts w:ascii="Times New Roman" w:hAnsi="Times New Roman" w:cs="Times New Roman"/>
                <w:sz w:val="20"/>
                <w:szCs w:val="20"/>
              </w:rPr>
            </w:pPr>
            <w:ins w:id="651" w:author="Audencio Victor Rafael" w:date="2025-10-26T01:47:00Z" w16du:dateUtc="2025-10-26T00:47:00Z">
              <w:r w:rsidRPr="00B70AEC">
                <w:rPr>
                  <w:rFonts w:ascii="Times New Roman" w:hAnsi="Times New Roman" w:cs="Times New Roman"/>
                  <w:sz w:val="20"/>
                  <w:szCs w:val="20"/>
                </w:rPr>
                <w:t>39 (97.5)</w:t>
              </w:r>
            </w:ins>
          </w:p>
        </w:tc>
        <w:tc>
          <w:tcPr>
            <w:tcW w:w="1276" w:type="dxa"/>
          </w:tcPr>
          <w:p w14:paraId="18215F67" w14:textId="77777777" w:rsidR="00A8037A" w:rsidRPr="00B70AEC" w:rsidRDefault="00A8037A" w:rsidP="00083233">
            <w:pPr>
              <w:jc w:val="center"/>
              <w:rPr>
                <w:ins w:id="652" w:author="Audencio Victor Rafael" w:date="2025-10-26T01:47:00Z" w16du:dateUtc="2025-10-26T00:47:00Z"/>
                <w:sz w:val="20"/>
                <w:szCs w:val="20"/>
              </w:rPr>
            </w:pPr>
            <w:ins w:id="653" w:author="Audencio Victor Rafael" w:date="2025-10-26T01:47:00Z" w16du:dateUtc="2025-10-26T00:47:00Z">
              <w:r w:rsidRPr="00B70AEC">
                <w:rPr>
                  <w:rFonts w:ascii="Times New Roman" w:hAnsi="Times New Roman" w:cs="Times New Roman"/>
                  <w:sz w:val="20"/>
                  <w:szCs w:val="20"/>
                </w:rPr>
                <w:t>0 (0.0)</w:t>
              </w:r>
            </w:ins>
          </w:p>
        </w:tc>
        <w:tc>
          <w:tcPr>
            <w:tcW w:w="1559" w:type="dxa"/>
            <w:hideMark/>
          </w:tcPr>
          <w:p w14:paraId="5355AD9C" w14:textId="77777777" w:rsidR="00A8037A" w:rsidRPr="00B70AEC" w:rsidRDefault="00A8037A" w:rsidP="00083233">
            <w:pPr>
              <w:jc w:val="center"/>
              <w:rPr>
                <w:ins w:id="654" w:author="Audencio Victor Rafael" w:date="2025-10-26T01:47:00Z" w16du:dateUtc="2025-10-26T00:47:00Z"/>
                <w:rFonts w:ascii="Times New Roman" w:hAnsi="Times New Roman" w:cs="Times New Roman"/>
                <w:sz w:val="20"/>
                <w:szCs w:val="20"/>
              </w:rPr>
            </w:pPr>
            <w:ins w:id="655" w:author="Audencio Victor Rafael" w:date="2025-10-26T01:47:00Z" w16du:dateUtc="2025-10-26T00:47:00Z">
              <w:r w:rsidRPr="00B70AEC">
                <w:rPr>
                  <w:rFonts w:ascii="Times New Roman" w:hAnsi="Times New Roman" w:cs="Times New Roman"/>
                  <w:sz w:val="20"/>
                  <w:szCs w:val="20"/>
                </w:rPr>
                <w:t>0 (0–0)</w:t>
              </w:r>
            </w:ins>
          </w:p>
        </w:tc>
        <w:tc>
          <w:tcPr>
            <w:tcW w:w="1700" w:type="dxa"/>
            <w:hideMark/>
          </w:tcPr>
          <w:p w14:paraId="18F2268C" w14:textId="77777777" w:rsidR="00A8037A" w:rsidRPr="00B70AEC" w:rsidRDefault="00A8037A" w:rsidP="00083233">
            <w:pPr>
              <w:jc w:val="center"/>
              <w:rPr>
                <w:ins w:id="656" w:author="Audencio Victor Rafael" w:date="2025-10-26T01:47:00Z" w16du:dateUtc="2025-10-26T00:47:00Z"/>
                <w:rFonts w:ascii="Times New Roman" w:hAnsi="Times New Roman" w:cs="Times New Roman"/>
                <w:sz w:val="20"/>
                <w:szCs w:val="20"/>
              </w:rPr>
            </w:pPr>
            <w:ins w:id="657" w:author="Audencio Victor Rafael" w:date="2025-10-26T01:47:00Z" w16du:dateUtc="2025-10-26T00:47:00Z">
              <w:r w:rsidRPr="00B70AEC">
                <w:rPr>
                  <w:rFonts w:ascii="Times New Roman" w:hAnsi="Times New Roman" w:cs="Times New Roman"/>
                  <w:sz w:val="20"/>
                  <w:szCs w:val="20"/>
                </w:rPr>
                <w:t>100 (25–100)</w:t>
              </w:r>
            </w:ins>
          </w:p>
        </w:tc>
      </w:tr>
      <w:tr w:rsidR="00A8037A" w:rsidRPr="00B70AEC" w14:paraId="22094C8E" w14:textId="77777777" w:rsidTr="00083233">
        <w:trPr>
          <w:trHeight w:val="64"/>
          <w:ins w:id="658" w:author="Audencio Victor Rafael" w:date="2025-10-26T01:47:00Z"/>
        </w:trPr>
        <w:tc>
          <w:tcPr>
            <w:tcW w:w="2972" w:type="dxa"/>
            <w:hideMark/>
          </w:tcPr>
          <w:p w14:paraId="2BE7A5F6" w14:textId="77777777" w:rsidR="00A8037A" w:rsidRPr="00B70AEC" w:rsidRDefault="00A8037A" w:rsidP="00083233">
            <w:pPr>
              <w:rPr>
                <w:ins w:id="659" w:author="Audencio Victor Rafael" w:date="2025-10-26T01:47:00Z" w16du:dateUtc="2025-10-26T00:47:00Z"/>
                <w:rFonts w:ascii="Times New Roman" w:hAnsi="Times New Roman" w:cs="Times New Roman"/>
                <w:sz w:val="20"/>
                <w:szCs w:val="20"/>
              </w:rPr>
            </w:pPr>
            <w:ins w:id="660" w:author="Audencio Victor Rafael" w:date="2025-10-26T01:47:00Z" w16du:dateUtc="2025-10-26T00:47:00Z">
              <w:r w:rsidRPr="00B70AEC">
                <w:rPr>
                  <w:rFonts w:ascii="Times New Roman" w:hAnsi="Times New Roman" w:cs="Times New Roman"/>
                  <w:sz w:val="20"/>
                  <w:szCs w:val="20"/>
                </w:rPr>
                <w:t>Moderately preterm (32⁺⁰ to 33⁺⁶)</w:t>
              </w:r>
            </w:ins>
          </w:p>
        </w:tc>
        <w:tc>
          <w:tcPr>
            <w:tcW w:w="709" w:type="dxa"/>
            <w:hideMark/>
          </w:tcPr>
          <w:p w14:paraId="70D688A9" w14:textId="77777777" w:rsidR="00A8037A" w:rsidRPr="00B70AEC" w:rsidRDefault="00A8037A" w:rsidP="00083233">
            <w:pPr>
              <w:jc w:val="center"/>
              <w:rPr>
                <w:ins w:id="661" w:author="Audencio Victor Rafael" w:date="2025-10-26T01:47:00Z" w16du:dateUtc="2025-10-26T00:47:00Z"/>
                <w:rFonts w:ascii="Times New Roman" w:hAnsi="Times New Roman" w:cs="Times New Roman"/>
                <w:sz w:val="20"/>
                <w:szCs w:val="20"/>
              </w:rPr>
            </w:pPr>
            <w:ins w:id="662" w:author="Audencio Victor Rafael" w:date="2025-10-26T01:47:00Z" w16du:dateUtc="2025-10-26T00:47:00Z">
              <w:r w:rsidRPr="00B70AEC">
                <w:rPr>
                  <w:rFonts w:ascii="Times New Roman" w:hAnsi="Times New Roman" w:cs="Times New Roman"/>
                  <w:sz w:val="20"/>
                  <w:szCs w:val="20"/>
                </w:rPr>
                <w:t>74</w:t>
              </w:r>
            </w:ins>
          </w:p>
        </w:tc>
        <w:tc>
          <w:tcPr>
            <w:tcW w:w="1134" w:type="dxa"/>
            <w:hideMark/>
          </w:tcPr>
          <w:p w14:paraId="7145A15F" w14:textId="77777777" w:rsidR="00A8037A" w:rsidRPr="00B70AEC" w:rsidRDefault="00A8037A" w:rsidP="00083233">
            <w:pPr>
              <w:jc w:val="center"/>
              <w:rPr>
                <w:ins w:id="663" w:author="Audencio Victor Rafael" w:date="2025-10-26T01:47:00Z" w16du:dateUtc="2025-10-26T00:47:00Z"/>
                <w:rFonts w:ascii="Times New Roman" w:hAnsi="Times New Roman" w:cs="Times New Roman"/>
                <w:sz w:val="20"/>
                <w:szCs w:val="20"/>
              </w:rPr>
            </w:pPr>
            <w:ins w:id="664" w:author="Audencio Victor Rafael" w:date="2025-10-26T01:47:00Z" w16du:dateUtc="2025-10-26T00:47:00Z">
              <w:r w:rsidRPr="00B70AEC">
                <w:rPr>
                  <w:rFonts w:ascii="Times New Roman" w:hAnsi="Times New Roman" w:cs="Times New Roman"/>
                  <w:sz w:val="20"/>
                  <w:szCs w:val="20"/>
                </w:rPr>
                <w:t>72 (97.3)</w:t>
              </w:r>
            </w:ins>
          </w:p>
        </w:tc>
        <w:tc>
          <w:tcPr>
            <w:tcW w:w="1276" w:type="dxa"/>
          </w:tcPr>
          <w:p w14:paraId="174C9B98" w14:textId="77777777" w:rsidR="00A8037A" w:rsidRPr="00B70AEC" w:rsidRDefault="00A8037A" w:rsidP="00083233">
            <w:pPr>
              <w:jc w:val="center"/>
              <w:rPr>
                <w:ins w:id="665" w:author="Audencio Victor Rafael" w:date="2025-10-26T01:47:00Z" w16du:dateUtc="2025-10-26T00:47:00Z"/>
                <w:sz w:val="20"/>
                <w:szCs w:val="20"/>
              </w:rPr>
            </w:pPr>
            <w:ins w:id="666" w:author="Audencio Victor Rafael" w:date="2025-10-26T01:47:00Z" w16du:dateUtc="2025-10-26T00:47:00Z">
              <w:r w:rsidRPr="00B70AEC">
                <w:rPr>
                  <w:rFonts w:ascii="Times New Roman" w:hAnsi="Times New Roman" w:cs="Times New Roman"/>
                  <w:sz w:val="20"/>
                  <w:szCs w:val="20"/>
                </w:rPr>
                <w:t>0 (0.0)</w:t>
              </w:r>
            </w:ins>
          </w:p>
        </w:tc>
        <w:tc>
          <w:tcPr>
            <w:tcW w:w="1559" w:type="dxa"/>
            <w:hideMark/>
          </w:tcPr>
          <w:p w14:paraId="70F9E737" w14:textId="77777777" w:rsidR="00A8037A" w:rsidRPr="00B70AEC" w:rsidRDefault="00A8037A" w:rsidP="00083233">
            <w:pPr>
              <w:jc w:val="center"/>
              <w:rPr>
                <w:ins w:id="667" w:author="Audencio Victor Rafael" w:date="2025-10-26T01:47:00Z" w16du:dateUtc="2025-10-26T00:47:00Z"/>
                <w:rFonts w:ascii="Times New Roman" w:hAnsi="Times New Roman" w:cs="Times New Roman"/>
                <w:sz w:val="20"/>
                <w:szCs w:val="20"/>
              </w:rPr>
            </w:pPr>
            <w:ins w:id="668" w:author="Audencio Victor Rafael" w:date="2025-10-26T01:47:00Z" w16du:dateUtc="2025-10-26T00:47:00Z">
              <w:r w:rsidRPr="00B70AEC">
                <w:rPr>
                  <w:rFonts w:ascii="Times New Roman" w:hAnsi="Times New Roman" w:cs="Times New Roman"/>
                  <w:sz w:val="20"/>
                  <w:szCs w:val="20"/>
                </w:rPr>
                <w:t>0 (0–0)</w:t>
              </w:r>
            </w:ins>
          </w:p>
        </w:tc>
        <w:tc>
          <w:tcPr>
            <w:tcW w:w="1700" w:type="dxa"/>
            <w:hideMark/>
          </w:tcPr>
          <w:p w14:paraId="3E281062" w14:textId="77777777" w:rsidR="00A8037A" w:rsidRPr="00B70AEC" w:rsidRDefault="00A8037A" w:rsidP="00083233">
            <w:pPr>
              <w:jc w:val="center"/>
              <w:rPr>
                <w:ins w:id="669" w:author="Audencio Victor Rafael" w:date="2025-10-26T01:47:00Z" w16du:dateUtc="2025-10-26T00:47:00Z"/>
                <w:rFonts w:ascii="Times New Roman" w:hAnsi="Times New Roman" w:cs="Times New Roman"/>
                <w:sz w:val="20"/>
                <w:szCs w:val="20"/>
              </w:rPr>
            </w:pPr>
            <w:ins w:id="670" w:author="Audencio Victor Rafael" w:date="2025-10-26T01:47:00Z" w16du:dateUtc="2025-10-26T00:47:00Z">
              <w:r w:rsidRPr="00B70AEC">
                <w:rPr>
                  <w:rFonts w:ascii="Times New Roman" w:hAnsi="Times New Roman" w:cs="Times New Roman"/>
                  <w:sz w:val="20"/>
                  <w:szCs w:val="20"/>
                </w:rPr>
                <w:t>100 (15.8–100)</w:t>
              </w:r>
            </w:ins>
          </w:p>
        </w:tc>
      </w:tr>
      <w:tr w:rsidR="00A8037A" w:rsidRPr="00B70AEC" w14:paraId="6A4633E6" w14:textId="77777777" w:rsidTr="00083233">
        <w:trPr>
          <w:trHeight w:val="299"/>
          <w:ins w:id="671" w:author="Audencio Victor Rafael" w:date="2025-10-26T01:47:00Z"/>
        </w:trPr>
        <w:tc>
          <w:tcPr>
            <w:tcW w:w="2972" w:type="dxa"/>
            <w:hideMark/>
          </w:tcPr>
          <w:p w14:paraId="59CAABF7" w14:textId="77777777" w:rsidR="00A8037A" w:rsidRPr="00B70AEC" w:rsidRDefault="00A8037A" w:rsidP="00083233">
            <w:pPr>
              <w:rPr>
                <w:ins w:id="672" w:author="Audencio Victor Rafael" w:date="2025-10-26T01:47:00Z" w16du:dateUtc="2025-10-26T00:47:00Z"/>
                <w:rFonts w:ascii="Times New Roman" w:hAnsi="Times New Roman" w:cs="Times New Roman"/>
                <w:sz w:val="20"/>
                <w:szCs w:val="20"/>
              </w:rPr>
            </w:pPr>
            <w:ins w:id="673" w:author="Audencio Victor Rafael" w:date="2025-10-26T01:47:00Z" w16du:dateUtc="2025-10-26T00:47:00Z">
              <w:r w:rsidRPr="00B70AEC">
                <w:rPr>
                  <w:rFonts w:ascii="Times New Roman" w:hAnsi="Times New Roman" w:cs="Times New Roman"/>
                  <w:sz w:val="20"/>
                  <w:szCs w:val="20"/>
                </w:rPr>
                <w:t>Late preterm (34⁺⁰ to 36⁺⁶)</w:t>
              </w:r>
            </w:ins>
          </w:p>
        </w:tc>
        <w:tc>
          <w:tcPr>
            <w:tcW w:w="709" w:type="dxa"/>
            <w:hideMark/>
          </w:tcPr>
          <w:p w14:paraId="4F340E67" w14:textId="77777777" w:rsidR="00A8037A" w:rsidRPr="00B70AEC" w:rsidRDefault="00A8037A" w:rsidP="00083233">
            <w:pPr>
              <w:jc w:val="center"/>
              <w:rPr>
                <w:ins w:id="674" w:author="Audencio Victor Rafael" w:date="2025-10-26T01:47:00Z" w16du:dateUtc="2025-10-26T00:47:00Z"/>
                <w:rFonts w:ascii="Times New Roman" w:hAnsi="Times New Roman" w:cs="Times New Roman"/>
                <w:sz w:val="20"/>
                <w:szCs w:val="20"/>
              </w:rPr>
            </w:pPr>
            <w:ins w:id="675" w:author="Audencio Victor Rafael" w:date="2025-10-26T01:47:00Z" w16du:dateUtc="2025-10-26T00:47:00Z">
              <w:r w:rsidRPr="00B70AEC">
                <w:rPr>
                  <w:rFonts w:ascii="Times New Roman" w:hAnsi="Times New Roman" w:cs="Times New Roman"/>
                  <w:sz w:val="20"/>
                  <w:szCs w:val="20"/>
                </w:rPr>
                <w:t>248</w:t>
              </w:r>
            </w:ins>
          </w:p>
        </w:tc>
        <w:tc>
          <w:tcPr>
            <w:tcW w:w="1134" w:type="dxa"/>
            <w:hideMark/>
          </w:tcPr>
          <w:p w14:paraId="1B195FEF" w14:textId="77777777" w:rsidR="00A8037A" w:rsidRPr="00B70AEC" w:rsidRDefault="00A8037A" w:rsidP="00083233">
            <w:pPr>
              <w:jc w:val="center"/>
              <w:rPr>
                <w:ins w:id="676" w:author="Audencio Victor Rafael" w:date="2025-10-26T01:47:00Z" w16du:dateUtc="2025-10-26T00:47:00Z"/>
                <w:rFonts w:ascii="Times New Roman" w:hAnsi="Times New Roman" w:cs="Times New Roman"/>
                <w:sz w:val="20"/>
                <w:szCs w:val="20"/>
              </w:rPr>
            </w:pPr>
            <w:ins w:id="677" w:author="Audencio Victor Rafael" w:date="2025-10-26T01:47:00Z" w16du:dateUtc="2025-10-26T00:47:00Z">
              <w:r w:rsidRPr="00B70AEC">
                <w:rPr>
                  <w:rFonts w:ascii="Times New Roman" w:hAnsi="Times New Roman" w:cs="Times New Roman"/>
                  <w:sz w:val="20"/>
                  <w:szCs w:val="20"/>
                </w:rPr>
                <w:t>235 (94.8)</w:t>
              </w:r>
            </w:ins>
          </w:p>
        </w:tc>
        <w:tc>
          <w:tcPr>
            <w:tcW w:w="1276" w:type="dxa"/>
          </w:tcPr>
          <w:p w14:paraId="3782177C" w14:textId="77777777" w:rsidR="00A8037A" w:rsidRPr="00B70AEC" w:rsidRDefault="00A8037A" w:rsidP="00083233">
            <w:pPr>
              <w:jc w:val="center"/>
              <w:rPr>
                <w:ins w:id="678" w:author="Audencio Victor Rafael" w:date="2025-10-26T01:47:00Z" w16du:dateUtc="2025-10-26T00:47:00Z"/>
                <w:sz w:val="20"/>
                <w:szCs w:val="20"/>
              </w:rPr>
            </w:pPr>
            <w:ins w:id="679" w:author="Audencio Victor Rafael" w:date="2025-10-26T01:47:00Z" w16du:dateUtc="2025-10-26T00:47:00Z">
              <w:r w:rsidRPr="00B70AEC">
                <w:rPr>
                  <w:rFonts w:ascii="Times New Roman" w:hAnsi="Times New Roman" w:cs="Times New Roman"/>
                  <w:sz w:val="20"/>
                  <w:szCs w:val="20"/>
                </w:rPr>
                <w:t>22 (8.9)</w:t>
              </w:r>
            </w:ins>
          </w:p>
        </w:tc>
        <w:tc>
          <w:tcPr>
            <w:tcW w:w="1559" w:type="dxa"/>
            <w:hideMark/>
          </w:tcPr>
          <w:p w14:paraId="14CBCAB7" w14:textId="77777777" w:rsidR="00A8037A" w:rsidRPr="00B70AEC" w:rsidRDefault="00A8037A" w:rsidP="00083233">
            <w:pPr>
              <w:jc w:val="center"/>
              <w:rPr>
                <w:ins w:id="680" w:author="Audencio Victor Rafael" w:date="2025-10-26T01:47:00Z" w16du:dateUtc="2025-10-26T00:47:00Z"/>
                <w:rFonts w:ascii="Times New Roman" w:hAnsi="Times New Roman" w:cs="Times New Roman"/>
                <w:sz w:val="20"/>
                <w:szCs w:val="20"/>
              </w:rPr>
            </w:pPr>
            <w:ins w:id="681" w:author="Audencio Victor Rafael" w:date="2025-10-26T01:47:00Z" w16du:dateUtc="2025-10-26T00:47:00Z">
              <w:r w:rsidRPr="00B70AEC">
                <w:rPr>
                  <w:rFonts w:ascii="Times New Roman" w:hAnsi="Times New Roman" w:cs="Times New Roman"/>
                  <w:sz w:val="20"/>
                  <w:szCs w:val="20"/>
                </w:rPr>
                <w:t>9.4 (6.3–13.8)</w:t>
              </w:r>
            </w:ins>
          </w:p>
        </w:tc>
        <w:tc>
          <w:tcPr>
            <w:tcW w:w="1700" w:type="dxa"/>
            <w:hideMark/>
          </w:tcPr>
          <w:p w14:paraId="692C79B6" w14:textId="77777777" w:rsidR="00A8037A" w:rsidRPr="00B70AEC" w:rsidRDefault="00A8037A" w:rsidP="00083233">
            <w:pPr>
              <w:jc w:val="center"/>
              <w:rPr>
                <w:ins w:id="682" w:author="Audencio Victor Rafael" w:date="2025-10-26T01:47:00Z" w16du:dateUtc="2025-10-26T00:47:00Z"/>
                <w:rFonts w:ascii="Times New Roman" w:hAnsi="Times New Roman" w:cs="Times New Roman"/>
                <w:sz w:val="20"/>
                <w:szCs w:val="20"/>
              </w:rPr>
            </w:pPr>
            <w:ins w:id="683" w:author="Audencio Victor Rafael" w:date="2025-10-26T01:47:00Z" w16du:dateUtc="2025-10-26T00:47:00Z">
              <w:r w:rsidRPr="00B70AEC">
                <w:rPr>
                  <w:rFonts w:ascii="Times New Roman" w:hAnsi="Times New Roman" w:cs="Times New Roman"/>
                  <w:sz w:val="20"/>
                  <w:szCs w:val="20"/>
                </w:rPr>
                <w:t>100 (75.3–100)</w:t>
              </w:r>
            </w:ins>
          </w:p>
        </w:tc>
      </w:tr>
      <w:tr w:rsidR="00A8037A" w:rsidRPr="00B70AEC" w14:paraId="01F179C0" w14:textId="77777777" w:rsidTr="00083233">
        <w:trPr>
          <w:trHeight w:val="299"/>
          <w:ins w:id="684" w:author="Audencio Victor Rafael" w:date="2025-10-26T01:47:00Z"/>
        </w:trPr>
        <w:tc>
          <w:tcPr>
            <w:tcW w:w="2972" w:type="dxa"/>
            <w:hideMark/>
          </w:tcPr>
          <w:p w14:paraId="2241F744" w14:textId="77777777" w:rsidR="00A8037A" w:rsidRPr="00B70AEC" w:rsidRDefault="00A8037A" w:rsidP="00083233">
            <w:pPr>
              <w:rPr>
                <w:ins w:id="685" w:author="Audencio Victor Rafael" w:date="2025-10-26T01:47:00Z" w16du:dateUtc="2025-10-26T00:47:00Z"/>
                <w:rFonts w:ascii="Times New Roman" w:hAnsi="Times New Roman" w:cs="Times New Roman"/>
                <w:sz w:val="20"/>
                <w:szCs w:val="20"/>
              </w:rPr>
            </w:pPr>
            <w:ins w:id="686" w:author="Audencio Victor Rafael" w:date="2025-10-26T01:47:00Z" w16du:dateUtc="2025-10-26T00:47:00Z">
              <w:r w:rsidRPr="00B70AEC">
                <w:rPr>
                  <w:rFonts w:ascii="Times New Roman" w:hAnsi="Times New Roman" w:cs="Times New Roman"/>
                  <w:sz w:val="20"/>
                  <w:szCs w:val="20"/>
                </w:rPr>
                <w:t>Term (37⁺⁰ to 42⁺⁶)</w:t>
              </w:r>
            </w:ins>
          </w:p>
        </w:tc>
        <w:tc>
          <w:tcPr>
            <w:tcW w:w="709" w:type="dxa"/>
            <w:hideMark/>
          </w:tcPr>
          <w:p w14:paraId="57B7B714" w14:textId="77777777" w:rsidR="00A8037A" w:rsidRPr="00B70AEC" w:rsidRDefault="00A8037A" w:rsidP="00083233">
            <w:pPr>
              <w:jc w:val="center"/>
              <w:rPr>
                <w:ins w:id="687" w:author="Audencio Victor Rafael" w:date="2025-10-26T01:47:00Z" w16du:dateUtc="2025-10-26T00:47:00Z"/>
                <w:rFonts w:ascii="Times New Roman" w:hAnsi="Times New Roman" w:cs="Times New Roman"/>
                <w:sz w:val="20"/>
                <w:szCs w:val="20"/>
              </w:rPr>
            </w:pPr>
            <w:ins w:id="688" w:author="Audencio Victor Rafael" w:date="2025-10-26T01:47:00Z" w16du:dateUtc="2025-10-26T00:47:00Z">
              <w:r w:rsidRPr="00B70AEC">
                <w:rPr>
                  <w:rFonts w:ascii="Times New Roman" w:hAnsi="Times New Roman" w:cs="Times New Roman"/>
                  <w:sz w:val="20"/>
                  <w:szCs w:val="20"/>
                </w:rPr>
                <w:t>237</w:t>
              </w:r>
            </w:ins>
          </w:p>
        </w:tc>
        <w:tc>
          <w:tcPr>
            <w:tcW w:w="1134" w:type="dxa"/>
            <w:hideMark/>
          </w:tcPr>
          <w:p w14:paraId="3DF77021" w14:textId="77777777" w:rsidR="00A8037A" w:rsidRPr="00B70AEC" w:rsidRDefault="00A8037A" w:rsidP="00083233">
            <w:pPr>
              <w:jc w:val="center"/>
              <w:rPr>
                <w:ins w:id="689" w:author="Audencio Victor Rafael" w:date="2025-10-26T01:47:00Z" w16du:dateUtc="2025-10-26T00:47:00Z"/>
                <w:rFonts w:ascii="Times New Roman" w:hAnsi="Times New Roman" w:cs="Times New Roman"/>
                <w:sz w:val="20"/>
                <w:szCs w:val="20"/>
              </w:rPr>
            </w:pPr>
            <w:ins w:id="690" w:author="Audencio Victor Rafael" w:date="2025-10-26T01:47:00Z" w16du:dateUtc="2025-10-26T00:47:00Z">
              <w:r w:rsidRPr="00B70AEC">
                <w:rPr>
                  <w:rFonts w:ascii="Times New Roman" w:hAnsi="Times New Roman" w:cs="Times New Roman"/>
                  <w:sz w:val="20"/>
                  <w:szCs w:val="20"/>
                </w:rPr>
                <w:t>214 (90.3)</w:t>
              </w:r>
            </w:ins>
          </w:p>
        </w:tc>
        <w:tc>
          <w:tcPr>
            <w:tcW w:w="1276" w:type="dxa"/>
          </w:tcPr>
          <w:p w14:paraId="5895711D" w14:textId="77777777" w:rsidR="00A8037A" w:rsidRPr="00B70AEC" w:rsidRDefault="00A8037A" w:rsidP="00083233">
            <w:pPr>
              <w:jc w:val="center"/>
              <w:rPr>
                <w:ins w:id="691" w:author="Audencio Victor Rafael" w:date="2025-10-26T01:47:00Z" w16du:dateUtc="2025-10-26T00:47:00Z"/>
                <w:sz w:val="20"/>
                <w:szCs w:val="20"/>
              </w:rPr>
            </w:pPr>
            <w:ins w:id="692" w:author="Audencio Victor Rafael" w:date="2025-10-26T01:47:00Z" w16du:dateUtc="2025-10-26T00:47:00Z">
              <w:r w:rsidRPr="00B70AEC">
                <w:rPr>
                  <w:rFonts w:ascii="Times New Roman" w:hAnsi="Times New Roman" w:cs="Times New Roman"/>
                  <w:sz w:val="20"/>
                  <w:szCs w:val="20"/>
                </w:rPr>
                <w:t>154 (65.0)</w:t>
              </w:r>
            </w:ins>
          </w:p>
        </w:tc>
        <w:tc>
          <w:tcPr>
            <w:tcW w:w="1559" w:type="dxa"/>
            <w:hideMark/>
          </w:tcPr>
          <w:p w14:paraId="7821382E" w14:textId="77777777" w:rsidR="00A8037A" w:rsidRPr="00B70AEC" w:rsidRDefault="00A8037A" w:rsidP="00083233">
            <w:pPr>
              <w:jc w:val="center"/>
              <w:rPr>
                <w:ins w:id="693" w:author="Audencio Victor Rafael" w:date="2025-10-26T01:47:00Z" w16du:dateUtc="2025-10-26T00:47:00Z"/>
                <w:rFonts w:ascii="Times New Roman" w:hAnsi="Times New Roman" w:cs="Times New Roman"/>
                <w:sz w:val="20"/>
                <w:szCs w:val="20"/>
              </w:rPr>
            </w:pPr>
            <w:ins w:id="694" w:author="Audencio Victor Rafael" w:date="2025-10-26T01:47:00Z" w16du:dateUtc="2025-10-26T00:47:00Z">
              <w:r w:rsidRPr="00B70AEC">
                <w:rPr>
                  <w:rFonts w:ascii="Times New Roman" w:hAnsi="Times New Roman" w:cs="Times New Roman"/>
                  <w:sz w:val="20"/>
                  <w:szCs w:val="20"/>
                </w:rPr>
                <w:t>68.7 (62.7–74.8)</w:t>
              </w:r>
            </w:ins>
          </w:p>
        </w:tc>
        <w:tc>
          <w:tcPr>
            <w:tcW w:w="1700" w:type="dxa"/>
            <w:hideMark/>
          </w:tcPr>
          <w:p w14:paraId="2D7523F7" w14:textId="77777777" w:rsidR="00A8037A" w:rsidRPr="00B70AEC" w:rsidRDefault="00A8037A" w:rsidP="00083233">
            <w:pPr>
              <w:jc w:val="center"/>
              <w:rPr>
                <w:ins w:id="695" w:author="Audencio Victor Rafael" w:date="2025-10-26T01:47:00Z" w16du:dateUtc="2025-10-26T00:47:00Z"/>
                <w:rFonts w:ascii="Times New Roman" w:hAnsi="Times New Roman" w:cs="Times New Roman"/>
                <w:sz w:val="20"/>
                <w:szCs w:val="20"/>
              </w:rPr>
            </w:pPr>
            <w:ins w:id="696" w:author="Audencio Victor Rafael" w:date="2025-10-26T01:47:00Z" w16du:dateUtc="2025-10-26T00:47:00Z">
              <w:r w:rsidRPr="00B70AEC">
                <w:rPr>
                  <w:rFonts w:ascii="Times New Roman" w:hAnsi="Times New Roman" w:cs="Times New Roman"/>
                  <w:sz w:val="20"/>
                  <w:szCs w:val="20"/>
                </w:rPr>
                <w:t>69.4 (47.8–86.8)</w:t>
              </w:r>
            </w:ins>
          </w:p>
        </w:tc>
      </w:tr>
      <w:tr w:rsidR="00A8037A" w:rsidRPr="00B70AEC" w14:paraId="3590DF32" w14:textId="77777777" w:rsidTr="00083233">
        <w:trPr>
          <w:trHeight w:val="299"/>
          <w:ins w:id="697" w:author="Audencio Victor Rafael" w:date="2025-10-26T01:47:00Z"/>
        </w:trPr>
        <w:tc>
          <w:tcPr>
            <w:tcW w:w="2972" w:type="dxa"/>
            <w:hideMark/>
          </w:tcPr>
          <w:p w14:paraId="27D86503" w14:textId="77777777" w:rsidR="00A8037A" w:rsidRPr="00B70AEC" w:rsidRDefault="00A8037A" w:rsidP="00083233">
            <w:pPr>
              <w:rPr>
                <w:ins w:id="698" w:author="Audencio Victor Rafael" w:date="2025-10-26T01:47:00Z" w16du:dateUtc="2025-10-26T00:47:00Z"/>
                <w:rFonts w:ascii="Times New Roman" w:hAnsi="Times New Roman" w:cs="Times New Roman"/>
                <w:sz w:val="20"/>
                <w:szCs w:val="20"/>
              </w:rPr>
            </w:pPr>
            <w:ins w:id="699" w:author="Audencio Victor Rafael" w:date="2025-10-26T01:47:00Z" w16du:dateUtc="2025-10-26T00:47:00Z">
              <w:r w:rsidRPr="00B70AEC">
                <w:rPr>
                  <w:rFonts w:ascii="Times New Roman" w:hAnsi="Times New Roman" w:cs="Times New Roman"/>
                  <w:sz w:val="20"/>
                  <w:szCs w:val="20"/>
                </w:rPr>
                <w:t>Early term (37⁺⁰ to 38⁺⁶)</w:t>
              </w:r>
            </w:ins>
          </w:p>
        </w:tc>
        <w:tc>
          <w:tcPr>
            <w:tcW w:w="709" w:type="dxa"/>
            <w:hideMark/>
          </w:tcPr>
          <w:p w14:paraId="33A7E8A7" w14:textId="77777777" w:rsidR="00A8037A" w:rsidRPr="00B70AEC" w:rsidRDefault="00A8037A" w:rsidP="00083233">
            <w:pPr>
              <w:jc w:val="center"/>
              <w:rPr>
                <w:ins w:id="700" w:author="Audencio Victor Rafael" w:date="2025-10-26T01:47:00Z" w16du:dateUtc="2025-10-26T00:47:00Z"/>
                <w:rFonts w:ascii="Times New Roman" w:hAnsi="Times New Roman" w:cs="Times New Roman"/>
                <w:sz w:val="20"/>
                <w:szCs w:val="20"/>
              </w:rPr>
            </w:pPr>
            <w:ins w:id="701" w:author="Audencio Victor Rafael" w:date="2025-10-26T01:47:00Z" w16du:dateUtc="2025-10-26T00:47:00Z">
              <w:r w:rsidRPr="00B70AEC">
                <w:rPr>
                  <w:rFonts w:ascii="Times New Roman" w:hAnsi="Times New Roman" w:cs="Times New Roman"/>
                  <w:sz w:val="20"/>
                  <w:szCs w:val="20"/>
                </w:rPr>
                <w:t>168</w:t>
              </w:r>
            </w:ins>
          </w:p>
        </w:tc>
        <w:tc>
          <w:tcPr>
            <w:tcW w:w="1134" w:type="dxa"/>
            <w:hideMark/>
          </w:tcPr>
          <w:p w14:paraId="4B9520DD" w14:textId="77777777" w:rsidR="00A8037A" w:rsidRPr="00B70AEC" w:rsidRDefault="00A8037A" w:rsidP="00083233">
            <w:pPr>
              <w:jc w:val="center"/>
              <w:rPr>
                <w:ins w:id="702" w:author="Audencio Victor Rafael" w:date="2025-10-26T01:47:00Z" w16du:dateUtc="2025-10-26T00:47:00Z"/>
                <w:rFonts w:ascii="Times New Roman" w:hAnsi="Times New Roman" w:cs="Times New Roman"/>
                <w:sz w:val="20"/>
                <w:szCs w:val="20"/>
              </w:rPr>
            </w:pPr>
            <w:ins w:id="703" w:author="Audencio Victor Rafael" w:date="2025-10-26T01:47:00Z" w16du:dateUtc="2025-10-26T00:47:00Z">
              <w:r w:rsidRPr="00B70AEC">
                <w:rPr>
                  <w:rFonts w:ascii="Times New Roman" w:hAnsi="Times New Roman" w:cs="Times New Roman"/>
                  <w:sz w:val="20"/>
                  <w:szCs w:val="20"/>
                </w:rPr>
                <w:t>153 (91.3)</w:t>
              </w:r>
            </w:ins>
          </w:p>
        </w:tc>
        <w:tc>
          <w:tcPr>
            <w:tcW w:w="1276" w:type="dxa"/>
          </w:tcPr>
          <w:p w14:paraId="331AA217" w14:textId="77777777" w:rsidR="00A8037A" w:rsidRPr="00B70AEC" w:rsidRDefault="00A8037A" w:rsidP="00083233">
            <w:pPr>
              <w:jc w:val="center"/>
              <w:rPr>
                <w:ins w:id="704" w:author="Audencio Victor Rafael" w:date="2025-10-26T01:47:00Z" w16du:dateUtc="2025-10-26T00:47:00Z"/>
                <w:sz w:val="20"/>
                <w:szCs w:val="20"/>
              </w:rPr>
            </w:pPr>
            <w:ins w:id="705" w:author="Audencio Victor Rafael" w:date="2025-10-26T01:47:00Z" w16du:dateUtc="2025-10-26T00:47:00Z">
              <w:r w:rsidRPr="00B70AEC">
                <w:rPr>
                  <w:rFonts w:ascii="Times New Roman" w:hAnsi="Times New Roman" w:cs="Times New Roman"/>
                  <w:sz w:val="20"/>
                  <w:szCs w:val="20"/>
                </w:rPr>
                <w:t>85 (50.6)</w:t>
              </w:r>
            </w:ins>
          </w:p>
        </w:tc>
        <w:tc>
          <w:tcPr>
            <w:tcW w:w="1559" w:type="dxa"/>
            <w:hideMark/>
          </w:tcPr>
          <w:p w14:paraId="1FC92419" w14:textId="77777777" w:rsidR="00A8037A" w:rsidRPr="00B70AEC" w:rsidRDefault="00A8037A" w:rsidP="00083233">
            <w:pPr>
              <w:jc w:val="center"/>
              <w:rPr>
                <w:ins w:id="706" w:author="Audencio Victor Rafael" w:date="2025-10-26T01:47:00Z" w16du:dateUtc="2025-10-26T00:47:00Z"/>
                <w:rFonts w:ascii="Times New Roman" w:hAnsi="Times New Roman" w:cs="Times New Roman"/>
                <w:sz w:val="20"/>
                <w:szCs w:val="20"/>
              </w:rPr>
            </w:pPr>
            <w:ins w:id="707" w:author="Audencio Victor Rafael" w:date="2025-10-26T01:47:00Z" w16du:dateUtc="2025-10-26T00:47:00Z">
              <w:r w:rsidRPr="00B70AEC">
                <w:rPr>
                  <w:rFonts w:ascii="Times New Roman" w:hAnsi="Times New Roman" w:cs="Times New Roman"/>
                  <w:sz w:val="20"/>
                  <w:szCs w:val="20"/>
                </w:rPr>
                <w:t>56.8 (48.6–64.7)</w:t>
              </w:r>
            </w:ins>
          </w:p>
        </w:tc>
        <w:tc>
          <w:tcPr>
            <w:tcW w:w="1700" w:type="dxa"/>
            <w:hideMark/>
          </w:tcPr>
          <w:p w14:paraId="027AA176" w14:textId="77777777" w:rsidR="00A8037A" w:rsidRPr="00B70AEC" w:rsidRDefault="00A8037A" w:rsidP="00083233">
            <w:pPr>
              <w:jc w:val="center"/>
              <w:rPr>
                <w:ins w:id="708" w:author="Audencio Victor Rafael" w:date="2025-10-26T01:47:00Z" w16du:dateUtc="2025-10-26T00:47:00Z"/>
                <w:rFonts w:ascii="Times New Roman" w:hAnsi="Times New Roman" w:cs="Times New Roman"/>
                <w:sz w:val="20"/>
                <w:szCs w:val="20"/>
              </w:rPr>
            </w:pPr>
            <w:ins w:id="709" w:author="Audencio Victor Rafael" w:date="2025-10-26T01:47:00Z" w16du:dateUtc="2025-10-26T00:47:00Z">
              <w:r w:rsidRPr="00B70AEC">
                <w:rPr>
                  <w:rFonts w:ascii="Times New Roman" w:hAnsi="Times New Roman" w:cs="Times New Roman"/>
                  <w:sz w:val="20"/>
                  <w:szCs w:val="20"/>
                </w:rPr>
                <w:t>100 (59.5–100)</w:t>
              </w:r>
            </w:ins>
          </w:p>
        </w:tc>
      </w:tr>
      <w:tr w:rsidR="00A8037A" w:rsidRPr="00B70AEC" w14:paraId="74418A0E" w14:textId="77777777" w:rsidTr="00083233">
        <w:trPr>
          <w:trHeight w:val="299"/>
          <w:ins w:id="710" w:author="Audencio Victor Rafael" w:date="2025-10-26T01:47:00Z"/>
        </w:trPr>
        <w:tc>
          <w:tcPr>
            <w:tcW w:w="2972" w:type="dxa"/>
            <w:hideMark/>
          </w:tcPr>
          <w:p w14:paraId="11CF44E8" w14:textId="77777777" w:rsidR="00A8037A" w:rsidRPr="00B70AEC" w:rsidRDefault="00A8037A" w:rsidP="00083233">
            <w:pPr>
              <w:rPr>
                <w:ins w:id="711" w:author="Audencio Victor Rafael" w:date="2025-10-26T01:47:00Z" w16du:dateUtc="2025-10-26T00:47:00Z"/>
                <w:rFonts w:ascii="Times New Roman" w:hAnsi="Times New Roman" w:cs="Times New Roman"/>
                <w:sz w:val="20"/>
                <w:szCs w:val="20"/>
              </w:rPr>
            </w:pPr>
            <w:ins w:id="712" w:author="Audencio Victor Rafael" w:date="2025-10-26T01:47:00Z" w16du:dateUtc="2025-10-26T00:47:00Z">
              <w:r w:rsidRPr="00B70AEC">
                <w:rPr>
                  <w:rFonts w:ascii="Times New Roman" w:hAnsi="Times New Roman" w:cs="Times New Roman"/>
                  <w:sz w:val="20"/>
                  <w:szCs w:val="20"/>
                </w:rPr>
                <w:t>Full term (39⁺⁰ to 40⁺⁶)</w:t>
              </w:r>
            </w:ins>
          </w:p>
        </w:tc>
        <w:tc>
          <w:tcPr>
            <w:tcW w:w="709" w:type="dxa"/>
            <w:hideMark/>
          </w:tcPr>
          <w:p w14:paraId="57932430" w14:textId="77777777" w:rsidR="00A8037A" w:rsidRPr="00B70AEC" w:rsidRDefault="00A8037A" w:rsidP="00083233">
            <w:pPr>
              <w:jc w:val="center"/>
              <w:rPr>
                <w:ins w:id="713" w:author="Audencio Victor Rafael" w:date="2025-10-26T01:47:00Z" w16du:dateUtc="2025-10-26T00:47:00Z"/>
                <w:rFonts w:ascii="Times New Roman" w:hAnsi="Times New Roman" w:cs="Times New Roman"/>
                <w:sz w:val="20"/>
                <w:szCs w:val="20"/>
              </w:rPr>
            </w:pPr>
            <w:ins w:id="714" w:author="Audencio Victor Rafael" w:date="2025-10-26T01:47:00Z" w16du:dateUtc="2025-10-26T00:47:00Z">
              <w:r w:rsidRPr="00B70AEC">
                <w:rPr>
                  <w:rFonts w:ascii="Times New Roman" w:hAnsi="Times New Roman" w:cs="Times New Roman"/>
                  <w:sz w:val="20"/>
                  <w:szCs w:val="20"/>
                </w:rPr>
                <w:t>49</w:t>
              </w:r>
            </w:ins>
          </w:p>
        </w:tc>
        <w:tc>
          <w:tcPr>
            <w:tcW w:w="1134" w:type="dxa"/>
            <w:hideMark/>
          </w:tcPr>
          <w:p w14:paraId="42E03036" w14:textId="77777777" w:rsidR="00A8037A" w:rsidRPr="00B70AEC" w:rsidRDefault="00A8037A" w:rsidP="00083233">
            <w:pPr>
              <w:jc w:val="center"/>
              <w:rPr>
                <w:ins w:id="715" w:author="Audencio Victor Rafael" w:date="2025-10-26T01:47:00Z" w16du:dateUtc="2025-10-26T00:47:00Z"/>
                <w:rFonts w:ascii="Times New Roman" w:hAnsi="Times New Roman" w:cs="Times New Roman"/>
                <w:sz w:val="20"/>
                <w:szCs w:val="20"/>
              </w:rPr>
            </w:pPr>
            <w:ins w:id="716" w:author="Audencio Victor Rafael" w:date="2025-10-26T01:47:00Z" w16du:dateUtc="2025-10-26T00:47:00Z">
              <w:r w:rsidRPr="00B70AEC">
                <w:rPr>
                  <w:rFonts w:ascii="Times New Roman" w:hAnsi="Times New Roman" w:cs="Times New Roman"/>
                  <w:sz w:val="20"/>
                  <w:szCs w:val="20"/>
                </w:rPr>
                <w:t>46 (93.9)</w:t>
              </w:r>
            </w:ins>
          </w:p>
        </w:tc>
        <w:tc>
          <w:tcPr>
            <w:tcW w:w="1276" w:type="dxa"/>
          </w:tcPr>
          <w:p w14:paraId="2DA65B3D" w14:textId="77777777" w:rsidR="00A8037A" w:rsidRPr="00B70AEC" w:rsidRDefault="00A8037A" w:rsidP="00083233">
            <w:pPr>
              <w:jc w:val="center"/>
              <w:rPr>
                <w:ins w:id="717" w:author="Audencio Victor Rafael" w:date="2025-10-26T01:47:00Z" w16du:dateUtc="2025-10-26T00:47:00Z"/>
                <w:sz w:val="20"/>
                <w:szCs w:val="20"/>
              </w:rPr>
            </w:pPr>
            <w:ins w:id="718" w:author="Audencio Victor Rafael" w:date="2025-10-26T01:47:00Z" w16du:dateUtc="2025-10-26T00:47:00Z">
              <w:r w:rsidRPr="00B70AEC">
                <w:rPr>
                  <w:rFonts w:ascii="Times New Roman" w:hAnsi="Times New Roman" w:cs="Times New Roman"/>
                  <w:sz w:val="20"/>
                  <w:szCs w:val="20"/>
                </w:rPr>
                <w:t>51 (92.8)</w:t>
              </w:r>
            </w:ins>
          </w:p>
        </w:tc>
        <w:tc>
          <w:tcPr>
            <w:tcW w:w="1559" w:type="dxa"/>
            <w:hideMark/>
          </w:tcPr>
          <w:p w14:paraId="620701E8" w14:textId="77777777" w:rsidR="00A8037A" w:rsidRPr="00B70AEC" w:rsidRDefault="00A8037A" w:rsidP="00083233">
            <w:pPr>
              <w:jc w:val="center"/>
              <w:rPr>
                <w:ins w:id="719" w:author="Audencio Victor Rafael" w:date="2025-10-26T01:47:00Z" w16du:dateUtc="2025-10-26T00:47:00Z"/>
                <w:rFonts w:ascii="Times New Roman" w:hAnsi="Times New Roman" w:cs="Times New Roman"/>
                <w:sz w:val="20"/>
                <w:szCs w:val="20"/>
              </w:rPr>
            </w:pPr>
            <w:ins w:id="720" w:author="Audencio Victor Rafael" w:date="2025-10-26T01:47:00Z" w16du:dateUtc="2025-10-26T00:47:00Z">
              <w:r w:rsidRPr="00B70AEC">
                <w:rPr>
                  <w:rFonts w:ascii="Times New Roman" w:hAnsi="Times New Roman" w:cs="Times New Roman"/>
                  <w:sz w:val="20"/>
                  <w:szCs w:val="20"/>
                </w:rPr>
                <w:t>100 (37.5–85.5)</w:t>
              </w:r>
            </w:ins>
          </w:p>
        </w:tc>
        <w:tc>
          <w:tcPr>
            <w:tcW w:w="1700" w:type="dxa"/>
            <w:hideMark/>
          </w:tcPr>
          <w:p w14:paraId="41E11DD0" w14:textId="77777777" w:rsidR="00A8037A" w:rsidRPr="00B70AEC" w:rsidRDefault="00A8037A" w:rsidP="00083233">
            <w:pPr>
              <w:jc w:val="center"/>
              <w:rPr>
                <w:ins w:id="721" w:author="Audencio Victor Rafael" w:date="2025-10-26T01:47:00Z" w16du:dateUtc="2025-10-26T00:47:00Z"/>
                <w:rFonts w:ascii="Times New Roman" w:hAnsi="Times New Roman" w:cs="Times New Roman"/>
                <w:sz w:val="20"/>
                <w:szCs w:val="20"/>
              </w:rPr>
            </w:pPr>
            <w:ins w:id="722" w:author="Audencio Victor Rafael" w:date="2025-10-26T01:47:00Z" w16du:dateUtc="2025-10-26T00:47:00Z">
              <w:r w:rsidRPr="00B70AEC">
                <w:rPr>
                  <w:rFonts w:ascii="Times New Roman" w:hAnsi="Times New Roman" w:cs="Times New Roman"/>
                  <w:sz w:val="20"/>
                  <w:szCs w:val="20"/>
                </w:rPr>
                <w:t>0 (0–0)</w:t>
              </w:r>
            </w:ins>
          </w:p>
        </w:tc>
      </w:tr>
      <w:tr w:rsidR="00A8037A" w:rsidRPr="00B70AEC" w14:paraId="4F357751" w14:textId="77777777" w:rsidTr="00083233">
        <w:trPr>
          <w:trHeight w:val="299"/>
          <w:ins w:id="723" w:author="Audencio Victor Rafael" w:date="2025-10-26T01:47:00Z"/>
        </w:trPr>
        <w:tc>
          <w:tcPr>
            <w:tcW w:w="2972" w:type="dxa"/>
            <w:hideMark/>
          </w:tcPr>
          <w:p w14:paraId="115A1E98" w14:textId="77777777" w:rsidR="00A8037A" w:rsidRPr="00B70AEC" w:rsidRDefault="00A8037A" w:rsidP="00083233">
            <w:pPr>
              <w:rPr>
                <w:ins w:id="724" w:author="Audencio Victor Rafael" w:date="2025-10-26T01:47:00Z" w16du:dateUtc="2025-10-26T00:47:00Z"/>
                <w:rFonts w:ascii="Times New Roman" w:hAnsi="Times New Roman" w:cs="Times New Roman"/>
                <w:sz w:val="20"/>
                <w:szCs w:val="20"/>
              </w:rPr>
            </w:pPr>
            <w:ins w:id="725" w:author="Audencio Victor Rafael" w:date="2025-10-26T01:47:00Z" w16du:dateUtc="2025-10-26T00:47:00Z">
              <w:r w:rsidRPr="00B70AEC">
                <w:rPr>
                  <w:rFonts w:ascii="Times New Roman" w:hAnsi="Times New Roman" w:cs="Times New Roman"/>
                  <w:sz w:val="20"/>
                  <w:szCs w:val="20"/>
                </w:rPr>
                <w:t>Late term (41⁺⁰ to 42⁺⁶)</w:t>
              </w:r>
            </w:ins>
          </w:p>
        </w:tc>
        <w:tc>
          <w:tcPr>
            <w:tcW w:w="709" w:type="dxa"/>
            <w:hideMark/>
          </w:tcPr>
          <w:p w14:paraId="49546916" w14:textId="77777777" w:rsidR="00A8037A" w:rsidRPr="00B70AEC" w:rsidRDefault="00A8037A" w:rsidP="00083233">
            <w:pPr>
              <w:jc w:val="center"/>
              <w:rPr>
                <w:ins w:id="726" w:author="Audencio Victor Rafael" w:date="2025-10-26T01:47:00Z" w16du:dateUtc="2025-10-26T00:47:00Z"/>
                <w:rFonts w:ascii="Times New Roman" w:hAnsi="Times New Roman" w:cs="Times New Roman"/>
                <w:sz w:val="20"/>
                <w:szCs w:val="20"/>
              </w:rPr>
            </w:pPr>
            <w:ins w:id="727" w:author="Audencio Victor Rafael" w:date="2025-10-26T01:47:00Z" w16du:dateUtc="2025-10-26T00:47:00Z">
              <w:r w:rsidRPr="00B70AEC">
                <w:rPr>
                  <w:rFonts w:ascii="Times New Roman" w:hAnsi="Times New Roman" w:cs="Times New Roman"/>
                  <w:sz w:val="20"/>
                  <w:szCs w:val="20"/>
                </w:rPr>
                <w:t>20</w:t>
              </w:r>
            </w:ins>
          </w:p>
        </w:tc>
        <w:tc>
          <w:tcPr>
            <w:tcW w:w="1134" w:type="dxa"/>
            <w:hideMark/>
          </w:tcPr>
          <w:p w14:paraId="46504FDA" w14:textId="77777777" w:rsidR="00A8037A" w:rsidRPr="00B70AEC" w:rsidRDefault="00A8037A" w:rsidP="00083233">
            <w:pPr>
              <w:jc w:val="center"/>
              <w:rPr>
                <w:ins w:id="728" w:author="Audencio Victor Rafael" w:date="2025-10-26T01:47:00Z" w16du:dateUtc="2025-10-26T00:47:00Z"/>
                <w:rFonts w:ascii="Times New Roman" w:hAnsi="Times New Roman" w:cs="Times New Roman"/>
                <w:sz w:val="20"/>
                <w:szCs w:val="20"/>
              </w:rPr>
            </w:pPr>
            <w:ins w:id="729" w:author="Audencio Victor Rafael" w:date="2025-10-26T01:47:00Z" w16du:dateUtc="2025-10-26T00:47:00Z">
              <w:r w:rsidRPr="00B70AEC">
                <w:rPr>
                  <w:rFonts w:ascii="Times New Roman" w:hAnsi="Times New Roman" w:cs="Times New Roman"/>
                  <w:sz w:val="20"/>
                  <w:szCs w:val="20"/>
                </w:rPr>
                <w:t>18 (90.0)</w:t>
              </w:r>
            </w:ins>
          </w:p>
        </w:tc>
        <w:tc>
          <w:tcPr>
            <w:tcW w:w="1276" w:type="dxa"/>
          </w:tcPr>
          <w:p w14:paraId="12143664" w14:textId="77777777" w:rsidR="00A8037A" w:rsidRPr="00B70AEC" w:rsidRDefault="00A8037A" w:rsidP="00083233">
            <w:pPr>
              <w:jc w:val="center"/>
              <w:rPr>
                <w:ins w:id="730" w:author="Audencio Victor Rafael" w:date="2025-10-26T01:47:00Z" w16du:dateUtc="2025-10-26T00:47:00Z"/>
                <w:sz w:val="20"/>
                <w:szCs w:val="20"/>
              </w:rPr>
            </w:pPr>
            <w:ins w:id="731" w:author="Audencio Victor Rafael" w:date="2025-10-26T01:47:00Z" w16du:dateUtc="2025-10-26T00:47:00Z">
              <w:r w:rsidRPr="00B70AEC">
                <w:rPr>
                  <w:rFonts w:ascii="Times New Roman" w:hAnsi="Times New Roman" w:cs="Times New Roman"/>
                  <w:sz w:val="20"/>
                  <w:szCs w:val="20"/>
                </w:rPr>
                <w:t>20 (100)</w:t>
              </w:r>
            </w:ins>
          </w:p>
        </w:tc>
        <w:tc>
          <w:tcPr>
            <w:tcW w:w="1559" w:type="dxa"/>
            <w:hideMark/>
          </w:tcPr>
          <w:p w14:paraId="2C7745CA" w14:textId="77777777" w:rsidR="00A8037A" w:rsidRPr="00B70AEC" w:rsidRDefault="00A8037A" w:rsidP="00083233">
            <w:pPr>
              <w:jc w:val="center"/>
              <w:rPr>
                <w:ins w:id="732" w:author="Audencio Victor Rafael" w:date="2025-10-26T01:47:00Z" w16du:dateUtc="2025-10-26T00:47:00Z"/>
                <w:rFonts w:ascii="Times New Roman" w:hAnsi="Times New Roman" w:cs="Times New Roman"/>
                <w:sz w:val="20"/>
                <w:szCs w:val="20"/>
              </w:rPr>
            </w:pPr>
            <w:ins w:id="733" w:author="Audencio Victor Rafael" w:date="2025-10-26T01:47:00Z" w16du:dateUtc="2025-10-26T00:47:00Z">
              <w:r w:rsidRPr="00B70AEC">
                <w:rPr>
                  <w:rFonts w:ascii="Times New Roman" w:hAnsi="Times New Roman" w:cs="Times New Roman"/>
                  <w:sz w:val="20"/>
                  <w:szCs w:val="20"/>
                </w:rPr>
                <w:t>100 (81.5–100)</w:t>
              </w:r>
            </w:ins>
          </w:p>
        </w:tc>
        <w:tc>
          <w:tcPr>
            <w:tcW w:w="1700" w:type="dxa"/>
            <w:hideMark/>
          </w:tcPr>
          <w:p w14:paraId="76BD1758" w14:textId="77777777" w:rsidR="00A8037A" w:rsidRPr="00B70AEC" w:rsidRDefault="00A8037A" w:rsidP="00083233">
            <w:pPr>
              <w:jc w:val="center"/>
              <w:rPr>
                <w:ins w:id="734" w:author="Audencio Victor Rafael" w:date="2025-10-26T01:47:00Z" w16du:dateUtc="2025-10-26T00:47:00Z"/>
                <w:rFonts w:ascii="Times New Roman" w:hAnsi="Times New Roman" w:cs="Times New Roman"/>
                <w:sz w:val="20"/>
                <w:szCs w:val="20"/>
              </w:rPr>
            </w:pPr>
            <w:ins w:id="735" w:author="Audencio Victor Rafael" w:date="2025-10-26T01:47:00Z" w16du:dateUtc="2025-10-26T00:47:00Z">
              <w:r w:rsidRPr="00B70AEC">
                <w:rPr>
                  <w:rFonts w:ascii="Times New Roman" w:hAnsi="Times New Roman" w:cs="Times New Roman"/>
                  <w:sz w:val="20"/>
                  <w:szCs w:val="20"/>
                </w:rPr>
                <w:t>0 (0–84.2)</w:t>
              </w:r>
            </w:ins>
          </w:p>
        </w:tc>
      </w:tr>
      <w:tr w:rsidR="00A8037A" w:rsidRPr="00B70AEC" w14:paraId="4E0D2B64" w14:textId="77777777" w:rsidTr="00083233">
        <w:trPr>
          <w:trHeight w:val="299"/>
          <w:ins w:id="736" w:author="Audencio Victor Rafael" w:date="2025-10-26T01:47:00Z"/>
        </w:trPr>
        <w:tc>
          <w:tcPr>
            <w:tcW w:w="2972" w:type="dxa"/>
            <w:shd w:val="clear" w:color="auto" w:fill="D9D9D9" w:themeFill="background1" w:themeFillShade="D9"/>
            <w:hideMark/>
          </w:tcPr>
          <w:p w14:paraId="512F2AED" w14:textId="77777777" w:rsidR="00A8037A" w:rsidRPr="00B70AEC" w:rsidRDefault="00A8037A" w:rsidP="00083233">
            <w:pPr>
              <w:rPr>
                <w:ins w:id="737" w:author="Audencio Victor Rafael" w:date="2025-10-26T01:47:00Z" w16du:dateUtc="2025-10-26T00:47:00Z"/>
                <w:rFonts w:ascii="Times New Roman" w:hAnsi="Times New Roman" w:cs="Times New Roman"/>
                <w:sz w:val="20"/>
                <w:szCs w:val="20"/>
              </w:rPr>
            </w:pPr>
            <w:ins w:id="738" w:author="Audencio Victor Rafael" w:date="2025-10-26T01:47:00Z" w16du:dateUtc="2025-10-26T00:47:00Z">
              <w:r>
                <w:rPr>
                  <w:rFonts w:ascii="Times New Roman" w:hAnsi="Times New Roman" w:cs="Times New Roman"/>
                  <w:sz w:val="20"/>
                  <w:szCs w:val="20"/>
                </w:rPr>
                <w:t>Length-for-age (LAZ) &lt;-2</w:t>
              </w:r>
            </w:ins>
          </w:p>
        </w:tc>
        <w:tc>
          <w:tcPr>
            <w:tcW w:w="709" w:type="dxa"/>
            <w:shd w:val="clear" w:color="auto" w:fill="D9D9D9" w:themeFill="background1" w:themeFillShade="D9"/>
            <w:hideMark/>
          </w:tcPr>
          <w:p w14:paraId="198EB166" w14:textId="77777777" w:rsidR="00A8037A" w:rsidRPr="00B70AEC" w:rsidRDefault="00A8037A" w:rsidP="00083233">
            <w:pPr>
              <w:jc w:val="center"/>
              <w:rPr>
                <w:ins w:id="739" w:author="Audencio Victor Rafael" w:date="2025-10-26T01:47:00Z" w16du:dateUtc="2025-10-26T00:47:00Z"/>
                <w:rFonts w:ascii="Times New Roman" w:hAnsi="Times New Roman" w:cs="Times New Roman"/>
                <w:sz w:val="20"/>
                <w:szCs w:val="20"/>
              </w:rPr>
            </w:pPr>
          </w:p>
        </w:tc>
        <w:tc>
          <w:tcPr>
            <w:tcW w:w="1134" w:type="dxa"/>
            <w:shd w:val="clear" w:color="auto" w:fill="D9D9D9" w:themeFill="background1" w:themeFillShade="D9"/>
            <w:hideMark/>
          </w:tcPr>
          <w:p w14:paraId="12384DBB" w14:textId="77777777" w:rsidR="00A8037A" w:rsidRPr="00B70AEC" w:rsidRDefault="00A8037A" w:rsidP="00083233">
            <w:pPr>
              <w:jc w:val="center"/>
              <w:rPr>
                <w:ins w:id="740" w:author="Audencio Victor Rafael" w:date="2025-10-26T01:47:00Z" w16du:dateUtc="2025-10-26T00:47:00Z"/>
                <w:rFonts w:ascii="Times New Roman" w:hAnsi="Times New Roman" w:cs="Times New Roman"/>
                <w:sz w:val="20"/>
                <w:szCs w:val="20"/>
              </w:rPr>
            </w:pPr>
          </w:p>
        </w:tc>
        <w:tc>
          <w:tcPr>
            <w:tcW w:w="1276" w:type="dxa"/>
            <w:shd w:val="clear" w:color="auto" w:fill="D9D9D9" w:themeFill="background1" w:themeFillShade="D9"/>
          </w:tcPr>
          <w:p w14:paraId="150AB0D7" w14:textId="77777777" w:rsidR="00A8037A" w:rsidRPr="00B70AEC" w:rsidRDefault="00A8037A" w:rsidP="00083233">
            <w:pPr>
              <w:jc w:val="center"/>
              <w:rPr>
                <w:ins w:id="741" w:author="Audencio Victor Rafael" w:date="2025-10-26T01:47:00Z" w16du:dateUtc="2025-10-26T00:47:00Z"/>
                <w:sz w:val="20"/>
                <w:szCs w:val="20"/>
              </w:rPr>
            </w:pPr>
          </w:p>
        </w:tc>
        <w:tc>
          <w:tcPr>
            <w:tcW w:w="1559" w:type="dxa"/>
            <w:shd w:val="clear" w:color="auto" w:fill="D9D9D9" w:themeFill="background1" w:themeFillShade="D9"/>
            <w:hideMark/>
          </w:tcPr>
          <w:p w14:paraId="562EDA88" w14:textId="77777777" w:rsidR="00A8037A" w:rsidRPr="00B70AEC" w:rsidRDefault="00A8037A" w:rsidP="00083233">
            <w:pPr>
              <w:jc w:val="center"/>
              <w:rPr>
                <w:ins w:id="742" w:author="Audencio Victor Rafael" w:date="2025-10-26T01:47:00Z" w16du:dateUtc="2025-10-26T00:47:00Z"/>
                <w:rFonts w:ascii="Times New Roman" w:hAnsi="Times New Roman" w:cs="Times New Roman"/>
                <w:sz w:val="20"/>
                <w:szCs w:val="20"/>
              </w:rPr>
            </w:pPr>
          </w:p>
        </w:tc>
        <w:tc>
          <w:tcPr>
            <w:tcW w:w="1700" w:type="dxa"/>
            <w:shd w:val="clear" w:color="auto" w:fill="D9D9D9" w:themeFill="background1" w:themeFillShade="D9"/>
            <w:hideMark/>
          </w:tcPr>
          <w:p w14:paraId="5E82769C" w14:textId="77777777" w:rsidR="00A8037A" w:rsidRPr="00B70AEC" w:rsidRDefault="00A8037A" w:rsidP="00083233">
            <w:pPr>
              <w:jc w:val="center"/>
              <w:rPr>
                <w:ins w:id="743" w:author="Audencio Victor Rafael" w:date="2025-10-26T01:47:00Z" w16du:dateUtc="2025-10-26T00:47:00Z"/>
                <w:rFonts w:ascii="Times New Roman" w:hAnsi="Times New Roman" w:cs="Times New Roman"/>
                <w:sz w:val="20"/>
                <w:szCs w:val="20"/>
              </w:rPr>
            </w:pPr>
          </w:p>
        </w:tc>
      </w:tr>
      <w:tr w:rsidR="00A8037A" w:rsidRPr="00B70AEC" w14:paraId="6B81D5D9" w14:textId="77777777" w:rsidTr="00083233">
        <w:trPr>
          <w:trHeight w:val="299"/>
          <w:ins w:id="744" w:author="Audencio Victor Rafael" w:date="2025-10-26T01:47:00Z"/>
        </w:trPr>
        <w:tc>
          <w:tcPr>
            <w:tcW w:w="2972" w:type="dxa"/>
            <w:hideMark/>
          </w:tcPr>
          <w:p w14:paraId="6A468AAB" w14:textId="77777777" w:rsidR="00A8037A" w:rsidRPr="00B70AEC" w:rsidRDefault="00A8037A" w:rsidP="00083233">
            <w:pPr>
              <w:rPr>
                <w:ins w:id="745" w:author="Audencio Victor Rafael" w:date="2025-10-26T01:47:00Z" w16du:dateUtc="2025-10-26T00:47:00Z"/>
                <w:rFonts w:ascii="Times New Roman" w:hAnsi="Times New Roman" w:cs="Times New Roman"/>
                <w:sz w:val="20"/>
                <w:szCs w:val="20"/>
              </w:rPr>
            </w:pPr>
            <w:ins w:id="746" w:author="Audencio Victor Rafael" w:date="2025-10-26T01:47:00Z" w16du:dateUtc="2025-10-26T00:47:00Z">
              <w:r w:rsidRPr="00B70AEC">
                <w:rPr>
                  <w:rFonts w:ascii="Times New Roman" w:hAnsi="Times New Roman" w:cs="Times New Roman"/>
                  <w:sz w:val="20"/>
                  <w:szCs w:val="20"/>
                </w:rPr>
                <w:t>Overall (28⁺⁰ to 42⁺⁶)</w:t>
              </w:r>
            </w:ins>
          </w:p>
        </w:tc>
        <w:tc>
          <w:tcPr>
            <w:tcW w:w="709" w:type="dxa"/>
            <w:hideMark/>
          </w:tcPr>
          <w:p w14:paraId="2F42BF2E" w14:textId="77777777" w:rsidR="00A8037A" w:rsidRPr="00B70AEC" w:rsidRDefault="00A8037A" w:rsidP="00083233">
            <w:pPr>
              <w:jc w:val="center"/>
              <w:rPr>
                <w:ins w:id="747" w:author="Audencio Victor Rafael" w:date="2025-10-26T01:47:00Z" w16du:dateUtc="2025-10-26T00:47:00Z"/>
                <w:rFonts w:ascii="Times New Roman" w:hAnsi="Times New Roman" w:cs="Times New Roman"/>
                <w:sz w:val="20"/>
                <w:szCs w:val="20"/>
              </w:rPr>
            </w:pPr>
            <w:ins w:id="748" w:author="Audencio Victor Rafael" w:date="2025-10-26T01:47:00Z" w16du:dateUtc="2025-10-26T00:47:00Z">
              <w:r w:rsidRPr="00B70AEC">
                <w:rPr>
                  <w:rFonts w:ascii="Times New Roman" w:hAnsi="Times New Roman" w:cs="Times New Roman"/>
                  <w:sz w:val="20"/>
                  <w:szCs w:val="20"/>
                </w:rPr>
                <w:t>597</w:t>
              </w:r>
            </w:ins>
          </w:p>
        </w:tc>
        <w:tc>
          <w:tcPr>
            <w:tcW w:w="1134" w:type="dxa"/>
            <w:hideMark/>
          </w:tcPr>
          <w:p w14:paraId="2EAD0142" w14:textId="77777777" w:rsidR="00A8037A" w:rsidRPr="00B70AEC" w:rsidRDefault="00A8037A" w:rsidP="00083233">
            <w:pPr>
              <w:jc w:val="center"/>
              <w:rPr>
                <w:ins w:id="749" w:author="Audencio Victor Rafael" w:date="2025-10-26T01:47:00Z" w16du:dateUtc="2025-10-26T00:47:00Z"/>
                <w:rFonts w:ascii="Times New Roman" w:hAnsi="Times New Roman" w:cs="Times New Roman"/>
                <w:sz w:val="20"/>
                <w:szCs w:val="20"/>
              </w:rPr>
            </w:pPr>
            <w:ins w:id="750" w:author="Audencio Victor Rafael" w:date="2025-10-26T01:47:00Z" w16du:dateUtc="2025-10-26T00:47:00Z">
              <w:r w:rsidRPr="00B70AEC">
                <w:rPr>
                  <w:rFonts w:ascii="Times New Roman" w:hAnsi="Times New Roman" w:cs="Times New Roman"/>
                  <w:sz w:val="20"/>
                  <w:szCs w:val="20"/>
                </w:rPr>
                <w:t>505 (84.6)</w:t>
              </w:r>
            </w:ins>
          </w:p>
        </w:tc>
        <w:tc>
          <w:tcPr>
            <w:tcW w:w="1276" w:type="dxa"/>
          </w:tcPr>
          <w:p w14:paraId="3E1607A2" w14:textId="77777777" w:rsidR="00A8037A" w:rsidRPr="00B70AEC" w:rsidRDefault="00A8037A" w:rsidP="00083233">
            <w:pPr>
              <w:jc w:val="center"/>
              <w:rPr>
                <w:ins w:id="751" w:author="Audencio Victor Rafael" w:date="2025-10-26T01:47:00Z" w16du:dateUtc="2025-10-26T00:47:00Z"/>
                <w:sz w:val="20"/>
                <w:szCs w:val="20"/>
              </w:rPr>
            </w:pPr>
            <w:ins w:id="752" w:author="Audencio Victor Rafael" w:date="2025-10-26T01:47:00Z" w16du:dateUtc="2025-10-26T00:47:00Z">
              <w:r w:rsidRPr="00B70AEC">
                <w:rPr>
                  <w:rFonts w:ascii="Times New Roman" w:hAnsi="Times New Roman" w:cs="Times New Roman"/>
                  <w:sz w:val="20"/>
                  <w:szCs w:val="20"/>
                </w:rPr>
                <w:t>187 (31.3)</w:t>
              </w:r>
            </w:ins>
          </w:p>
        </w:tc>
        <w:tc>
          <w:tcPr>
            <w:tcW w:w="1559" w:type="dxa"/>
            <w:hideMark/>
          </w:tcPr>
          <w:p w14:paraId="6E2FB6B4" w14:textId="77777777" w:rsidR="00A8037A" w:rsidRPr="00B70AEC" w:rsidRDefault="00A8037A" w:rsidP="00083233">
            <w:pPr>
              <w:jc w:val="center"/>
              <w:rPr>
                <w:ins w:id="753" w:author="Audencio Victor Rafael" w:date="2025-10-26T01:47:00Z" w16du:dateUtc="2025-10-26T00:47:00Z"/>
                <w:rFonts w:ascii="Times New Roman" w:hAnsi="Times New Roman" w:cs="Times New Roman"/>
                <w:sz w:val="20"/>
                <w:szCs w:val="20"/>
              </w:rPr>
            </w:pPr>
            <w:ins w:id="754" w:author="Audencio Victor Rafael" w:date="2025-10-26T01:47:00Z" w16du:dateUtc="2025-10-26T00:47:00Z">
              <w:r w:rsidRPr="00B70AEC">
                <w:rPr>
                  <w:rFonts w:ascii="Times New Roman" w:hAnsi="Times New Roman" w:cs="Times New Roman"/>
                  <w:sz w:val="20"/>
                  <w:szCs w:val="20"/>
                </w:rPr>
                <w:t>35.6 (31.5–40.0)</w:t>
              </w:r>
            </w:ins>
          </w:p>
        </w:tc>
        <w:tc>
          <w:tcPr>
            <w:tcW w:w="1700" w:type="dxa"/>
            <w:hideMark/>
          </w:tcPr>
          <w:p w14:paraId="378103F6" w14:textId="77777777" w:rsidR="00A8037A" w:rsidRPr="00B70AEC" w:rsidRDefault="00A8037A" w:rsidP="00083233">
            <w:pPr>
              <w:jc w:val="center"/>
              <w:rPr>
                <w:ins w:id="755" w:author="Audencio Victor Rafael" w:date="2025-10-26T01:47:00Z" w16du:dateUtc="2025-10-26T00:47:00Z"/>
                <w:rFonts w:ascii="Times New Roman" w:hAnsi="Times New Roman" w:cs="Times New Roman"/>
                <w:sz w:val="20"/>
                <w:szCs w:val="20"/>
              </w:rPr>
            </w:pPr>
            <w:ins w:id="756" w:author="Audencio Victor Rafael" w:date="2025-10-26T01:47:00Z" w16du:dateUtc="2025-10-26T00:47:00Z">
              <w:r w:rsidRPr="00B70AEC">
                <w:rPr>
                  <w:rFonts w:ascii="Times New Roman" w:hAnsi="Times New Roman" w:cs="Times New Roman"/>
                  <w:sz w:val="20"/>
                  <w:szCs w:val="20"/>
                </w:rPr>
                <w:t>92.4 (84.9–96.9)</w:t>
              </w:r>
            </w:ins>
          </w:p>
        </w:tc>
      </w:tr>
      <w:tr w:rsidR="00A8037A" w:rsidRPr="00B70AEC" w14:paraId="40983048" w14:textId="77777777" w:rsidTr="00083233">
        <w:trPr>
          <w:trHeight w:val="299"/>
          <w:ins w:id="757" w:author="Audencio Victor Rafael" w:date="2025-10-26T01:47:00Z"/>
        </w:trPr>
        <w:tc>
          <w:tcPr>
            <w:tcW w:w="2972" w:type="dxa"/>
            <w:hideMark/>
          </w:tcPr>
          <w:p w14:paraId="6EF5CBBB" w14:textId="77777777" w:rsidR="00A8037A" w:rsidRPr="00B70AEC" w:rsidRDefault="00A8037A" w:rsidP="00083233">
            <w:pPr>
              <w:rPr>
                <w:ins w:id="758" w:author="Audencio Victor Rafael" w:date="2025-10-26T01:47:00Z" w16du:dateUtc="2025-10-26T00:47:00Z"/>
                <w:rFonts w:ascii="Times New Roman" w:hAnsi="Times New Roman" w:cs="Times New Roman"/>
                <w:sz w:val="20"/>
                <w:szCs w:val="20"/>
              </w:rPr>
            </w:pPr>
            <w:ins w:id="759" w:author="Audencio Victor Rafael" w:date="2025-10-26T01:47:00Z" w16du:dateUtc="2025-10-26T00:47:00Z">
              <w:r w:rsidRPr="00B70AEC">
                <w:rPr>
                  <w:rFonts w:ascii="Times New Roman" w:hAnsi="Times New Roman" w:cs="Times New Roman"/>
                  <w:sz w:val="20"/>
                  <w:szCs w:val="20"/>
                </w:rPr>
                <w:t>Preterm (28⁺⁰ to 36⁺⁶)</w:t>
              </w:r>
            </w:ins>
          </w:p>
        </w:tc>
        <w:tc>
          <w:tcPr>
            <w:tcW w:w="709" w:type="dxa"/>
            <w:hideMark/>
          </w:tcPr>
          <w:p w14:paraId="6695C655" w14:textId="77777777" w:rsidR="00A8037A" w:rsidRPr="00B70AEC" w:rsidRDefault="00A8037A" w:rsidP="00083233">
            <w:pPr>
              <w:jc w:val="center"/>
              <w:rPr>
                <w:ins w:id="760" w:author="Audencio Victor Rafael" w:date="2025-10-26T01:47:00Z" w16du:dateUtc="2025-10-26T00:47:00Z"/>
                <w:rFonts w:ascii="Times New Roman" w:hAnsi="Times New Roman" w:cs="Times New Roman"/>
                <w:sz w:val="20"/>
                <w:szCs w:val="20"/>
              </w:rPr>
            </w:pPr>
            <w:ins w:id="761" w:author="Audencio Victor Rafael" w:date="2025-10-26T01:47:00Z" w16du:dateUtc="2025-10-26T00:47:00Z">
              <w:r w:rsidRPr="00B70AEC">
                <w:rPr>
                  <w:rFonts w:ascii="Times New Roman" w:hAnsi="Times New Roman" w:cs="Times New Roman"/>
                  <w:sz w:val="20"/>
                  <w:szCs w:val="20"/>
                </w:rPr>
                <w:t>361</w:t>
              </w:r>
            </w:ins>
          </w:p>
        </w:tc>
        <w:tc>
          <w:tcPr>
            <w:tcW w:w="1134" w:type="dxa"/>
            <w:hideMark/>
          </w:tcPr>
          <w:p w14:paraId="1AE69F65" w14:textId="77777777" w:rsidR="00A8037A" w:rsidRPr="00B70AEC" w:rsidRDefault="00A8037A" w:rsidP="00083233">
            <w:pPr>
              <w:jc w:val="center"/>
              <w:rPr>
                <w:ins w:id="762" w:author="Audencio Victor Rafael" w:date="2025-10-26T01:47:00Z" w16du:dateUtc="2025-10-26T00:47:00Z"/>
                <w:rFonts w:ascii="Times New Roman" w:hAnsi="Times New Roman" w:cs="Times New Roman"/>
                <w:sz w:val="20"/>
                <w:szCs w:val="20"/>
              </w:rPr>
            </w:pPr>
            <w:ins w:id="763" w:author="Audencio Victor Rafael" w:date="2025-10-26T01:47:00Z" w16du:dateUtc="2025-10-26T00:47:00Z">
              <w:r w:rsidRPr="00B70AEC">
                <w:rPr>
                  <w:rFonts w:ascii="Times New Roman" w:hAnsi="Times New Roman" w:cs="Times New Roman"/>
                  <w:sz w:val="20"/>
                  <w:szCs w:val="20"/>
                </w:rPr>
                <w:t>322 (89.2)</w:t>
              </w:r>
            </w:ins>
          </w:p>
        </w:tc>
        <w:tc>
          <w:tcPr>
            <w:tcW w:w="1276" w:type="dxa"/>
          </w:tcPr>
          <w:p w14:paraId="1C7DAA7A" w14:textId="77777777" w:rsidR="00A8037A" w:rsidRPr="00B70AEC" w:rsidRDefault="00A8037A" w:rsidP="00083233">
            <w:pPr>
              <w:jc w:val="center"/>
              <w:rPr>
                <w:ins w:id="764" w:author="Audencio Victor Rafael" w:date="2025-10-26T01:47:00Z" w16du:dateUtc="2025-10-26T00:47:00Z"/>
                <w:sz w:val="20"/>
                <w:szCs w:val="20"/>
              </w:rPr>
            </w:pPr>
            <w:ins w:id="765" w:author="Audencio Victor Rafael" w:date="2025-10-26T01:47:00Z" w16du:dateUtc="2025-10-26T00:47:00Z">
              <w:r w:rsidRPr="00B70AEC">
                <w:rPr>
                  <w:rFonts w:ascii="Times New Roman" w:hAnsi="Times New Roman" w:cs="Times New Roman"/>
                  <w:sz w:val="20"/>
                  <w:szCs w:val="20"/>
                </w:rPr>
                <w:t>52 (14.4)</w:t>
              </w:r>
            </w:ins>
          </w:p>
        </w:tc>
        <w:tc>
          <w:tcPr>
            <w:tcW w:w="1559" w:type="dxa"/>
            <w:hideMark/>
          </w:tcPr>
          <w:p w14:paraId="1C01DA6C" w14:textId="77777777" w:rsidR="00A8037A" w:rsidRPr="00B70AEC" w:rsidRDefault="00A8037A" w:rsidP="00083233">
            <w:pPr>
              <w:jc w:val="center"/>
              <w:rPr>
                <w:ins w:id="766" w:author="Audencio Victor Rafael" w:date="2025-10-26T01:47:00Z" w16du:dateUtc="2025-10-26T00:47:00Z"/>
                <w:rFonts w:ascii="Times New Roman" w:hAnsi="Times New Roman" w:cs="Times New Roman"/>
                <w:sz w:val="20"/>
                <w:szCs w:val="20"/>
              </w:rPr>
            </w:pPr>
            <w:ins w:id="767" w:author="Audencio Victor Rafael" w:date="2025-10-26T01:47:00Z" w16du:dateUtc="2025-10-26T00:47:00Z">
              <w:r w:rsidRPr="00B70AEC">
                <w:rPr>
                  <w:rFonts w:ascii="Times New Roman" w:hAnsi="Times New Roman" w:cs="Times New Roman"/>
                  <w:sz w:val="20"/>
                  <w:szCs w:val="20"/>
                </w:rPr>
                <w:t>16.1 (12.3–20.6)</w:t>
              </w:r>
            </w:ins>
          </w:p>
        </w:tc>
        <w:tc>
          <w:tcPr>
            <w:tcW w:w="1700" w:type="dxa"/>
            <w:hideMark/>
          </w:tcPr>
          <w:p w14:paraId="0E251B62" w14:textId="77777777" w:rsidR="00A8037A" w:rsidRPr="00B70AEC" w:rsidRDefault="00A8037A" w:rsidP="00083233">
            <w:pPr>
              <w:jc w:val="center"/>
              <w:rPr>
                <w:ins w:id="768" w:author="Audencio Victor Rafael" w:date="2025-10-26T01:47:00Z" w16du:dateUtc="2025-10-26T00:47:00Z"/>
                <w:rFonts w:ascii="Times New Roman" w:hAnsi="Times New Roman" w:cs="Times New Roman"/>
                <w:sz w:val="20"/>
                <w:szCs w:val="20"/>
              </w:rPr>
            </w:pPr>
            <w:ins w:id="769" w:author="Audencio Victor Rafael" w:date="2025-10-26T01:47:00Z" w16du:dateUtc="2025-10-26T00:47:00Z">
              <w:r w:rsidRPr="00B70AEC">
                <w:rPr>
                  <w:rFonts w:ascii="Times New Roman" w:hAnsi="Times New Roman" w:cs="Times New Roman"/>
                  <w:sz w:val="20"/>
                  <w:szCs w:val="20"/>
                </w:rPr>
                <w:t>100 (91–100)</w:t>
              </w:r>
            </w:ins>
          </w:p>
        </w:tc>
      </w:tr>
      <w:tr w:rsidR="00A8037A" w:rsidRPr="00B70AEC" w14:paraId="52683EE4" w14:textId="77777777" w:rsidTr="00083233">
        <w:trPr>
          <w:trHeight w:val="299"/>
          <w:ins w:id="770" w:author="Audencio Victor Rafael" w:date="2025-10-26T01:47:00Z"/>
        </w:trPr>
        <w:tc>
          <w:tcPr>
            <w:tcW w:w="2972" w:type="dxa"/>
            <w:hideMark/>
          </w:tcPr>
          <w:p w14:paraId="2980FE0B" w14:textId="77777777" w:rsidR="00A8037A" w:rsidRPr="00B70AEC" w:rsidRDefault="00A8037A" w:rsidP="00083233">
            <w:pPr>
              <w:rPr>
                <w:ins w:id="771" w:author="Audencio Victor Rafael" w:date="2025-10-26T01:47:00Z" w16du:dateUtc="2025-10-26T00:47:00Z"/>
                <w:rFonts w:ascii="Times New Roman" w:hAnsi="Times New Roman" w:cs="Times New Roman"/>
                <w:sz w:val="20"/>
                <w:szCs w:val="20"/>
              </w:rPr>
            </w:pPr>
            <w:ins w:id="772" w:author="Audencio Victor Rafael" w:date="2025-10-26T01:47:00Z" w16du:dateUtc="2025-10-26T00:47:00Z">
              <w:r w:rsidRPr="00B70AEC">
                <w:rPr>
                  <w:rFonts w:ascii="Times New Roman" w:hAnsi="Times New Roman" w:cs="Times New Roman"/>
                  <w:sz w:val="20"/>
                  <w:szCs w:val="20"/>
                </w:rPr>
                <w:t>Very preterm (28⁺⁰ to 31⁺⁶)</w:t>
              </w:r>
            </w:ins>
          </w:p>
        </w:tc>
        <w:tc>
          <w:tcPr>
            <w:tcW w:w="709" w:type="dxa"/>
            <w:hideMark/>
          </w:tcPr>
          <w:p w14:paraId="549EB533" w14:textId="77777777" w:rsidR="00A8037A" w:rsidRPr="00B70AEC" w:rsidRDefault="00A8037A" w:rsidP="00083233">
            <w:pPr>
              <w:jc w:val="center"/>
              <w:rPr>
                <w:ins w:id="773" w:author="Audencio Victor Rafael" w:date="2025-10-26T01:47:00Z" w16du:dateUtc="2025-10-26T00:47:00Z"/>
                <w:rFonts w:ascii="Times New Roman" w:hAnsi="Times New Roman" w:cs="Times New Roman"/>
                <w:sz w:val="20"/>
                <w:szCs w:val="20"/>
              </w:rPr>
            </w:pPr>
            <w:ins w:id="774" w:author="Audencio Victor Rafael" w:date="2025-10-26T01:47:00Z" w16du:dateUtc="2025-10-26T00:47:00Z">
              <w:r w:rsidRPr="00B70AEC">
                <w:rPr>
                  <w:rFonts w:ascii="Times New Roman" w:hAnsi="Times New Roman" w:cs="Times New Roman"/>
                  <w:sz w:val="20"/>
                  <w:szCs w:val="20"/>
                </w:rPr>
                <w:t>39</w:t>
              </w:r>
            </w:ins>
          </w:p>
        </w:tc>
        <w:tc>
          <w:tcPr>
            <w:tcW w:w="1134" w:type="dxa"/>
            <w:hideMark/>
          </w:tcPr>
          <w:p w14:paraId="679A511F" w14:textId="77777777" w:rsidR="00A8037A" w:rsidRPr="00B70AEC" w:rsidRDefault="00A8037A" w:rsidP="00083233">
            <w:pPr>
              <w:jc w:val="center"/>
              <w:rPr>
                <w:ins w:id="775" w:author="Audencio Victor Rafael" w:date="2025-10-26T01:47:00Z" w16du:dateUtc="2025-10-26T00:47:00Z"/>
                <w:rFonts w:ascii="Times New Roman" w:hAnsi="Times New Roman" w:cs="Times New Roman"/>
                <w:sz w:val="20"/>
                <w:szCs w:val="20"/>
              </w:rPr>
            </w:pPr>
            <w:ins w:id="776" w:author="Audencio Victor Rafael" w:date="2025-10-26T01:47:00Z" w16du:dateUtc="2025-10-26T00:47:00Z">
              <w:r w:rsidRPr="00B70AEC">
                <w:rPr>
                  <w:rFonts w:ascii="Times New Roman" w:hAnsi="Times New Roman" w:cs="Times New Roman"/>
                  <w:sz w:val="20"/>
                  <w:szCs w:val="20"/>
                </w:rPr>
                <w:t>38 (97.4)</w:t>
              </w:r>
            </w:ins>
          </w:p>
        </w:tc>
        <w:tc>
          <w:tcPr>
            <w:tcW w:w="1276" w:type="dxa"/>
          </w:tcPr>
          <w:p w14:paraId="26270C2C" w14:textId="77777777" w:rsidR="00A8037A" w:rsidRPr="00B70AEC" w:rsidRDefault="00A8037A" w:rsidP="00083233">
            <w:pPr>
              <w:jc w:val="center"/>
              <w:rPr>
                <w:ins w:id="777" w:author="Audencio Victor Rafael" w:date="2025-10-26T01:47:00Z" w16du:dateUtc="2025-10-26T00:47:00Z"/>
                <w:sz w:val="20"/>
                <w:szCs w:val="20"/>
              </w:rPr>
            </w:pPr>
            <w:ins w:id="778" w:author="Audencio Victor Rafael" w:date="2025-10-26T01:47:00Z" w16du:dateUtc="2025-10-26T00:47:00Z">
              <w:r w:rsidRPr="00B70AEC">
                <w:rPr>
                  <w:rFonts w:ascii="Times New Roman" w:hAnsi="Times New Roman" w:cs="Times New Roman"/>
                  <w:sz w:val="20"/>
                  <w:szCs w:val="20"/>
                </w:rPr>
                <w:t>0 (0.0)</w:t>
              </w:r>
            </w:ins>
          </w:p>
        </w:tc>
        <w:tc>
          <w:tcPr>
            <w:tcW w:w="1559" w:type="dxa"/>
            <w:hideMark/>
          </w:tcPr>
          <w:p w14:paraId="430ABBC4" w14:textId="77777777" w:rsidR="00A8037A" w:rsidRPr="00B70AEC" w:rsidRDefault="00A8037A" w:rsidP="00083233">
            <w:pPr>
              <w:jc w:val="center"/>
              <w:rPr>
                <w:ins w:id="779" w:author="Audencio Victor Rafael" w:date="2025-10-26T01:47:00Z" w16du:dateUtc="2025-10-26T00:47:00Z"/>
                <w:rFonts w:ascii="Times New Roman" w:hAnsi="Times New Roman" w:cs="Times New Roman"/>
                <w:sz w:val="20"/>
                <w:szCs w:val="20"/>
              </w:rPr>
            </w:pPr>
            <w:ins w:id="780" w:author="Audencio Victor Rafael" w:date="2025-10-26T01:47:00Z" w16du:dateUtc="2025-10-26T00:47:00Z">
              <w:r w:rsidRPr="00B70AEC">
                <w:rPr>
                  <w:rFonts w:ascii="Times New Roman" w:hAnsi="Times New Roman" w:cs="Times New Roman"/>
                  <w:sz w:val="20"/>
                  <w:szCs w:val="20"/>
                </w:rPr>
                <w:t>0 (0–0)</w:t>
              </w:r>
            </w:ins>
          </w:p>
        </w:tc>
        <w:tc>
          <w:tcPr>
            <w:tcW w:w="1700" w:type="dxa"/>
            <w:hideMark/>
          </w:tcPr>
          <w:p w14:paraId="0DD2287F" w14:textId="77777777" w:rsidR="00A8037A" w:rsidRPr="00B70AEC" w:rsidRDefault="00A8037A" w:rsidP="00083233">
            <w:pPr>
              <w:jc w:val="center"/>
              <w:rPr>
                <w:ins w:id="781" w:author="Audencio Victor Rafael" w:date="2025-10-26T01:47:00Z" w16du:dateUtc="2025-10-26T00:47:00Z"/>
                <w:rFonts w:ascii="Times New Roman" w:hAnsi="Times New Roman" w:cs="Times New Roman"/>
                <w:sz w:val="20"/>
                <w:szCs w:val="20"/>
              </w:rPr>
            </w:pPr>
            <w:ins w:id="782" w:author="Audencio Victor Rafael" w:date="2025-10-26T01:47:00Z" w16du:dateUtc="2025-10-26T00:47:00Z">
              <w:r w:rsidRPr="00B70AEC">
                <w:rPr>
                  <w:rFonts w:ascii="Times New Roman" w:hAnsi="Times New Roman" w:cs="Times New Roman"/>
                  <w:sz w:val="20"/>
                  <w:szCs w:val="20"/>
                </w:rPr>
                <w:t>100 (25–100)</w:t>
              </w:r>
            </w:ins>
          </w:p>
        </w:tc>
      </w:tr>
      <w:tr w:rsidR="00A8037A" w:rsidRPr="00B70AEC" w14:paraId="43FF9E21" w14:textId="77777777" w:rsidTr="00083233">
        <w:trPr>
          <w:trHeight w:val="284"/>
          <w:ins w:id="783" w:author="Audencio Victor Rafael" w:date="2025-10-26T01:47:00Z"/>
        </w:trPr>
        <w:tc>
          <w:tcPr>
            <w:tcW w:w="2972" w:type="dxa"/>
            <w:hideMark/>
          </w:tcPr>
          <w:p w14:paraId="044197DC" w14:textId="77777777" w:rsidR="00A8037A" w:rsidRPr="00B70AEC" w:rsidRDefault="00A8037A" w:rsidP="00083233">
            <w:pPr>
              <w:rPr>
                <w:ins w:id="784" w:author="Audencio Victor Rafael" w:date="2025-10-26T01:47:00Z" w16du:dateUtc="2025-10-26T00:47:00Z"/>
                <w:rFonts w:ascii="Times New Roman" w:hAnsi="Times New Roman" w:cs="Times New Roman"/>
                <w:sz w:val="20"/>
                <w:szCs w:val="20"/>
              </w:rPr>
            </w:pPr>
            <w:ins w:id="785" w:author="Audencio Victor Rafael" w:date="2025-10-26T01:47:00Z" w16du:dateUtc="2025-10-26T00:47:00Z">
              <w:r w:rsidRPr="00B70AEC">
                <w:rPr>
                  <w:rFonts w:ascii="Times New Roman" w:hAnsi="Times New Roman" w:cs="Times New Roman"/>
                  <w:sz w:val="20"/>
                  <w:szCs w:val="20"/>
                </w:rPr>
                <w:t>Moderately preterm (32⁺⁰ to 33⁺⁶)</w:t>
              </w:r>
            </w:ins>
          </w:p>
        </w:tc>
        <w:tc>
          <w:tcPr>
            <w:tcW w:w="709" w:type="dxa"/>
            <w:hideMark/>
          </w:tcPr>
          <w:p w14:paraId="636B7D08" w14:textId="77777777" w:rsidR="00A8037A" w:rsidRPr="00B70AEC" w:rsidRDefault="00A8037A" w:rsidP="00083233">
            <w:pPr>
              <w:jc w:val="center"/>
              <w:rPr>
                <w:ins w:id="786" w:author="Audencio Victor Rafael" w:date="2025-10-26T01:47:00Z" w16du:dateUtc="2025-10-26T00:47:00Z"/>
                <w:rFonts w:ascii="Times New Roman" w:hAnsi="Times New Roman" w:cs="Times New Roman"/>
                <w:sz w:val="20"/>
                <w:szCs w:val="20"/>
              </w:rPr>
            </w:pPr>
            <w:ins w:id="787" w:author="Audencio Victor Rafael" w:date="2025-10-26T01:47:00Z" w16du:dateUtc="2025-10-26T00:47:00Z">
              <w:r w:rsidRPr="00B70AEC">
                <w:rPr>
                  <w:rFonts w:ascii="Times New Roman" w:hAnsi="Times New Roman" w:cs="Times New Roman"/>
                  <w:sz w:val="20"/>
                  <w:szCs w:val="20"/>
                </w:rPr>
                <w:t>74</w:t>
              </w:r>
            </w:ins>
          </w:p>
        </w:tc>
        <w:tc>
          <w:tcPr>
            <w:tcW w:w="1134" w:type="dxa"/>
            <w:hideMark/>
          </w:tcPr>
          <w:p w14:paraId="2DA878E5" w14:textId="77777777" w:rsidR="00A8037A" w:rsidRPr="00B70AEC" w:rsidRDefault="00A8037A" w:rsidP="00083233">
            <w:pPr>
              <w:jc w:val="center"/>
              <w:rPr>
                <w:ins w:id="788" w:author="Audencio Victor Rafael" w:date="2025-10-26T01:47:00Z" w16du:dateUtc="2025-10-26T00:47:00Z"/>
                <w:rFonts w:ascii="Times New Roman" w:hAnsi="Times New Roman" w:cs="Times New Roman"/>
                <w:sz w:val="20"/>
                <w:szCs w:val="20"/>
              </w:rPr>
            </w:pPr>
            <w:ins w:id="789" w:author="Audencio Victor Rafael" w:date="2025-10-26T01:47:00Z" w16du:dateUtc="2025-10-26T00:47:00Z">
              <w:r w:rsidRPr="00B70AEC">
                <w:rPr>
                  <w:rFonts w:ascii="Times New Roman" w:hAnsi="Times New Roman" w:cs="Times New Roman"/>
                  <w:sz w:val="20"/>
                  <w:szCs w:val="20"/>
                </w:rPr>
                <w:t>68 (91.9)</w:t>
              </w:r>
            </w:ins>
          </w:p>
        </w:tc>
        <w:tc>
          <w:tcPr>
            <w:tcW w:w="1276" w:type="dxa"/>
          </w:tcPr>
          <w:p w14:paraId="3332ACA1" w14:textId="77777777" w:rsidR="00A8037A" w:rsidRPr="00B70AEC" w:rsidRDefault="00A8037A" w:rsidP="00083233">
            <w:pPr>
              <w:jc w:val="center"/>
              <w:rPr>
                <w:ins w:id="790" w:author="Audencio Victor Rafael" w:date="2025-10-26T01:47:00Z" w16du:dateUtc="2025-10-26T00:47:00Z"/>
                <w:sz w:val="20"/>
                <w:szCs w:val="20"/>
              </w:rPr>
            </w:pPr>
            <w:ins w:id="791" w:author="Audencio Victor Rafael" w:date="2025-10-26T01:47:00Z" w16du:dateUtc="2025-10-26T00:47:00Z">
              <w:r w:rsidRPr="00B70AEC">
                <w:rPr>
                  <w:rFonts w:ascii="Times New Roman" w:hAnsi="Times New Roman" w:cs="Times New Roman"/>
                  <w:sz w:val="20"/>
                  <w:szCs w:val="20"/>
                </w:rPr>
                <w:t>0 (0.0)</w:t>
              </w:r>
            </w:ins>
          </w:p>
        </w:tc>
        <w:tc>
          <w:tcPr>
            <w:tcW w:w="1559" w:type="dxa"/>
            <w:hideMark/>
          </w:tcPr>
          <w:p w14:paraId="3A15623F" w14:textId="77777777" w:rsidR="00A8037A" w:rsidRPr="00B70AEC" w:rsidRDefault="00A8037A" w:rsidP="00083233">
            <w:pPr>
              <w:jc w:val="center"/>
              <w:rPr>
                <w:ins w:id="792" w:author="Audencio Victor Rafael" w:date="2025-10-26T01:47:00Z" w16du:dateUtc="2025-10-26T00:47:00Z"/>
                <w:rFonts w:ascii="Times New Roman" w:hAnsi="Times New Roman" w:cs="Times New Roman"/>
                <w:sz w:val="20"/>
                <w:szCs w:val="20"/>
              </w:rPr>
            </w:pPr>
            <w:ins w:id="793" w:author="Audencio Victor Rafael" w:date="2025-10-26T01:47:00Z" w16du:dateUtc="2025-10-26T00:47:00Z">
              <w:r w:rsidRPr="00B70AEC">
                <w:rPr>
                  <w:rFonts w:ascii="Times New Roman" w:hAnsi="Times New Roman" w:cs="Times New Roman"/>
                  <w:sz w:val="20"/>
                  <w:szCs w:val="20"/>
                </w:rPr>
                <w:t>0 (0–5.3)</w:t>
              </w:r>
            </w:ins>
          </w:p>
        </w:tc>
        <w:tc>
          <w:tcPr>
            <w:tcW w:w="1700" w:type="dxa"/>
            <w:hideMark/>
          </w:tcPr>
          <w:p w14:paraId="6166E8D8" w14:textId="77777777" w:rsidR="00A8037A" w:rsidRPr="00B70AEC" w:rsidRDefault="00A8037A" w:rsidP="00083233">
            <w:pPr>
              <w:jc w:val="center"/>
              <w:rPr>
                <w:ins w:id="794" w:author="Audencio Victor Rafael" w:date="2025-10-26T01:47:00Z" w16du:dateUtc="2025-10-26T00:47:00Z"/>
                <w:rFonts w:ascii="Times New Roman" w:hAnsi="Times New Roman" w:cs="Times New Roman"/>
                <w:sz w:val="20"/>
                <w:szCs w:val="20"/>
              </w:rPr>
            </w:pPr>
            <w:ins w:id="795" w:author="Audencio Victor Rafael" w:date="2025-10-26T01:47:00Z" w16du:dateUtc="2025-10-26T00:47:00Z">
              <w:r w:rsidRPr="00B70AEC">
                <w:rPr>
                  <w:rFonts w:ascii="Times New Roman" w:hAnsi="Times New Roman" w:cs="Times New Roman"/>
                  <w:sz w:val="20"/>
                  <w:szCs w:val="20"/>
                </w:rPr>
                <w:t>100 (54.1–100)</w:t>
              </w:r>
            </w:ins>
          </w:p>
        </w:tc>
      </w:tr>
      <w:tr w:rsidR="00A8037A" w:rsidRPr="00B70AEC" w14:paraId="475CEC48" w14:textId="77777777" w:rsidTr="00083233">
        <w:trPr>
          <w:trHeight w:val="299"/>
          <w:ins w:id="796" w:author="Audencio Victor Rafael" w:date="2025-10-26T01:47:00Z"/>
        </w:trPr>
        <w:tc>
          <w:tcPr>
            <w:tcW w:w="2972" w:type="dxa"/>
            <w:hideMark/>
          </w:tcPr>
          <w:p w14:paraId="406234E6" w14:textId="77777777" w:rsidR="00A8037A" w:rsidRPr="00B70AEC" w:rsidRDefault="00A8037A" w:rsidP="00083233">
            <w:pPr>
              <w:rPr>
                <w:ins w:id="797" w:author="Audencio Victor Rafael" w:date="2025-10-26T01:47:00Z" w16du:dateUtc="2025-10-26T00:47:00Z"/>
                <w:rFonts w:ascii="Times New Roman" w:hAnsi="Times New Roman" w:cs="Times New Roman"/>
                <w:sz w:val="20"/>
                <w:szCs w:val="20"/>
              </w:rPr>
            </w:pPr>
            <w:ins w:id="798" w:author="Audencio Victor Rafael" w:date="2025-10-26T01:47:00Z" w16du:dateUtc="2025-10-26T00:47:00Z">
              <w:r w:rsidRPr="00B70AEC">
                <w:rPr>
                  <w:rFonts w:ascii="Times New Roman" w:hAnsi="Times New Roman" w:cs="Times New Roman"/>
                  <w:sz w:val="20"/>
                  <w:szCs w:val="20"/>
                </w:rPr>
                <w:t>Late preterm (34⁺⁰ to 36⁺⁶)</w:t>
              </w:r>
            </w:ins>
          </w:p>
        </w:tc>
        <w:tc>
          <w:tcPr>
            <w:tcW w:w="709" w:type="dxa"/>
            <w:hideMark/>
          </w:tcPr>
          <w:p w14:paraId="12943E63" w14:textId="77777777" w:rsidR="00A8037A" w:rsidRPr="00B70AEC" w:rsidRDefault="00A8037A" w:rsidP="00083233">
            <w:pPr>
              <w:jc w:val="center"/>
              <w:rPr>
                <w:ins w:id="799" w:author="Audencio Victor Rafael" w:date="2025-10-26T01:47:00Z" w16du:dateUtc="2025-10-26T00:47:00Z"/>
                <w:rFonts w:ascii="Times New Roman" w:hAnsi="Times New Roman" w:cs="Times New Roman"/>
                <w:sz w:val="20"/>
                <w:szCs w:val="20"/>
              </w:rPr>
            </w:pPr>
            <w:ins w:id="800" w:author="Audencio Victor Rafael" w:date="2025-10-26T01:47:00Z" w16du:dateUtc="2025-10-26T00:47:00Z">
              <w:r w:rsidRPr="00B70AEC">
                <w:rPr>
                  <w:rFonts w:ascii="Times New Roman" w:hAnsi="Times New Roman" w:cs="Times New Roman"/>
                  <w:sz w:val="20"/>
                  <w:szCs w:val="20"/>
                </w:rPr>
                <w:t>248</w:t>
              </w:r>
            </w:ins>
          </w:p>
        </w:tc>
        <w:tc>
          <w:tcPr>
            <w:tcW w:w="1134" w:type="dxa"/>
            <w:hideMark/>
          </w:tcPr>
          <w:p w14:paraId="5C2A25D8" w14:textId="77777777" w:rsidR="00A8037A" w:rsidRPr="00B70AEC" w:rsidRDefault="00A8037A" w:rsidP="00083233">
            <w:pPr>
              <w:jc w:val="center"/>
              <w:rPr>
                <w:ins w:id="801" w:author="Audencio Victor Rafael" w:date="2025-10-26T01:47:00Z" w16du:dateUtc="2025-10-26T00:47:00Z"/>
                <w:rFonts w:ascii="Times New Roman" w:hAnsi="Times New Roman" w:cs="Times New Roman"/>
                <w:sz w:val="20"/>
                <w:szCs w:val="20"/>
              </w:rPr>
            </w:pPr>
            <w:ins w:id="802" w:author="Audencio Victor Rafael" w:date="2025-10-26T01:47:00Z" w16du:dateUtc="2025-10-26T00:47:00Z">
              <w:r w:rsidRPr="00B70AEC">
                <w:rPr>
                  <w:rFonts w:ascii="Times New Roman" w:hAnsi="Times New Roman" w:cs="Times New Roman"/>
                  <w:sz w:val="20"/>
                  <w:szCs w:val="20"/>
                </w:rPr>
                <w:t>216 (87.1)</w:t>
              </w:r>
            </w:ins>
          </w:p>
        </w:tc>
        <w:tc>
          <w:tcPr>
            <w:tcW w:w="1276" w:type="dxa"/>
          </w:tcPr>
          <w:p w14:paraId="57FAAD0E" w14:textId="77777777" w:rsidR="00A8037A" w:rsidRPr="00B70AEC" w:rsidRDefault="00A8037A" w:rsidP="00083233">
            <w:pPr>
              <w:jc w:val="center"/>
              <w:rPr>
                <w:ins w:id="803" w:author="Audencio Victor Rafael" w:date="2025-10-26T01:47:00Z" w16du:dateUtc="2025-10-26T00:47:00Z"/>
                <w:sz w:val="20"/>
                <w:szCs w:val="20"/>
              </w:rPr>
            </w:pPr>
            <w:ins w:id="804" w:author="Audencio Victor Rafael" w:date="2025-10-26T01:47:00Z" w16du:dateUtc="2025-10-26T00:47:00Z">
              <w:r w:rsidRPr="00B70AEC">
                <w:rPr>
                  <w:rFonts w:ascii="Times New Roman" w:hAnsi="Times New Roman" w:cs="Times New Roman"/>
                  <w:sz w:val="20"/>
                  <w:szCs w:val="20"/>
                </w:rPr>
                <w:t>52 (21.0)</w:t>
              </w:r>
            </w:ins>
          </w:p>
        </w:tc>
        <w:tc>
          <w:tcPr>
            <w:tcW w:w="1559" w:type="dxa"/>
            <w:hideMark/>
          </w:tcPr>
          <w:p w14:paraId="46CDC6E8" w14:textId="77777777" w:rsidR="00A8037A" w:rsidRPr="00B70AEC" w:rsidRDefault="00A8037A" w:rsidP="00083233">
            <w:pPr>
              <w:jc w:val="center"/>
              <w:rPr>
                <w:ins w:id="805" w:author="Audencio Victor Rafael" w:date="2025-10-26T01:47:00Z" w16du:dateUtc="2025-10-26T00:47:00Z"/>
                <w:rFonts w:ascii="Times New Roman" w:hAnsi="Times New Roman" w:cs="Times New Roman"/>
                <w:sz w:val="20"/>
                <w:szCs w:val="20"/>
              </w:rPr>
            </w:pPr>
            <w:ins w:id="806" w:author="Audencio Victor Rafael" w:date="2025-10-26T01:47:00Z" w16du:dateUtc="2025-10-26T00:47:00Z">
              <w:r w:rsidRPr="00B70AEC">
                <w:rPr>
                  <w:rFonts w:ascii="Times New Roman" w:hAnsi="Times New Roman" w:cs="Times New Roman"/>
                  <w:sz w:val="20"/>
                  <w:szCs w:val="20"/>
                </w:rPr>
                <w:t>24.1 (18.5–30.3)</w:t>
              </w:r>
            </w:ins>
          </w:p>
        </w:tc>
        <w:tc>
          <w:tcPr>
            <w:tcW w:w="1700" w:type="dxa"/>
            <w:hideMark/>
          </w:tcPr>
          <w:p w14:paraId="5F547D6F" w14:textId="77777777" w:rsidR="00A8037A" w:rsidRPr="00B70AEC" w:rsidRDefault="00A8037A" w:rsidP="00083233">
            <w:pPr>
              <w:jc w:val="center"/>
              <w:rPr>
                <w:ins w:id="807" w:author="Audencio Victor Rafael" w:date="2025-10-26T01:47:00Z" w16du:dateUtc="2025-10-26T00:47:00Z"/>
                <w:rFonts w:ascii="Times New Roman" w:hAnsi="Times New Roman" w:cs="Times New Roman"/>
                <w:sz w:val="20"/>
                <w:szCs w:val="20"/>
              </w:rPr>
            </w:pPr>
            <w:ins w:id="808" w:author="Audencio Victor Rafael" w:date="2025-10-26T01:47:00Z" w16du:dateUtc="2025-10-26T00:47:00Z">
              <w:r w:rsidRPr="00B70AEC">
                <w:rPr>
                  <w:rFonts w:ascii="Times New Roman" w:hAnsi="Times New Roman" w:cs="Times New Roman"/>
                  <w:sz w:val="20"/>
                  <w:szCs w:val="20"/>
                </w:rPr>
                <w:t>100 (89.1–100)</w:t>
              </w:r>
            </w:ins>
          </w:p>
        </w:tc>
      </w:tr>
      <w:tr w:rsidR="00A8037A" w:rsidRPr="00B70AEC" w14:paraId="09181B8D" w14:textId="77777777" w:rsidTr="00083233">
        <w:trPr>
          <w:trHeight w:val="299"/>
          <w:ins w:id="809" w:author="Audencio Victor Rafael" w:date="2025-10-26T01:47:00Z"/>
        </w:trPr>
        <w:tc>
          <w:tcPr>
            <w:tcW w:w="2972" w:type="dxa"/>
            <w:hideMark/>
          </w:tcPr>
          <w:p w14:paraId="52E161A5" w14:textId="77777777" w:rsidR="00A8037A" w:rsidRPr="00B70AEC" w:rsidRDefault="00A8037A" w:rsidP="00083233">
            <w:pPr>
              <w:rPr>
                <w:ins w:id="810" w:author="Audencio Victor Rafael" w:date="2025-10-26T01:47:00Z" w16du:dateUtc="2025-10-26T00:47:00Z"/>
                <w:rFonts w:ascii="Times New Roman" w:hAnsi="Times New Roman" w:cs="Times New Roman"/>
                <w:sz w:val="20"/>
                <w:szCs w:val="20"/>
              </w:rPr>
            </w:pPr>
            <w:ins w:id="811" w:author="Audencio Victor Rafael" w:date="2025-10-26T01:47:00Z" w16du:dateUtc="2025-10-26T00:47:00Z">
              <w:r w:rsidRPr="00B70AEC">
                <w:rPr>
                  <w:rFonts w:ascii="Times New Roman" w:hAnsi="Times New Roman" w:cs="Times New Roman"/>
                  <w:sz w:val="20"/>
                  <w:szCs w:val="20"/>
                </w:rPr>
                <w:t>Term (37⁺⁰ to 42⁺⁶)</w:t>
              </w:r>
            </w:ins>
          </w:p>
        </w:tc>
        <w:tc>
          <w:tcPr>
            <w:tcW w:w="709" w:type="dxa"/>
            <w:hideMark/>
          </w:tcPr>
          <w:p w14:paraId="2B6BC877" w14:textId="77777777" w:rsidR="00A8037A" w:rsidRPr="00B70AEC" w:rsidRDefault="00A8037A" w:rsidP="00083233">
            <w:pPr>
              <w:jc w:val="center"/>
              <w:rPr>
                <w:ins w:id="812" w:author="Audencio Victor Rafael" w:date="2025-10-26T01:47:00Z" w16du:dateUtc="2025-10-26T00:47:00Z"/>
                <w:rFonts w:ascii="Times New Roman" w:hAnsi="Times New Roman" w:cs="Times New Roman"/>
                <w:sz w:val="20"/>
                <w:szCs w:val="20"/>
              </w:rPr>
            </w:pPr>
            <w:ins w:id="813" w:author="Audencio Victor Rafael" w:date="2025-10-26T01:47:00Z" w16du:dateUtc="2025-10-26T00:47:00Z">
              <w:r w:rsidRPr="00B70AEC">
                <w:rPr>
                  <w:rFonts w:ascii="Times New Roman" w:hAnsi="Times New Roman" w:cs="Times New Roman"/>
                  <w:sz w:val="20"/>
                  <w:szCs w:val="20"/>
                </w:rPr>
                <w:t>236</w:t>
              </w:r>
            </w:ins>
          </w:p>
        </w:tc>
        <w:tc>
          <w:tcPr>
            <w:tcW w:w="1134" w:type="dxa"/>
            <w:hideMark/>
          </w:tcPr>
          <w:p w14:paraId="60F648AE" w14:textId="77777777" w:rsidR="00A8037A" w:rsidRPr="00B70AEC" w:rsidRDefault="00A8037A" w:rsidP="00083233">
            <w:pPr>
              <w:jc w:val="center"/>
              <w:rPr>
                <w:ins w:id="814" w:author="Audencio Victor Rafael" w:date="2025-10-26T01:47:00Z" w16du:dateUtc="2025-10-26T00:47:00Z"/>
                <w:rFonts w:ascii="Times New Roman" w:hAnsi="Times New Roman" w:cs="Times New Roman"/>
                <w:sz w:val="20"/>
                <w:szCs w:val="20"/>
              </w:rPr>
            </w:pPr>
            <w:ins w:id="815" w:author="Audencio Victor Rafael" w:date="2025-10-26T01:47:00Z" w16du:dateUtc="2025-10-26T00:47:00Z">
              <w:r w:rsidRPr="00B70AEC">
                <w:rPr>
                  <w:rFonts w:ascii="Times New Roman" w:hAnsi="Times New Roman" w:cs="Times New Roman"/>
                  <w:sz w:val="20"/>
                  <w:szCs w:val="20"/>
                </w:rPr>
                <w:t>183 (77.5)</w:t>
              </w:r>
            </w:ins>
          </w:p>
        </w:tc>
        <w:tc>
          <w:tcPr>
            <w:tcW w:w="1276" w:type="dxa"/>
          </w:tcPr>
          <w:p w14:paraId="634F380A" w14:textId="77777777" w:rsidR="00A8037A" w:rsidRPr="00B70AEC" w:rsidRDefault="00A8037A" w:rsidP="00083233">
            <w:pPr>
              <w:jc w:val="center"/>
              <w:rPr>
                <w:ins w:id="816" w:author="Audencio Victor Rafael" w:date="2025-10-26T01:47:00Z" w16du:dateUtc="2025-10-26T00:47:00Z"/>
                <w:sz w:val="20"/>
                <w:szCs w:val="20"/>
              </w:rPr>
            </w:pPr>
            <w:ins w:id="817" w:author="Audencio Victor Rafael" w:date="2025-10-26T01:47:00Z" w16du:dateUtc="2025-10-26T00:47:00Z">
              <w:r w:rsidRPr="00B70AEC">
                <w:rPr>
                  <w:rFonts w:ascii="Times New Roman" w:hAnsi="Times New Roman" w:cs="Times New Roman"/>
                  <w:sz w:val="20"/>
                  <w:szCs w:val="20"/>
                </w:rPr>
                <w:t>135 (57.2)</w:t>
              </w:r>
            </w:ins>
          </w:p>
        </w:tc>
        <w:tc>
          <w:tcPr>
            <w:tcW w:w="1559" w:type="dxa"/>
            <w:hideMark/>
          </w:tcPr>
          <w:p w14:paraId="7125C8FF" w14:textId="77777777" w:rsidR="00A8037A" w:rsidRPr="00B70AEC" w:rsidRDefault="00A8037A" w:rsidP="00083233">
            <w:pPr>
              <w:jc w:val="center"/>
              <w:rPr>
                <w:ins w:id="818" w:author="Audencio Victor Rafael" w:date="2025-10-26T01:47:00Z" w16du:dateUtc="2025-10-26T00:47:00Z"/>
                <w:rFonts w:ascii="Times New Roman" w:hAnsi="Times New Roman" w:cs="Times New Roman"/>
                <w:sz w:val="20"/>
                <w:szCs w:val="20"/>
              </w:rPr>
            </w:pPr>
            <w:ins w:id="819" w:author="Audencio Victor Rafael" w:date="2025-10-26T01:47:00Z" w16du:dateUtc="2025-10-26T00:47:00Z">
              <w:r w:rsidRPr="00B70AEC">
                <w:rPr>
                  <w:rFonts w:ascii="Times New Roman" w:hAnsi="Times New Roman" w:cs="Times New Roman"/>
                  <w:sz w:val="20"/>
                  <w:szCs w:val="20"/>
                </w:rPr>
                <w:t>69.9 (62.7–76.5)</w:t>
              </w:r>
            </w:ins>
          </w:p>
        </w:tc>
        <w:tc>
          <w:tcPr>
            <w:tcW w:w="1700" w:type="dxa"/>
            <w:hideMark/>
          </w:tcPr>
          <w:p w14:paraId="519CD805" w14:textId="77777777" w:rsidR="00A8037A" w:rsidRPr="00B70AEC" w:rsidRDefault="00A8037A" w:rsidP="00083233">
            <w:pPr>
              <w:jc w:val="center"/>
              <w:rPr>
                <w:ins w:id="820" w:author="Audencio Victor Rafael" w:date="2025-10-26T01:47:00Z" w16du:dateUtc="2025-10-26T00:47:00Z"/>
                <w:rFonts w:ascii="Times New Roman" w:hAnsi="Times New Roman" w:cs="Times New Roman"/>
                <w:sz w:val="20"/>
                <w:szCs w:val="20"/>
              </w:rPr>
            </w:pPr>
            <w:ins w:id="821" w:author="Audencio Victor Rafael" w:date="2025-10-26T01:47:00Z" w16du:dateUtc="2025-10-26T00:47:00Z">
              <w:r w:rsidRPr="00B70AEC">
                <w:rPr>
                  <w:rFonts w:ascii="Times New Roman" w:hAnsi="Times New Roman" w:cs="Times New Roman"/>
                  <w:sz w:val="20"/>
                  <w:szCs w:val="20"/>
                </w:rPr>
                <w:t>86.8 (74.7–94.5)</w:t>
              </w:r>
            </w:ins>
          </w:p>
        </w:tc>
      </w:tr>
      <w:tr w:rsidR="00A8037A" w:rsidRPr="00B70AEC" w14:paraId="7D155946" w14:textId="77777777" w:rsidTr="00083233">
        <w:trPr>
          <w:trHeight w:val="299"/>
          <w:ins w:id="822" w:author="Audencio Victor Rafael" w:date="2025-10-26T01:47:00Z"/>
        </w:trPr>
        <w:tc>
          <w:tcPr>
            <w:tcW w:w="2972" w:type="dxa"/>
            <w:hideMark/>
          </w:tcPr>
          <w:p w14:paraId="7CE59AA1" w14:textId="77777777" w:rsidR="00A8037A" w:rsidRPr="00B70AEC" w:rsidRDefault="00A8037A" w:rsidP="00083233">
            <w:pPr>
              <w:rPr>
                <w:ins w:id="823" w:author="Audencio Victor Rafael" w:date="2025-10-26T01:47:00Z" w16du:dateUtc="2025-10-26T00:47:00Z"/>
                <w:rFonts w:ascii="Times New Roman" w:hAnsi="Times New Roman" w:cs="Times New Roman"/>
                <w:sz w:val="20"/>
                <w:szCs w:val="20"/>
              </w:rPr>
            </w:pPr>
            <w:ins w:id="824" w:author="Audencio Victor Rafael" w:date="2025-10-26T01:47:00Z" w16du:dateUtc="2025-10-26T00:47:00Z">
              <w:r w:rsidRPr="00B70AEC">
                <w:rPr>
                  <w:rFonts w:ascii="Times New Roman" w:hAnsi="Times New Roman" w:cs="Times New Roman"/>
                  <w:sz w:val="20"/>
                  <w:szCs w:val="20"/>
                </w:rPr>
                <w:t>Early term (37⁺⁰ to 38⁺⁶)</w:t>
              </w:r>
            </w:ins>
          </w:p>
        </w:tc>
        <w:tc>
          <w:tcPr>
            <w:tcW w:w="709" w:type="dxa"/>
            <w:hideMark/>
          </w:tcPr>
          <w:p w14:paraId="0F6A0B5A" w14:textId="77777777" w:rsidR="00A8037A" w:rsidRPr="00B70AEC" w:rsidRDefault="00A8037A" w:rsidP="00083233">
            <w:pPr>
              <w:jc w:val="center"/>
              <w:rPr>
                <w:ins w:id="825" w:author="Audencio Victor Rafael" w:date="2025-10-26T01:47:00Z" w16du:dateUtc="2025-10-26T00:47:00Z"/>
                <w:rFonts w:ascii="Times New Roman" w:hAnsi="Times New Roman" w:cs="Times New Roman"/>
                <w:sz w:val="20"/>
                <w:szCs w:val="20"/>
              </w:rPr>
            </w:pPr>
            <w:ins w:id="826" w:author="Audencio Victor Rafael" w:date="2025-10-26T01:47:00Z" w16du:dateUtc="2025-10-26T00:47:00Z">
              <w:r w:rsidRPr="00B70AEC">
                <w:rPr>
                  <w:rFonts w:ascii="Times New Roman" w:hAnsi="Times New Roman" w:cs="Times New Roman"/>
                  <w:sz w:val="20"/>
                  <w:szCs w:val="20"/>
                </w:rPr>
                <w:t>168</w:t>
              </w:r>
            </w:ins>
          </w:p>
        </w:tc>
        <w:tc>
          <w:tcPr>
            <w:tcW w:w="1134" w:type="dxa"/>
            <w:hideMark/>
          </w:tcPr>
          <w:p w14:paraId="72422EB8" w14:textId="77777777" w:rsidR="00A8037A" w:rsidRPr="00B70AEC" w:rsidRDefault="00A8037A" w:rsidP="00083233">
            <w:pPr>
              <w:jc w:val="center"/>
              <w:rPr>
                <w:ins w:id="827" w:author="Audencio Victor Rafael" w:date="2025-10-26T01:47:00Z" w16du:dateUtc="2025-10-26T00:47:00Z"/>
                <w:rFonts w:ascii="Times New Roman" w:hAnsi="Times New Roman" w:cs="Times New Roman"/>
                <w:sz w:val="20"/>
                <w:szCs w:val="20"/>
              </w:rPr>
            </w:pPr>
            <w:ins w:id="828" w:author="Audencio Victor Rafael" w:date="2025-10-26T01:47:00Z" w16du:dateUtc="2025-10-26T00:47:00Z">
              <w:r w:rsidRPr="00B70AEC">
                <w:rPr>
                  <w:rFonts w:ascii="Times New Roman" w:hAnsi="Times New Roman" w:cs="Times New Roman"/>
                  <w:sz w:val="20"/>
                  <w:szCs w:val="20"/>
                </w:rPr>
                <w:t>140 (83.3)</w:t>
              </w:r>
            </w:ins>
          </w:p>
        </w:tc>
        <w:tc>
          <w:tcPr>
            <w:tcW w:w="1276" w:type="dxa"/>
          </w:tcPr>
          <w:p w14:paraId="70073D6E" w14:textId="77777777" w:rsidR="00A8037A" w:rsidRPr="00B70AEC" w:rsidRDefault="00A8037A" w:rsidP="00083233">
            <w:pPr>
              <w:jc w:val="center"/>
              <w:rPr>
                <w:ins w:id="829" w:author="Audencio Victor Rafael" w:date="2025-10-26T01:47:00Z" w16du:dateUtc="2025-10-26T00:47:00Z"/>
                <w:sz w:val="20"/>
                <w:szCs w:val="20"/>
              </w:rPr>
            </w:pPr>
            <w:ins w:id="830" w:author="Audencio Victor Rafael" w:date="2025-10-26T01:47:00Z" w16du:dateUtc="2025-10-26T00:47:00Z">
              <w:r w:rsidRPr="00B70AEC">
                <w:rPr>
                  <w:rFonts w:ascii="Times New Roman" w:hAnsi="Times New Roman" w:cs="Times New Roman"/>
                  <w:sz w:val="20"/>
                  <w:szCs w:val="20"/>
                </w:rPr>
                <w:t>85 (51.2)</w:t>
              </w:r>
            </w:ins>
          </w:p>
        </w:tc>
        <w:tc>
          <w:tcPr>
            <w:tcW w:w="1559" w:type="dxa"/>
            <w:hideMark/>
          </w:tcPr>
          <w:p w14:paraId="60CC9713" w14:textId="77777777" w:rsidR="00A8037A" w:rsidRPr="00B70AEC" w:rsidRDefault="00A8037A" w:rsidP="00083233">
            <w:pPr>
              <w:jc w:val="center"/>
              <w:rPr>
                <w:ins w:id="831" w:author="Audencio Victor Rafael" w:date="2025-10-26T01:47:00Z" w16du:dateUtc="2025-10-26T00:47:00Z"/>
                <w:rFonts w:ascii="Times New Roman" w:hAnsi="Times New Roman" w:cs="Times New Roman"/>
                <w:sz w:val="20"/>
                <w:szCs w:val="20"/>
              </w:rPr>
            </w:pPr>
            <w:ins w:id="832" w:author="Audencio Victor Rafael" w:date="2025-10-26T01:47:00Z" w16du:dateUtc="2025-10-26T00:47:00Z">
              <w:r w:rsidRPr="00B70AEC">
                <w:rPr>
                  <w:rFonts w:ascii="Times New Roman" w:hAnsi="Times New Roman" w:cs="Times New Roman"/>
                  <w:sz w:val="20"/>
                  <w:szCs w:val="20"/>
                </w:rPr>
                <w:t>61.4 (52.8–69.5)</w:t>
              </w:r>
            </w:ins>
          </w:p>
        </w:tc>
        <w:tc>
          <w:tcPr>
            <w:tcW w:w="1700" w:type="dxa"/>
            <w:hideMark/>
          </w:tcPr>
          <w:p w14:paraId="23CCA652" w14:textId="77777777" w:rsidR="00A8037A" w:rsidRPr="00B70AEC" w:rsidRDefault="00A8037A" w:rsidP="00083233">
            <w:pPr>
              <w:jc w:val="center"/>
              <w:rPr>
                <w:ins w:id="833" w:author="Audencio Victor Rafael" w:date="2025-10-26T01:47:00Z" w16du:dateUtc="2025-10-26T00:47:00Z"/>
                <w:rFonts w:ascii="Times New Roman" w:hAnsi="Times New Roman" w:cs="Times New Roman"/>
                <w:sz w:val="20"/>
                <w:szCs w:val="20"/>
              </w:rPr>
            </w:pPr>
            <w:ins w:id="834" w:author="Audencio Victor Rafael" w:date="2025-10-26T01:47:00Z" w16du:dateUtc="2025-10-26T00:47:00Z">
              <w:r w:rsidRPr="00B70AEC">
                <w:rPr>
                  <w:rFonts w:ascii="Times New Roman" w:hAnsi="Times New Roman" w:cs="Times New Roman"/>
                  <w:sz w:val="20"/>
                  <w:szCs w:val="20"/>
                </w:rPr>
                <w:t>100 (87.7–100)</w:t>
              </w:r>
            </w:ins>
          </w:p>
        </w:tc>
      </w:tr>
      <w:tr w:rsidR="00A8037A" w:rsidRPr="00B70AEC" w14:paraId="51C2F7E5" w14:textId="77777777" w:rsidTr="00083233">
        <w:trPr>
          <w:trHeight w:val="299"/>
          <w:ins w:id="835" w:author="Audencio Victor Rafael" w:date="2025-10-26T01:47:00Z"/>
        </w:trPr>
        <w:tc>
          <w:tcPr>
            <w:tcW w:w="2972" w:type="dxa"/>
            <w:hideMark/>
          </w:tcPr>
          <w:p w14:paraId="370EC931" w14:textId="77777777" w:rsidR="00A8037A" w:rsidRPr="00B70AEC" w:rsidRDefault="00A8037A" w:rsidP="00083233">
            <w:pPr>
              <w:rPr>
                <w:ins w:id="836" w:author="Audencio Victor Rafael" w:date="2025-10-26T01:47:00Z" w16du:dateUtc="2025-10-26T00:47:00Z"/>
                <w:rFonts w:ascii="Times New Roman" w:hAnsi="Times New Roman" w:cs="Times New Roman"/>
                <w:sz w:val="20"/>
                <w:szCs w:val="20"/>
              </w:rPr>
            </w:pPr>
            <w:ins w:id="837" w:author="Audencio Victor Rafael" w:date="2025-10-26T01:47:00Z" w16du:dateUtc="2025-10-26T00:47:00Z">
              <w:r w:rsidRPr="00B70AEC">
                <w:rPr>
                  <w:rFonts w:ascii="Times New Roman" w:hAnsi="Times New Roman" w:cs="Times New Roman"/>
                  <w:sz w:val="20"/>
                  <w:szCs w:val="20"/>
                </w:rPr>
                <w:t>Full term (39⁺⁰ to 40⁺⁶)</w:t>
              </w:r>
            </w:ins>
          </w:p>
        </w:tc>
        <w:tc>
          <w:tcPr>
            <w:tcW w:w="709" w:type="dxa"/>
            <w:hideMark/>
          </w:tcPr>
          <w:p w14:paraId="4D4932E5" w14:textId="77777777" w:rsidR="00A8037A" w:rsidRPr="00B70AEC" w:rsidRDefault="00A8037A" w:rsidP="00083233">
            <w:pPr>
              <w:jc w:val="center"/>
              <w:rPr>
                <w:ins w:id="838" w:author="Audencio Victor Rafael" w:date="2025-10-26T01:47:00Z" w16du:dateUtc="2025-10-26T00:47:00Z"/>
                <w:rFonts w:ascii="Times New Roman" w:hAnsi="Times New Roman" w:cs="Times New Roman"/>
                <w:sz w:val="20"/>
                <w:szCs w:val="20"/>
              </w:rPr>
            </w:pPr>
            <w:ins w:id="839" w:author="Audencio Victor Rafael" w:date="2025-10-26T01:47:00Z" w16du:dateUtc="2025-10-26T00:47:00Z">
              <w:r w:rsidRPr="00B70AEC">
                <w:rPr>
                  <w:rFonts w:ascii="Times New Roman" w:hAnsi="Times New Roman" w:cs="Times New Roman"/>
                  <w:sz w:val="20"/>
                  <w:szCs w:val="20"/>
                </w:rPr>
                <w:t>48</w:t>
              </w:r>
            </w:ins>
          </w:p>
        </w:tc>
        <w:tc>
          <w:tcPr>
            <w:tcW w:w="1134" w:type="dxa"/>
            <w:hideMark/>
          </w:tcPr>
          <w:p w14:paraId="0C3249B8" w14:textId="77777777" w:rsidR="00A8037A" w:rsidRPr="00B70AEC" w:rsidRDefault="00A8037A" w:rsidP="00083233">
            <w:pPr>
              <w:jc w:val="center"/>
              <w:rPr>
                <w:ins w:id="840" w:author="Audencio Victor Rafael" w:date="2025-10-26T01:47:00Z" w16du:dateUtc="2025-10-26T00:47:00Z"/>
                <w:rFonts w:ascii="Times New Roman" w:hAnsi="Times New Roman" w:cs="Times New Roman"/>
                <w:sz w:val="20"/>
                <w:szCs w:val="20"/>
              </w:rPr>
            </w:pPr>
            <w:ins w:id="841" w:author="Audencio Victor Rafael" w:date="2025-10-26T01:47:00Z" w16du:dateUtc="2025-10-26T00:47:00Z">
              <w:r w:rsidRPr="00B70AEC">
                <w:rPr>
                  <w:rFonts w:ascii="Times New Roman" w:hAnsi="Times New Roman" w:cs="Times New Roman"/>
                  <w:sz w:val="20"/>
                  <w:szCs w:val="20"/>
                </w:rPr>
                <w:t>34 (70.8)</w:t>
              </w:r>
            </w:ins>
          </w:p>
        </w:tc>
        <w:tc>
          <w:tcPr>
            <w:tcW w:w="1276" w:type="dxa"/>
          </w:tcPr>
          <w:p w14:paraId="0042D91C" w14:textId="77777777" w:rsidR="00A8037A" w:rsidRPr="00B70AEC" w:rsidRDefault="00A8037A" w:rsidP="00083233">
            <w:pPr>
              <w:jc w:val="center"/>
              <w:rPr>
                <w:ins w:id="842" w:author="Audencio Victor Rafael" w:date="2025-10-26T01:47:00Z" w16du:dateUtc="2025-10-26T00:47:00Z"/>
                <w:sz w:val="20"/>
                <w:szCs w:val="20"/>
              </w:rPr>
            </w:pPr>
            <w:ins w:id="843" w:author="Audencio Victor Rafael" w:date="2025-10-26T01:47:00Z" w16du:dateUtc="2025-10-26T00:47:00Z">
              <w:r w:rsidRPr="00B70AEC">
                <w:rPr>
                  <w:rFonts w:ascii="Times New Roman" w:hAnsi="Times New Roman" w:cs="Times New Roman"/>
                  <w:sz w:val="20"/>
                  <w:szCs w:val="20"/>
                </w:rPr>
                <w:t>30 (62.5)</w:t>
              </w:r>
            </w:ins>
          </w:p>
        </w:tc>
        <w:tc>
          <w:tcPr>
            <w:tcW w:w="1559" w:type="dxa"/>
            <w:hideMark/>
          </w:tcPr>
          <w:p w14:paraId="1F8FC2AB" w14:textId="77777777" w:rsidR="00A8037A" w:rsidRPr="00B70AEC" w:rsidRDefault="00A8037A" w:rsidP="00083233">
            <w:pPr>
              <w:jc w:val="center"/>
              <w:rPr>
                <w:ins w:id="844" w:author="Audencio Victor Rafael" w:date="2025-10-26T01:47:00Z" w16du:dateUtc="2025-10-26T00:47:00Z"/>
                <w:rFonts w:ascii="Times New Roman" w:hAnsi="Times New Roman" w:cs="Times New Roman"/>
                <w:sz w:val="20"/>
                <w:szCs w:val="20"/>
              </w:rPr>
            </w:pPr>
            <w:ins w:id="845" w:author="Audencio Victor Rafael" w:date="2025-10-26T01:47:00Z" w16du:dateUtc="2025-10-26T00:47:00Z">
              <w:r w:rsidRPr="00B70AEC">
                <w:rPr>
                  <w:rFonts w:ascii="Times New Roman" w:hAnsi="Times New Roman" w:cs="Times New Roman"/>
                  <w:sz w:val="20"/>
                  <w:szCs w:val="20"/>
                </w:rPr>
                <w:t>81.3 (64.1–92.2)</w:t>
              </w:r>
            </w:ins>
          </w:p>
        </w:tc>
        <w:tc>
          <w:tcPr>
            <w:tcW w:w="1700" w:type="dxa"/>
            <w:hideMark/>
          </w:tcPr>
          <w:p w14:paraId="692BD623" w14:textId="77777777" w:rsidR="00A8037A" w:rsidRPr="00B70AEC" w:rsidRDefault="00A8037A" w:rsidP="00083233">
            <w:pPr>
              <w:jc w:val="center"/>
              <w:rPr>
                <w:ins w:id="846" w:author="Audencio Victor Rafael" w:date="2025-10-26T01:47:00Z" w16du:dateUtc="2025-10-26T00:47:00Z"/>
                <w:rFonts w:ascii="Times New Roman" w:hAnsi="Times New Roman" w:cs="Times New Roman"/>
                <w:sz w:val="20"/>
                <w:szCs w:val="20"/>
              </w:rPr>
            </w:pPr>
            <w:ins w:id="847" w:author="Audencio Victor Rafael" w:date="2025-10-26T01:47:00Z" w16du:dateUtc="2025-10-26T00:47:00Z">
              <w:r w:rsidRPr="00B70AEC">
                <w:rPr>
                  <w:rFonts w:ascii="Times New Roman" w:hAnsi="Times New Roman" w:cs="Times New Roman"/>
                  <w:sz w:val="20"/>
                  <w:szCs w:val="20"/>
                </w:rPr>
                <w:t>100 (75.9–100)</w:t>
              </w:r>
            </w:ins>
          </w:p>
        </w:tc>
      </w:tr>
      <w:tr w:rsidR="00A8037A" w:rsidRPr="00B70AEC" w14:paraId="2E612FD6" w14:textId="77777777" w:rsidTr="00083233">
        <w:trPr>
          <w:trHeight w:val="299"/>
          <w:ins w:id="848" w:author="Audencio Victor Rafael" w:date="2025-10-26T01:47:00Z"/>
        </w:trPr>
        <w:tc>
          <w:tcPr>
            <w:tcW w:w="2972" w:type="dxa"/>
            <w:hideMark/>
          </w:tcPr>
          <w:p w14:paraId="3FACFDB5" w14:textId="77777777" w:rsidR="00A8037A" w:rsidRPr="00B70AEC" w:rsidRDefault="00A8037A" w:rsidP="00083233">
            <w:pPr>
              <w:rPr>
                <w:ins w:id="849" w:author="Audencio Victor Rafael" w:date="2025-10-26T01:47:00Z" w16du:dateUtc="2025-10-26T00:47:00Z"/>
                <w:rFonts w:ascii="Times New Roman" w:hAnsi="Times New Roman" w:cs="Times New Roman"/>
                <w:sz w:val="20"/>
                <w:szCs w:val="20"/>
              </w:rPr>
            </w:pPr>
            <w:ins w:id="850" w:author="Audencio Victor Rafael" w:date="2025-10-26T01:47:00Z" w16du:dateUtc="2025-10-26T00:47:00Z">
              <w:r w:rsidRPr="00B70AEC">
                <w:rPr>
                  <w:rFonts w:ascii="Times New Roman" w:hAnsi="Times New Roman" w:cs="Times New Roman"/>
                  <w:sz w:val="20"/>
                  <w:szCs w:val="20"/>
                </w:rPr>
                <w:t>Late term (41⁺⁰ to 42⁺⁶)</w:t>
              </w:r>
            </w:ins>
          </w:p>
        </w:tc>
        <w:tc>
          <w:tcPr>
            <w:tcW w:w="709" w:type="dxa"/>
            <w:hideMark/>
          </w:tcPr>
          <w:p w14:paraId="6A8DE9B5" w14:textId="77777777" w:rsidR="00A8037A" w:rsidRPr="00B70AEC" w:rsidRDefault="00A8037A" w:rsidP="00083233">
            <w:pPr>
              <w:jc w:val="center"/>
              <w:rPr>
                <w:ins w:id="851" w:author="Audencio Victor Rafael" w:date="2025-10-26T01:47:00Z" w16du:dateUtc="2025-10-26T00:47:00Z"/>
                <w:rFonts w:ascii="Times New Roman" w:hAnsi="Times New Roman" w:cs="Times New Roman"/>
                <w:sz w:val="20"/>
                <w:szCs w:val="20"/>
              </w:rPr>
            </w:pPr>
            <w:ins w:id="852" w:author="Audencio Victor Rafael" w:date="2025-10-26T01:47:00Z" w16du:dateUtc="2025-10-26T00:47:00Z">
              <w:r w:rsidRPr="00B70AEC">
                <w:rPr>
                  <w:rFonts w:ascii="Times New Roman" w:hAnsi="Times New Roman" w:cs="Times New Roman"/>
                  <w:sz w:val="20"/>
                  <w:szCs w:val="20"/>
                </w:rPr>
                <w:t>20</w:t>
              </w:r>
            </w:ins>
          </w:p>
        </w:tc>
        <w:tc>
          <w:tcPr>
            <w:tcW w:w="1134" w:type="dxa"/>
            <w:hideMark/>
          </w:tcPr>
          <w:p w14:paraId="614BC69A" w14:textId="77777777" w:rsidR="00A8037A" w:rsidRPr="00B70AEC" w:rsidRDefault="00A8037A" w:rsidP="00083233">
            <w:pPr>
              <w:jc w:val="center"/>
              <w:rPr>
                <w:ins w:id="853" w:author="Audencio Victor Rafael" w:date="2025-10-26T01:47:00Z" w16du:dateUtc="2025-10-26T00:47:00Z"/>
                <w:rFonts w:ascii="Times New Roman" w:hAnsi="Times New Roman" w:cs="Times New Roman"/>
                <w:sz w:val="20"/>
                <w:szCs w:val="20"/>
              </w:rPr>
            </w:pPr>
            <w:ins w:id="854" w:author="Audencio Victor Rafael" w:date="2025-10-26T01:47:00Z" w16du:dateUtc="2025-10-26T00:47:00Z">
              <w:r w:rsidRPr="00B70AEC">
                <w:rPr>
                  <w:rFonts w:ascii="Times New Roman" w:hAnsi="Times New Roman" w:cs="Times New Roman"/>
                  <w:sz w:val="20"/>
                  <w:szCs w:val="20"/>
                </w:rPr>
                <w:t>9 (45.0)</w:t>
              </w:r>
            </w:ins>
          </w:p>
        </w:tc>
        <w:tc>
          <w:tcPr>
            <w:tcW w:w="1276" w:type="dxa"/>
          </w:tcPr>
          <w:p w14:paraId="330EF9D5" w14:textId="77777777" w:rsidR="00A8037A" w:rsidRPr="00B70AEC" w:rsidRDefault="00A8037A" w:rsidP="00083233">
            <w:pPr>
              <w:jc w:val="center"/>
              <w:rPr>
                <w:ins w:id="855" w:author="Audencio Victor Rafael" w:date="2025-10-26T01:47:00Z" w16du:dateUtc="2025-10-26T00:47:00Z"/>
                <w:sz w:val="20"/>
                <w:szCs w:val="20"/>
              </w:rPr>
            </w:pPr>
            <w:ins w:id="856" w:author="Audencio Victor Rafael" w:date="2025-10-26T01:47:00Z" w16du:dateUtc="2025-10-26T00:47:00Z">
              <w:r w:rsidRPr="00B70AEC">
                <w:rPr>
                  <w:rFonts w:ascii="Times New Roman" w:hAnsi="Times New Roman" w:cs="Times New Roman"/>
                  <w:sz w:val="20"/>
                  <w:szCs w:val="20"/>
                </w:rPr>
                <w:t>16 (80.0)</w:t>
              </w:r>
            </w:ins>
          </w:p>
        </w:tc>
        <w:tc>
          <w:tcPr>
            <w:tcW w:w="1559" w:type="dxa"/>
            <w:hideMark/>
          </w:tcPr>
          <w:p w14:paraId="60932BD4" w14:textId="77777777" w:rsidR="00A8037A" w:rsidRPr="00B70AEC" w:rsidRDefault="00A8037A" w:rsidP="00083233">
            <w:pPr>
              <w:jc w:val="center"/>
              <w:rPr>
                <w:ins w:id="857" w:author="Audencio Victor Rafael" w:date="2025-10-26T01:47:00Z" w16du:dateUtc="2025-10-26T00:47:00Z"/>
                <w:rFonts w:ascii="Times New Roman" w:hAnsi="Times New Roman" w:cs="Times New Roman"/>
                <w:sz w:val="20"/>
                <w:szCs w:val="20"/>
              </w:rPr>
            </w:pPr>
            <w:ins w:id="858" w:author="Audencio Victor Rafael" w:date="2025-10-26T01:47:00Z" w16du:dateUtc="2025-10-26T00:47:00Z">
              <w:r w:rsidRPr="00B70AEC">
                <w:rPr>
                  <w:rFonts w:ascii="Times New Roman" w:hAnsi="Times New Roman" w:cs="Times New Roman"/>
                  <w:sz w:val="20"/>
                  <w:szCs w:val="20"/>
                </w:rPr>
                <w:t>100 (66.4–100)</w:t>
              </w:r>
            </w:ins>
          </w:p>
        </w:tc>
        <w:tc>
          <w:tcPr>
            <w:tcW w:w="1700" w:type="dxa"/>
            <w:hideMark/>
          </w:tcPr>
          <w:p w14:paraId="090560DA" w14:textId="77777777" w:rsidR="00A8037A" w:rsidRPr="00B70AEC" w:rsidRDefault="00A8037A" w:rsidP="00083233">
            <w:pPr>
              <w:jc w:val="center"/>
              <w:rPr>
                <w:ins w:id="859" w:author="Audencio Victor Rafael" w:date="2025-10-26T01:47:00Z" w16du:dateUtc="2025-10-26T00:47:00Z"/>
                <w:rFonts w:ascii="Times New Roman" w:hAnsi="Times New Roman" w:cs="Times New Roman"/>
                <w:sz w:val="20"/>
                <w:szCs w:val="20"/>
              </w:rPr>
            </w:pPr>
            <w:ins w:id="860" w:author="Audencio Victor Rafael" w:date="2025-10-26T01:47:00Z" w16du:dateUtc="2025-10-26T00:47:00Z">
              <w:r w:rsidRPr="00B70AEC">
                <w:rPr>
                  <w:rFonts w:ascii="Times New Roman" w:hAnsi="Times New Roman" w:cs="Times New Roman"/>
                  <w:sz w:val="20"/>
                  <w:szCs w:val="20"/>
                </w:rPr>
                <w:t>36.4 (10.9–69.2)</w:t>
              </w:r>
            </w:ins>
          </w:p>
        </w:tc>
      </w:tr>
      <w:tr w:rsidR="00A8037A" w:rsidRPr="00B70AEC" w14:paraId="7E21A6D0" w14:textId="77777777" w:rsidTr="00083233">
        <w:trPr>
          <w:trHeight w:val="299"/>
          <w:ins w:id="861" w:author="Audencio Victor Rafael" w:date="2025-10-26T01:47:00Z"/>
        </w:trPr>
        <w:tc>
          <w:tcPr>
            <w:tcW w:w="2972" w:type="dxa"/>
            <w:shd w:val="clear" w:color="auto" w:fill="D9D9D9" w:themeFill="background1" w:themeFillShade="D9"/>
            <w:hideMark/>
          </w:tcPr>
          <w:p w14:paraId="6174F7C3" w14:textId="77777777" w:rsidR="00A8037A" w:rsidRPr="00B70AEC" w:rsidRDefault="00A8037A" w:rsidP="00083233">
            <w:pPr>
              <w:rPr>
                <w:ins w:id="862" w:author="Audencio Victor Rafael" w:date="2025-10-26T01:47:00Z" w16du:dateUtc="2025-10-26T00:47:00Z"/>
                <w:rFonts w:ascii="Times New Roman" w:hAnsi="Times New Roman" w:cs="Times New Roman"/>
                <w:sz w:val="20"/>
                <w:szCs w:val="20"/>
              </w:rPr>
            </w:pPr>
            <w:ins w:id="863" w:author="Audencio Victor Rafael" w:date="2025-10-26T01:47:00Z" w16du:dateUtc="2025-10-26T00:47:00Z">
              <w:r>
                <w:rPr>
                  <w:rFonts w:ascii="Times New Roman" w:hAnsi="Times New Roman" w:cs="Times New Roman"/>
                  <w:sz w:val="20"/>
                  <w:szCs w:val="20"/>
                </w:rPr>
                <w:t>Head-circumference-for-age (HCAZ) &lt;-2</w:t>
              </w:r>
            </w:ins>
          </w:p>
        </w:tc>
        <w:tc>
          <w:tcPr>
            <w:tcW w:w="709" w:type="dxa"/>
            <w:shd w:val="clear" w:color="auto" w:fill="D9D9D9" w:themeFill="background1" w:themeFillShade="D9"/>
            <w:hideMark/>
          </w:tcPr>
          <w:p w14:paraId="5F51D791" w14:textId="77777777" w:rsidR="00A8037A" w:rsidRPr="00B70AEC" w:rsidRDefault="00A8037A" w:rsidP="00083233">
            <w:pPr>
              <w:jc w:val="center"/>
              <w:rPr>
                <w:ins w:id="864" w:author="Audencio Victor Rafael" w:date="2025-10-26T01:47:00Z" w16du:dateUtc="2025-10-26T00:47:00Z"/>
                <w:rFonts w:ascii="Times New Roman" w:hAnsi="Times New Roman" w:cs="Times New Roman"/>
                <w:sz w:val="20"/>
                <w:szCs w:val="20"/>
              </w:rPr>
            </w:pPr>
          </w:p>
        </w:tc>
        <w:tc>
          <w:tcPr>
            <w:tcW w:w="1134" w:type="dxa"/>
            <w:shd w:val="clear" w:color="auto" w:fill="D9D9D9" w:themeFill="background1" w:themeFillShade="D9"/>
            <w:hideMark/>
          </w:tcPr>
          <w:p w14:paraId="61C7CCCF" w14:textId="77777777" w:rsidR="00A8037A" w:rsidRPr="00B70AEC" w:rsidRDefault="00A8037A" w:rsidP="00083233">
            <w:pPr>
              <w:jc w:val="center"/>
              <w:rPr>
                <w:ins w:id="865" w:author="Audencio Victor Rafael" w:date="2025-10-26T01:47:00Z" w16du:dateUtc="2025-10-26T00:47:00Z"/>
                <w:rFonts w:ascii="Times New Roman" w:hAnsi="Times New Roman" w:cs="Times New Roman"/>
                <w:sz w:val="20"/>
                <w:szCs w:val="20"/>
              </w:rPr>
            </w:pPr>
          </w:p>
        </w:tc>
        <w:tc>
          <w:tcPr>
            <w:tcW w:w="1276" w:type="dxa"/>
            <w:shd w:val="clear" w:color="auto" w:fill="D9D9D9" w:themeFill="background1" w:themeFillShade="D9"/>
          </w:tcPr>
          <w:p w14:paraId="49091A0F" w14:textId="77777777" w:rsidR="00A8037A" w:rsidRPr="00B70AEC" w:rsidRDefault="00A8037A" w:rsidP="00083233">
            <w:pPr>
              <w:jc w:val="center"/>
              <w:rPr>
                <w:ins w:id="866" w:author="Audencio Victor Rafael" w:date="2025-10-26T01:47:00Z" w16du:dateUtc="2025-10-26T00:47:00Z"/>
                <w:sz w:val="20"/>
                <w:szCs w:val="20"/>
              </w:rPr>
            </w:pPr>
          </w:p>
        </w:tc>
        <w:tc>
          <w:tcPr>
            <w:tcW w:w="1559" w:type="dxa"/>
            <w:shd w:val="clear" w:color="auto" w:fill="D9D9D9" w:themeFill="background1" w:themeFillShade="D9"/>
            <w:hideMark/>
          </w:tcPr>
          <w:p w14:paraId="7D398AC3" w14:textId="77777777" w:rsidR="00A8037A" w:rsidRPr="00B70AEC" w:rsidRDefault="00A8037A" w:rsidP="00083233">
            <w:pPr>
              <w:jc w:val="center"/>
              <w:rPr>
                <w:ins w:id="867" w:author="Audencio Victor Rafael" w:date="2025-10-26T01:47:00Z" w16du:dateUtc="2025-10-26T00:47:00Z"/>
                <w:rFonts w:ascii="Times New Roman" w:hAnsi="Times New Roman" w:cs="Times New Roman"/>
                <w:sz w:val="20"/>
                <w:szCs w:val="20"/>
              </w:rPr>
            </w:pPr>
          </w:p>
        </w:tc>
        <w:tc>
          <w:tcPr>
            <w:tcW w:w="1700" w:type="dxa"/>
            <w:shd w:val="clear" w:color="auto" w:fill="D9D9D9" w:themeFill="background1" w:themeFillShade="D9"/>
            <w:hideMark/>
          </w:tcPr>
          <w:p w14:paraId="238D4876" w14:textId="77777777" w:rsidR="00A8037A" w:rsidRPr="00B70AEC" w:rsidRDefault="00A8037A" w:rsidP="00083233">
            <w:pPr>
              <w:jc w:val="center"/>
              <w:rPr>
                <w:ins w:id="868" w:author="Audencio Victor Rafael" w:date="2025-10-26T01:47:00Z" w16du:dateUtc="2025-10-26T00:47:00Z"/>
                <w:rFonts w:ascii="Times New Roman" w:hAnsi="Times New Roman" w:cs="Times New Roman"/>
                <w:sz w:val="20"/>
                <w:szCs w:val="20"/>
              </w:rPr>
            </w:pPr>
          </w:p>
        </w:tc>
      </w:tr>
      <w:tr w:rsidR="00A8037A" w:rsidRPr="00B70AEC" w14:paraId="424734C6" w14:textId="77777777" w:rsidTr="00083233">
        <w:trPr>
          <w:trHeight w:val="299"/>
          <w:ins w:id="869" w:author="Audencio Victor Rafael" w:date="2025-10-26T01:47:00Z"/>
        </w:trPr>
        <w:tc>
          <w:tcPr>
            <w:tcW w:w="2972" w:type="dxa"/>
            <w:hideMark/>
          </w:tcPr>
          <w:p w14:paraId="6C09727F" w14:textId="77777777" w:rsidR="00A8037A" w:rsidRPr="00B70AEC" w:rsidRDefault="00A8037A" w:rsidP="00083233">
            <w:pPr>
              <w:rPr>
                <w:ins w:id="870" w:author="Audencio Victor Rafael" w:date="2025-10-26T01:47:00Z" w16du:dateUtc="2025-10-26T00:47:00Z"/>
                <w:rFonts w:ascii="Times New Roman" w:hAnsi="Times New Roman" w:cs="Times New Roman"/>
                <w:sz w:val="20"/>
                <w:szCs w:val="20"/>
              </w:rPr>
            </w:pPr>
            <w:ins w:id="871" w:author="Audencio Victor Rafael" w:date="2025-10-26T01:47:00Z" w16du:dateUtc="2025-10-26T00:47:00Z">
              <w:r w:rsidRPr="00B70AEC">
                <w:rPr>
                  <w:rFonts w:ascii="Times New Roman" w:hAnsi="Times New Roman" w:cs="Times New Roman"/>
                  <w:sz w:val="20"/>
                  <w:szCs w:val="20"/>
                </w:rPr>
                <w:t>Overall (28⁺⁰ to 42⁺⁶)</w:t>
              </w:r>
            </w:ins>
          </w:p>
        </w:tc>
        <w:tc>
          <w:tcPr>
            <w:tcW w:w="709" w:type="dxa"/>
            <w:hideMark/>
          </w:tcPr>
          <w:p w14:paraId="417A526B" w14:textId="77777777" w:rsidR="00A8037A" w:rsidRPr="00B70AEC" w:rsidRDefault="00A8037A" w:rsidP="00083233">
            <w:pPr>
              <w:jc w:val="center"/>
              <w:rPr>
                <w:ins w:id="872" w:author="Audencio Victor Rafael" w:date="2025-10-26T01:47:00Z" w16du:dateUtc="2025-10-26T00:47:00Z"/>
                <w:rFonts w:ascii="Times New Roman" w:hAnsi="Times New Roman" w:cs="Times New Roman"/>
                <w:sz w:val="20"/>
                <w:szCs w:val="20"/>
              </w:rPr>
            </w:pPr>
            <w:ins w:id="873" w:author="Audencio Victor Rafael" w:date="2025-10-26T01:47:00Z" w16du:dateUtc="2025-10-26T00:47:00Z">
              <w:r w:rsidRPr="00B70AEC">
                <w:rPr>
                  <w:rFonts w:ascii="Times New Roman" w:hAnsi="Times New Roman" w:cs="Times New Roman"/>
                  <w:sz w:val="20"/>
                  <w:szCs w:val="20"/>
                </w:rPr>
                <w:t>597</w:t>
              </w:r>
            </w:ins>
          </w:p>
        </w:tc>
        <w:tc>
          <w:tcPr>
            <w:tcW w:w="1134" w:type="dxa"/>
            <w:hideMark/>
          </w:tcPr>
          <w:p w14:paraId="0CB8BC73" w14:textId="77777777" w:rsidR="00A8037A" w:rsidRPr="00B70AEC" w:rsidRDefault="00A8037A" w:rsidP="00083233">
            <w:pPr>
              <w:jc w:val="center"/>
              <w:rPr>
                <w:ins w:id="874" w:author="Audencio Victor Rafael" w:date="2025-10-26T01:47:00Z" w16du:dateUtc="2025-10-26T00:47:00Z"/>
                <w:rFonts w:ascii="Times New Roman" w:hAnsi="Times New Roman" w:cs="Times New Roman"/>
                <w:sz w:val="20"/>
                <w:szCs w:val="20"/>
              </w:rPr>
            </w:pPr>
            <w:ins w:id="875" w:author="Audencio Victor Rafael" w:date="2025-10-26T01:47:00Z" w16du:dateUtc="2025-10-26T00:47:00Z">
              <w:r w:rsidRPr="00B70AEC">
                <w:rPr>
                  <w:rFonts w:ascii="Times New Roman" w:hAnsi="Times New Roman" w:cs="Times New Roman"/>
                  <w:sz w:val="20"/>
                  <w:szCs w:val="20"/>
                </w:rPr>
                <w:t>276 (46.2)</w:t>
              </w:r>
            </w:ins>
          </w:p>
        </w:tc>
        <w:tc>
          <w:tcPr>
            <w:tcW w:w="1276" w:type="dxa"/>
          </w:tcPr>
          <w:p w14:paraId="262238A2" w14:textId="77777777" w:rsidR="00A8037A" w:rsidRPr="00B70AEC" w:rsidRDefault="00A8037A" w:rsidP="00083233">
            <w:pPr>
              <w:jc w:val="center"/>
              <w:rPr>
                <w:ins w:id="876" w:author="Audencio Victor Rafael" w:date="2025-10-26T01:47:00Z" w16du:dateUtc="2025-10-26T00:47:00Z"/>
                <w:sz w:val="20"/>
                <w:szCs w:val="20"/>
              </w:rPr>
            </w:pPr>
            <w:ins w:id="877" w:author="Audencio Victor Rafael" w:date="2025-10-26T01:47:00Z" w16du:dateUtc="2025-10-26T00:47:00Z">
              <w:r w:rsidRPr="00B70AEC">
                <w:rPr>
                  <w:rFonts w:ascii="Times New Roman" w:hAnsi="Times New Roman" w:cs="Times New Roman"/>
                  <w:sz w:val="20"/>
                  <w:szCs w:val="20"/>
                </w:rPr>
                <w:t>57 (9.5)</w:t>
              </w:r>
            </w:ins>
          </w:p>
        </w:tc>
        <w:tc>
          <w:tcPr>
            <w:tcW w:w="1559" w:type="dxa"/>
            <w:hideMark/>
          </w:tcPr>
          <w:p w14:paraId="09E362D1" w14:textId="77777777" w:rsidR="00A8037A" w:rsidRPr="00B70AEC" w:rsidRDefault="00A8037A" w:rsidP="00083233">
            <w:pPr>
              <w:jc w:val="center"/>
              <w:rPr>
                <w:ins w:id="878" w:author="Audencio Victor Rafael" w:date="2025-10-26T01:47:00Z" w16du:dateUtc="2025-10-26T00:47:00Z"/>
                <w:rFonts w:ascii="Times New Roman" w:hAnsi="Times New Roman" w:cs="Times New Roman"/>
                <w:sz w:val="20"/>
                <w:szCs w:val="20"/>
              </w:rPr>
            </w:pPr>
            <w:ins w:id="879" w:author="Audencio Victor Rafael" w:date="2025-10-26T01:47:00Z" w16du:dateUtc="2025-10-26T00:47:00Z">
              <w:r w:rsidRPr="00B70AEC">
                <w:rPr>
                  <w:rFonts w:ascii="Times New Roman" w:hAnsi="Times New Roman" w:cs="Times New Roman"/>
                  <w:sz w:val="20"/>
                  <w:szCs w:val="20"/>
                </w:rPr>
                <w:t>19.6 (15.1–24.7)</w:t>
              </w:r>
            </w:ins>
          </w:p>
        </w:tc>
        <w:tc>
          <w:tcPr>
            <w:tcW w:w="1700" w:type="dxa"/>
            <w:hideMark/>
          </w:tcPr>
          <w:p w14:paraId="735295BC" w14:textId="77777777" w:rsidR="00A8037A" w:rsidRPr="00B70AEC" w:rsidRDefault="00A8037A" w:rsidP="00083233">
            <w:pPr>
              <w:jc w:val="center"/>
              <w:rPr>
                <w:ins w:id="880" w:author="Audencio Victor Rafael" w:date="2025-10-26T01:47:00Z" w16du:dateUtc="2025-10-26T00:47:00Z"/>
                <w:rFonts w:ascii="Times New Roman" w:hAnsi="Times New Roman" w:cs="Times New Roman"/>
                <w:sz w:val="20"/>
                <w:szCs w:val="20"/>
              </w:rPr>
            </w:pPr>
            <w:ins w:id="881" w:author="Audencio Victor Rafael" w:date="2025-10-26T01:47:00Z" w16du:dateUtc="2025-10-26T00:47:00Z">
              <w:r w:rsidRPr="00B70AEC">
                <w:rPr>
                  <w:rFonts w:ascii="Times New Roman" w:hAnsi="Times New Roman" w:cs="Times New Roman"/>
                  <w:sz w:val="20"/>
                  <w:szCs w:val="20"/>
                </w:rPr>
                <w:t>99.1 (97.3–99.8)</w:t>
              </w:r>
            </w:ins>
          </w:p>
        </w:tc>
      </w:tr>
      <w:tr w:rsidR="00A8037A" w:rsidRPr="00B70AEC" w14:paraId="4393E070" w14:textId="77777777" w:rsidTr="00083233">
        <w:trPr>
          <w:trHeight w:val="299"/>
          <w:ins w:id="882" w:author="Audencio Victor Rafael" w:date="2025-10-26T01:47:00Z"/>
        </w:trPr>
        <w:tc>
          <w:tcPr>
            <w:tcW w:w="2972" w:type="dxa"/>
            <w:hideMark/>
          </w:tcPr>
          <w:p w14:paraId="40C063ED" w14:textId="77777777" w:rsidR="00A8037A" w:rsidRPr="00B70AEC" w:rsidRDefault="00A8037A" w:rsidP="00083233">
            <w:pPr>
              <w:rPr>
                <w:ins w:id="883" w:author="Audencio Victor Rafael" w:date="2025-10-26T01:47:00Z" w16du:dateUtc="2025-10-26T00:47:00Z"/>
                <w:rFonts w:ascii="Times New Roman" w:hAnsi="Times New Roman" w:cs="Times New Roman"/>
                <w:sz w:val="20"/>
                <w:szCs w:val="20"/>
              </w:rPr>
            </w:pPr>
            <w:ins w:id="884" w:author="Audencio Victor Rafael" w:date="2025-10-26T01:47:00Z" w16du:dateUtc="2025-10-26T00:47:00Z">
              <w:r w:rsidRPr="00B70AEC">
                <w:rPr>
                  <w:rFonts w:ascii="Times New Roman" w:hAnsi="Times New Roman" w:cs="Times New Roman"/>
                  <w:sz w:val="20"/>
                  <w:szCs w:val="20"/>
                </w:rPr>
                <w:t>Preterm (28⁺⁰ to 36⁺⁶)</w:t>
              </w:r>
            </w:ins>
          </w:p>
        </w:tc>
        <w:tc>
          <w:tcPr>
            <w:tcW w:w="709" w:type="dxa"/>
            <w:hideMark/>
          </w:tcPr>
          <w:p w14:paraId="2FC64654" w14:textId="77777777" w:rsidR="00A8037A" w:rsidRPr="00B70AEC" w:rsidRDefault="00A8037A" w:rsidP="00083233">
            <w:pPr>
              <w:jc w:val="center"/>
              <w:rPr>
                <w:ins w:id="885" w:author="Audencio Victor Rafael" w:date="2025-10-26T01:47:00Z" w16du:dateUtc="2025-10-26T00:47:00Z"/>
                <w:rFonts w:ascii="Times New Roman" w:hAnsi="Times New Roman" w:cs="Times New Roman"/>
                <w:sz w:val="20"/>
                <w:szCs w:val="20"/>
              </w:rPr>
            </w:pPr>
            <w:ins w:id="886" w:author="Audencio Victor Rafael" w:date="2025-10-26T01:47:00Z" w16du:dateUtc="2025-10-26T00:47:00Z">
              <w:r w:rsidRPr="00B70AEC">
                <w:rPr>
                  <w:rFonts w:ascii="Times New Roman" w:hAnsi="Times New Roman" w:cs="Times New Roman"/>
                  <w:sz w:val="20"/>
                  <w:szCs w:val="20"/>
                </w:rPr>
                <w:t>361</w:t>
              </w:r>
            </w:ins>
          </w:p>
        </w:tc>
        <w:tc>
          <w:tcPr>
            <w:tcW w:w="1134" w:type="dxa"/>
            <w:hideMark/>
          </w:tcPr>
          <w:p w14:paraId="6484C613" w14:textId="77777777" w:rsidR="00A8037A" w:rsidRPr="00B70AEC" w:rsidRDefault="00A8037A" w:rsidP="00083233">
            <w:pPr>
              <w:jc w:val="center"/>
              <w:rPr>
                <w:ins w:id="887" w:author="Audencio Victor Rafael" w:date="2025-10-26T01:47:00Z" w16du:dateUtc="2025-10-26T00:47:00Z"/>
                <w:rFonts w:ascii="Times New Roman" w:hAnsi="Times New Roman" w:cs="Times New Roman"/>
                <w:sz w:val="20"/>
                <w:szCs w:val="20"/>
              </w:rPr>
            </w:pPr>
            <w:ins w:id="888" w:author="Audencio Victor Rafael" w:date="2025-10-26T01:47:00Z" w16du:dateUtc="2025-10-26T00:47:00Z">
              <w:r w:rsidRPr="00B70AEC">
                <w:rPr>
                  <w:rFonts w:ascii="Times New Roman" w:hAnsi="Times New Roman" w:cs="Times New Roman"/>
                  <w:sz w:val="20"/>
                  <w:szCs w:val="20"/>
                </w:rPr>
                <w:t>193 (53.5)</w:t>
              </w:r>
            </w:ins>
          </w:p>
        </w:tc>
        <w:tc>
          <w:tcPr>
            <w:tcW w:w="1276" w:type="dxa"/>
          </w:tcPr>
          <w:p w14:paraId="54AFC4A2" w14:textId="77777777" w:rsidR="00A8037A" w:rsidRPr="00B70AEC" w:rsidRDefault="00A8037A" w:rsidP="00083233">
            <w:pPr>
              <w:jc w:val="center"/>
              <w:rPr>
                <w:ins w:id="889" w:author="Audencio Victor Rafael" w:date="2025-10-26T01:47:00Z" w16du:dateUtc="2025-10-26T00:47:00Z"/>
                <w:sz w:val="20"/>
                <w:szCs w:val="20"/>
              </w:rPr>
            </w:pPr>
            <w:ins w:id="890" w:author="Audencio Victor Rafael" w:date="2025-10-26T01:47:00Z" w16du:dateUtc="2025-10-26T00:47:00Z">
              <w:r w:rsidRPr="00B70AEC">
                <w:rPr>
                  <w:rFonts w:ascii="Times New Roman" w:hAnsi="Times New Roman" w:cs="Times New Roman"/>
                  <w:sz w:val="20"/>
                  <w:szCs w:val="20"/>
                </w:rPr>
                <w:t>15 (4.2)</w:t>
              </w:r>
            </w:ins>
          </w:p>
        </w:tc>
        <w:tc>
          <w:tcPr>
            <w:tcW w:w="1559" w:type="dxa"/>
            <w:hideMark/>
          </w:tcPr>
          <w:p w14:paraId="76174CBF" w14:textId="77777777" w:rsidR="00A8037A" w:rsidRPr="00B70AEC" w:rsidRDefault="00A8037A" w:rsidP="00083233">
            <w:pPr>
              <w:jc w:val="center"/>
              <w:rPr>
                <w:ins w:id="891" w:author="Audencio Victor Rafael" w:date="2025-10-26T01:47:00Z" w16du:dateUtc="2025-10-26T00:47:00Z"/>
                <w:rFonts w:ascii="Times New Roman" w:hAnsi="Times New Roman" w:cs="Times New Roman"/>
                <w:sz w:val="20"/>
                <w:szCs w:val="20"/>
              </w:rPr>
            </w:pPr>
            <w:ins w:id="892" w:author="Audencio Victor Rafael" w:date="2025-10-26T01:47:00Z" w16du:dateUtc="2025-10-26T00:47:00Z">
              <w:r w:rsidRPr="00B70AEC">
                <w:rPr>
                  <w:rFonts w:ascii="Times New Roman" w:hAnsi="Times New Roman" w:cs="Times New Roman"/>
                  <w:sz w:val="20"/>
                  <w:szCs w:val="20"/>
                </w:rPr>
                <w:t>4.7 (2.2–8.7)</w:t>
              </w:r>
            </w:ins>
          </w:p>
        </w:tc>
        <w:tc>
          <w:tcPr>
            <w:tcW w:w="1700" w:type="dxa"/>
            <w:hideMark/>
          </w:tcPr>
          <w:p w14:paraId="76E829AE" w14:textId="77777777" w:rsidR="00A8037A" w:rsidRPr="00B70AEC" w:rsidRDefault="00A8037A" w:rsidP="00083233">
            <w:pPr>
              <w:jc w:val="center"/>
              <w:rPr>
                <w:ins w:id="893" w:author="Audencio Victor Rafael" w:date="2025-10-26T01:47:00Z" w16du:dateUtc="2025-10-26T00:47:00Z"/>
                <w:rFonts w:ascii="Times New Roman" w:hAnsi="Times New Roman" w:cs="Times New Roman"/>
                <w:sz w:val="20"/>
                <w:szCs w:val="20"/>
              </w:rPr>
            </w:pPr>
            <w:ins w:id="894" w:author="Audencio Victor Rafael" w:date="2025-10-26T01:47:00Z" w16du:dateUtc="2025-10-26T00:47:00Z">
              <w:r w:rsidRPr="00B70AEC">
                <w:rPr>
                  <w:rFonts w:ascii="Times New Roman" w:hAnsi="Times New Roman" w:cs="Times New Roman"/>
                  <w:sz w:val="20"/>
                  <w:szCs w:val="20"/>
                </w:rPr>
                <w:t>100 (87.8–100)</w:t>
              </w:r>
            </w:ins>
          </w:p>
        </w:tc>
      </w:tr>
      <w:tr w:rsidR="00A8037A" w:rsidRPr="00B70AEC" w14:paraId="6538DCDC" w14:textId="77777777" w:rsidTr="00083233">
        <w:trPr>
          <w:trHeight w:val="299"/>
          <w:ins w:id="895" w:author="Audencio Victor Rafael" w:date="2025-10-26T01:47:00Z"/>
        </w:trPr>
        <w:tc>
          <w:tcPr>
            <w:tcW w:w="2972" w:type="dxa"/>
            <w:hideMark/>
          </w:tcPr>
          <w:p w14:paraId="1B15F5A4" w14:textId="77777777" w:rsidR="00A8037A" w:rsidRPr="00B70AEC" w:rsidRDefault="00A8037A" w:rsidP="00083233">
            <w:pPr>
              <w:rPr>
                <w:ins w:id="896" w:author="Audencio Victor Rafael" w:date="2025-10-26T01:47:00Z" w16du:dateUtc="2025-10-26T00:47:00Z"/>
                <w:rFonts w:ascii="Times New Roman" w:hAnsi="Times New Roman" w:cs="Times New Roman"/>
                <w:sz w:val="20"/>
                <w:szCs w:val="20"/>
              </w:rPr>
            </w:pPr>
            <w:ins w:id="897" w:author="Audencio Victor Rafael" w:date="2025-10-26T01:47:00Z" w16du:dateUtc="2025-10-26T00:47:00Z">
              <w:r w:rsidRPr="00B70AEC">
                <w:rPr>
                  <w:rFonts w:ascii="Times New Roman" w:hAnsi="Times New Roman" w:cs="Times New Roman"/>
                  <w:sz w:val="20"/>
                  <w:szCs w:val="20"/>
                </w:rPr>
                <w:t>Very preterm (28⁺⁰ to 31⁺⁶)</w:t>
              </w:r>
            </w:ins>
          </w:p>
        </w:tc>
        <w:tc>
          <w:tcPr>
            <w:tcW w:w="709" w:type="dxa"/>
            <w:hideMark/>
          </w:tcPr>
          <w:p w14:paraId="347D5CF6" w14:textId="77777777" w:rsidR="00A8037A" w:rsidRPr="00B70AEC" w:rsidRDefault="00A8037A" w:rsidP="00083233">
            <w:pPr>
              <w:jc w:val="center"/>
              <w:rPr>
                <w:ins w:id="898" w:author="Audencio Victor Rafael" w:date="2025-10-26T01:47:00Z" w16du:dateUtc="2025-10-26T00:47:00Z"/>
                <w:rFonts w:ascii="Times New Roman" w:hAnsi="Times New Roman" w:cs="Times New Roman"/>
                <w:sz w:val="20"/>
                <w:szCs w:val="20"/>
              </w:rPr>
            </w:pPr>
            <w:ins w:id="899" w:author="Audencio Victor Rafael" w:date="2025-10-26T01:47:00Z" w16du:dateUtc="2025-10-26T00:47:00Z">
              <w:r w:rsidRPr="00B70AEC">
                <w:rPr>
                  <w:rFonts w:ascii="Times New Roman" w:hAnsi="Times New Roman" w:cs="Times New Roman"/>
                  <w:sz w:val="20"/>
                  <w:szCs w:val="20"/>
                </w:rPr>
                <w:t>39</w:t>
              </w:r>
            </w:ins>
          </w:p>
        </w:tc>
        <w:tc>
          <w:tcPr>
            <w:tcW w:w="1134" w:type="dxa"/>
            <w:hideMark/>
          </w:tcPr>
          <w:p w14:paraId="48640EAD" w14:textId="77777777" w:rsidR="00A8037A" w:rsidRPr="00B70AEC" w:rsidRDefault="00A8037A" w:rsidP="00083233">
            <w:pPr>
              <w:jc w:val="center"/>
              <w:rPr>
                <w:ins w:id="900" w:author="Audencio Victor Rafael" w:date="2025-10-26T01:47:00Z" w16du:dateUtc="2025-10-26T00:47:00Z"/>
                <w:rFonts w:ascii="Times New Roman" w:hAnsi="Times New Roman" w:cs="Times New Roman"/>
                <w:sz w:val="20"/>
                <w:szCs w:val="20"/>
              </w:rPr>
            </w:pPr>
            <w:ins w:id="901" w:author="Audencio Victor Rafael" w:date="2025-10-26T01:47:00Z" w16du:dateUtc="2025-10-26T00:47:00Z">
              <w:r w:rsidRPr="00B70AEC">
                <w:rPr>
                  <w:rFonts w:ascii="Times New Roman" w:hAnsi="Times New Roman" w:cs="Times New Roman"/>
                  <w:sz w:val="20"/>
                  <w:szCs w:val="20"/>
                </w:rPr>
                <w:t>30 (76.9)</w:t>
              </w:r>
            </w:ins>
          </w:p>
        </w:tc>
        <w:tc>
          <w:tcPr>
            <w:tcW w:w="1276" w:type="dxa"/>
          </w:tcPr>
          <w:p w14:paraId="4193DD5C" w14:textId="77777777" w:rsidR="00A8037A" w:rsidRPr="00B70AEC" w:rsidRDefault="00A8037A" w:rsidP="00083233">
            <w:pPr>
              <w:jc w:val="center"/>
              <w:rPr>
                <w:ins w:id="902" w:author="Audencio Victor Rafael" w:date="2025-10-26T01:47:00Z" w16du:dateUtc="2025-10-26T00:47:00Z"/>
                <w:sz w:val="20"/>
                <w:szCs w:val="20"/>
              </w:rPr>
            </w:pPr>
            <w:ins w:id="903" w:author="Audencio Victor Rafael" w:date="2025-10-26T01:47:00Z" w16du:dateUtc="2025-10-26T00:47:00Z">
              <w:r w:rsidRPr="00B70AEC">
                <w:rPr>
                  <w:rFonts w:ascii="Times New Roman" w:hAnsi="Times New Roman" w:cs="Times New Roman"/>
                  <w:sz w:val="20"/>
                  <w:szCs w:val="20"/>
                </w:rPr>
                <w:t>0 (0.0)</w:t>
              </w:r>
            </w:ins>
          </w:p>
        </w:tc>
        <w:tc>
          <w:tcPr>
            <w:tcW w:w="1559" w:type="dxa"/>
            <w:hideMark/>
          </w:tcPr>
          <w:p w14:paraId="609FFC72" w14:textId="77777777" w:rsidR="00A8037A" w:rsidRPr="00B70AEC" w:rsidRDefault="00A8037A" w:rsidP="00083233">
            <w:pPr>
              <w:jc w:val="center"/>
              <w:rPr>
                <w:ins w:id="904" w:author="Audencio Victor Rafael" w:date="2025-10-26T01:47:00Z" w16du:dateUtc="2025-10-26T00:47:00Z"/>
                <w:rFonts w:ascii="Times New Roman" w:hAnsi="Times New Roman" w:cs="Times New Roman"/>
                <w:sz w:val="20"/>
                <w:szCs w:val="20"/>
              </w:rPr>
            </w:pPr>
            <w:ins w:id="905" w:author="Audencio Victor Rafael" w:date="2025-10-26T01:47:00Z" w16du:dateUtc="2025-10-26T00:47:00Z">
              <w:r w:rsidRPr="00B70AEC">
                <w:rPr>
                  <w:rFonts w:ascii="Times New Roman" w:hAnsi="Times New Roman" w:cs="Times New Roman"/>
                  <w:sz w:val="20"/>
                  <w:szCs w:val="20"/>
                </w:rPr>
                <w:t>0 (0–11.6)</w:t>
              </w:r>
            </w:ins>
          </w:p>
        </w:tc>
        <w:tc>
          <w:tcPr>
            <w:tcW w:w="1700" w:type="dxa"/>
            <w:hideMark/>
          </w:tcPr>
          <w:p w14:paraId="74A47C13" w14:textId="77777777" w:rsidR="00A8037A" w:rsidRPr="00B70AEC" w:rsidRDefault="00A8037A" w:rsidP="00083233">
            <w:pPr>
              <w:jc w:val="center"/>
              <w:rPr>
                <w:ins w:id="906" w:author="Audencio Victor Rafael" w:date="2025-10-26T01:47:00Z" w16du:dateUtc="2025-10-26T00:47:00Z"/>
                <w:rFonts w:ascii="Times New Roman" w:hAnsi="Times New Roman" w:cs="Times New Roman"/>
                <w:sz w:val="20"/>
                <w:szCs w:val="20"/>
              </w:rPr>
            </w:pPr>
            <w:ins w:id="907" w:author="Audencio Victor Rafael" w:date="2025-10-26T01:47:00Z" w16du:dateUtc="2025-10-26T00:47:00Z">
              <w:r w:rsidRPr="00B70AEC">
                <w:rPr>
                  <w:rFonts w:ascii="Times New Roman" w:hAnsi="Times New Roman" w:cs="Times New Roman"/>
                  <w:sz w:val="20"/>
                  <w:szCs w:val="20"/>
                </w:rPr>
                <w:t>100 (64.6–100)</w:t>
              </w:r>
            </w:ins>
          </w:p>
        </w:tc>
      </w:tr>
      <w:tr w:rsidR="00A8037A" w:rsidRPr="00B70AEC" w14:paraId="5126C03C" w14:textId="77777777" w:rsidTr="00083233">
        <w:trPr>
          <w:trHeight w:val="311"/>
          <w:ins w:id="908" w:author="Audencio Victor Rafael" w:date="2025-10-26T01:47:00Z"/>
        </w:trPr>
        <w:tc>
          <w:tcPr>
            <w:tcW w:w="2972" w:type="dxa"/>
            <w:hideMark/>
          </w:tcPr>
          <w:p w14:paraId="517DDCC8" w14:textId="77777777" w:rsidR="00A8037A" w:rsidRPr="00B70AEC" w:rsidRDefault="00A8037A" w:rsidP="00083233">
            <w:pPr>
              <w:rPr>
                <w:ins w:id="909" w:author="Audencio Victor Rafael" w:date="2025-10-26T01:47:00Z" w16du:dateUtc="2025-10-26T00:47:00Z"/>
                <w:rFonts w:ascii="Times New Roman" w:hAnsi="Times New Roman" w:cs="Times New Roman"/>
                <w:sz w:val="20"/>
                <w:szCs w:val="20"/>
              </w:rPr>
            </w:pPr>
            <w:ins w:id="910" w:author="Audencio Victor Rafael" w:date="2025-10-26T01:47:00Z" w16du:dateUtc="2025-10-26T00:47:00Z">
              <w:r w:rsidRPr="00B70AEC">
                <w:rPr>
                  <w:rFonts w:ascii="Times New Roman" w:hAnsi="Times New Roman" w:cs="Times New Roman"/>
                  <w:sz w:val="20"/>
                  <w:szCs w:val="20"/>
                </w:rPr>
                <w:t>Moderately preterm (32⁺⁰ to 33⁺⁶)</w:t>
              </w:r>
            </w:ins>
          </w:p>
        </w:tc>
        <w:tc>
          <w:tcPr>
            <w:tcW w:w="709" w:type="dxa"/>
            <w:hideMark/>
          </w:tcPr>
          <w:p w14:paraId="648BBDF8" w14:textId="77777777" w:rsidR="00A8037A" w:rsidRPr="00B70AEC" w:rsidRDefault="00A8037A" w:rsidP="00083233">
            <w:pPr>
              <w:jc w:val="center"/>
              <w:rPr>
                <w:ins w:id="911" w:author="Audencio Victor Rafael" w:date="2025-10-26T01:47:00Z" w16du:dateUtc="2025-10-26T00:47:00Z"/>
                <w:rFonts w:ascii="Times New Roman" w:hAnsi="Times New Roman" w:cs="Times New Roman"/>
                <w:sz w:val="20"/>
                <w:szCs w:val="20"/>
              </w:rPr>
            </w:pPr>
            <w:ins w:id="912" w:author="Audencio Victor Rafael" w:date="2025-10-26T01:47:00Z" w16du:dateUtc="2025-10-26T00:47:00Z">
              <w:r w:rsidRPr="00B70AEC">
                <w:rPr>
                  <w:rFonts w:ascii="Times New Roman" w:hAnsi="Times New Roman" w:cs="Times New Roman"/>
                  <w:sz w:val="20"/>
                  <w:szCs w:val="20"/>
                </w:rPr>
                <w:t>74</w:t>
              </w:r>
            </w:ins>
          </w:p>
        </w:tc>
        <w:tc>
          <w:tcPr>
            <w:tcW w:w="1134" w:type="dxa"/>
            <w:hideMark/>
          </w:tcPr>
          <w:p w14:paraId="6003C0B6" w14:textId="77777777" w:rsidR="00A8037A" w:rsidRPr="00B70AEC" w:rsidRDefault="00A8037A" w:rsidP="00083233">
            <w:pPr>
              <w:jc w:val="center"/>
              <w:rPr>
                <w:ins w:id="913" w:author="Audencio Victor Rafael" w:date="2025-10-26T01:47:00Z" w16du:dateUtc="2025-10-26T00:47:00Z"/>
                <w:rFonts w:ascii="Times New Roman" w:hAnsi="Times New Roman" w:cs="Times New Roman"/>
                <w:sz w:val="20"/>
                <w:szCs w:val="20"/>
              </w:rPr>
            </w:pPr>
            <w:ins w:id="914" w:author="Audencio Victor Rafael" w:date="2025-10-26T01:47:00Z" w16du:dateUtc="2025-10-26T00:47:00Z">
              <w:r w:rsidRPr="00B70AEC">
                <w:rPr>
                  <w:rFonts w:ascii="Times New Roman" w:hAnsi="Times New Roman" w:cs="Times New Roman"/>
                  <w:sz w:val="20"/>
                  <w:szCs w:val="20"/>
                </w:rPr>
                <w:t>56 (75.7)</w:t>
              </w:r>
            </w:ins>
          </w:p>
        </w:tc>
        <w:tc>
          <w:tcPr>
            <w:tcW w:w="1276" w:type="dxa"/>
          </w:tcPr>
          <w:p w14:paraId="0B04FC5C" w14:textId="77777777" w:rsidR="00A8037A" w:rsidRPr="00B70AEC" w:rsidRDefault="00A8037A" w:rsidP="00083233">
            <w:pPr>
              <w:jc w:val="center"/>
              <w:rPr>
                <w:ins w:id="915" w:author="Audencio Victor Rafael" w:date="2025-10-26T01:47:00Z" w16du:dateUtc="2025-10-26T00:47:00Z"/>
                <w:sz w:val="20"/>
                <w:szCs w:val="20"/>
              </w:rPr>
            </w:pPr>
            <w:ins w:id="916" w:author="Audencio Victor Rafael" w:date="2025-10-26T01:47:00Z" w16du:dateUtc="2025-10-26T00:47:00Z">
              <w:r w:rsidRPr="00B70AEC">
                <w:rPr>
                  <w:rFonts w:ascii="Times New Roman" w:hAnsi="Times New Roman" w:cs="Times New Roman"/>
                  <w:sz w:val="20"/>
                  <w:szCs w:val="20"/>
                </w:rPr>
                <w:t>2 (2.7)</w:t>
              </w:r>
            </w:ins>
          </w:p>
        </w:tc>
        <w:tc>
          <w:tcPr>
            <w:tcW w:w="1559" w:type="dxa"/>
            <w:hideMark/>
          </w:tcPr>
          <w:p w14:paraId="5951FAA9" w14:textId="77777777" w:rsidR="00A8037A" w:rsidRPr="00B70AEC" w:rsidRDefault="00A8037A" w:rsidP="00083233">
            <w:pPr>
              <w:jc w:val="center"/>
              <w:rPr>
                <w:ins w:id="917" w:author="Audencio Victor Rafael" w:date="2025-10-26T01:47:00Z" w16du:dateUtc="2025-10-26T00:47:00Z"/>
                <w:rFonts w:ascii="Times New Roman" w:hAnsi="Times New Roman" w:cs="Times New Roman"/>
                <w:sz w:val="20"/>
                <w:szCs w:val="20"/>
              </w:rPr>
            </w:pPr>
            <w:ins w:id="918" w:author="Audencio Victor Rafael" w:date="2025-10-26T01:47:00Z" w16du:dateUtc="2025-10-26T00:47:00Z">
              <w:r w:rsidRPr="00B70AEC">
                <w:rPr>
                  <w:rFonts w:ascii="Times New Roman" w:hAnsi="Times New Roman" w:cs="Times New Roman"/>
                  <w:sz w:val="20"/>
                  <w:szCs w:val="20"/>
                </w:rPr>
                <w:t>3.6 (0.4–12.3)</w:t>
              </w:r>
            </w:ins>
          </w:p>
        </w:tc>
        <w:tc>
          <w:tcPr>
            <w:tcW w:w="1700" w:type="dxa"/>
            <w:hideMark/>
          </w:tcPr>
          <w:p w14:paraId="390A09CD" w14:textId="77777777" w:rsidR="00A8037A" w:rsidRPr="00B70AEC" w:rsidRDefault="00A8037A" w:rsidP="00083233">
            <w:pPr>
              <w:jc w:val="center"/>
              <w:rPr>
                <w:ins w:id="919" w:author="Audencio Victor Rafael" w:date="2025-10-26T01:47:00Z" w16du:dateUtc="2025-10-26T00:47:00Z"/>
                <w:rFonts w:ascii="Times New Roman" w:hAnsi="Times New Roman" w:cs="Times New Roman"/>
                <w:sz w:val="20"/>
                <w:szCs w:val="20"/>
              </w:rPr>
            </w:pPr>
            <w:ins w:id="920" w:author="Audencio Victor Rafael" w:date="2025-10-26T01:47:00Z" w16du:dateUtc="2025-10-26T00:47:00Z">
              <w:r w:rsidRPr="00B70AEC">
                <w:rPr>
                  <w:rFonts w:ascii="Times New Roman" w:hAnsi="Times New Roman" w:cs="Times New Roman"/>
                  <w:sz w:val="20"/>
                  <w:szCs w:val="20"/>
                </w:rPr>
                <w:t>100 (81.5–100)</w:t>
              </w:r>
            </w:ins>
          </w:p>
        </w:tc>
      </w:tr>
      <w:tr w:rsidR="00A8037A" w:rsidRPr="00B70AEC" w14:paraId="2B27F2F3" w14:textId="77777777" w:rsidTr="00083233">
        <w:trPr>
          <w:trHeight w:val="299"/>
          <w:ins w:id="921" w:author="Audencio Victor Rafael" w:date="2025-10-26T01:47:00Z"/>
        </w:trPr>
        <w:tc>
          <w:tcPr>
            <w:tcW w:w="2972" w:type="dxa"/>
            <w:hideMark/>
          </w:tcPr>
          <w:p w14:paraId="56A99191" w14:textId="77777777" w:rsidR="00A8037A" w:rsidRPr="00B70AEC" w:rsidRDefault="00A8037A" w:rsidP="00083233">
            <w:pPr>
              <w:rPr>
                <w:ins w:id="922" w:author="Audencio Victor Rafael" w:date="2025-10-26T01:47:00Z" w16du:dateUtc="2025-10-26T00:47:00Z"/>
                <w:rFonts w:ascii="Times New Roman" w:hAnsi="Times New Roman" w:cs="Times New Roman"/>
                <w:sz w:val="20"/>
                <w:szCs w:val="20"/>
              </w:rPr>
            </w:pPr>
            <w:ins w:id="923" w:author="Audencio Victor Rafael" w:date="2025-10-26T01:47:00Z" w16du:dateUtc="2025-10-26T00:47:00Z">
              <w:r w:rsidRPr="00B70AEC">
                <w:rPr>
                  <w:rFonts w:ascii="Times New Roman" w:hAnsi="Times New Roman" w:cs="Times New Roman"/>
                  <w:sz w:val="20"/>
                  <w:szCs w:val="20"/>
                </w:rPr>
                <w:t>Late preterm (34⁺⁰ to 36⁺⁶)</w:t>
              </w:r>
            </w:ins>
          </w:p>
        </w:tc>
        <w:tc>
          <w:tcPr>
            <w:tcW w:w="709" w:type="dxa"/>
            <w:hideMark/>
          </w:tcPr>
          <w:p w14:paraId="4242445D" w14:textId="77777777" w:rsidR="00A8037A" w:rsidRPr="00B70AEC" w:rsidRDefault="00A8037A" w:rsidP="00083233">
            <w:pPr>
              <w:jc w:val="center"/>
              <w:rPr>
                <w:ins w:id="924" w:author="Audencio Victor Rafael" w:date="2025-10-26T01:47:00Z" w16du:dateUtc="2025-10-26T00:47:00Z"/>
                <w:rFonts w:ascii="Times New Roman" w:hAnsi="Times New Roman" w:cs="Times New Roman"/>
                <w:sz w:val="20"/>
                <w:szCs w:val="20"/>
              </w:rPr>
            </w:pPr>
            <w:ins w:id="925" w:author="Audencio Victor Rafael" w:date="2025-10-26T01:47:00Z" w16du:dateUtc="2025-10-26T00:47:00Z">
              <w:r w:rsidRPr="00B70AEC">
                <w:rPr>
                  <w:rFonts w:ascii="Times New Roman" w:hAnsi="Times New Roman" w:cs="Times New Roman"/>
                  <w:sz w:val="20"/>
                  <w:szCs w:val="20"/>
                </w:rPr>
                <w:t>248</w:t>
              </w:r>
            </w:ins>
          </w:p>
        </w:tc>
        <w:tc>
          <w:tcPr>
            <w:tcW w:w="1134" w:type="dxa"/>
            <w:hideMark/>
          </w:tcPr>
          <w:p w14:paraId="034571B7" w14:textId="77777777" w:rsidR="00A8037A" w:rsidRPr="00B70AEC" w:rsidRDefault="00A8037A" w:rsidP="00083233">
            <w:pPr>
              <w:jc w:val="center"/>
              <w:rPr>
                <w:ins w:id="926" w:author="Audencio Victor Rafael" w:date="2025-10-26T01:47:00Z" w16du:dateUtc="2025-10-26T00:47:00Z"/>
                <w:rFonts w:ascii="Times New Roman" w:hAnsi="Times New Roman" w:cs="Times New Roman"/>
                <w:sz w:val="20"/>
                <w:szCs w:val="20"/>
              </w:rPr>
            </w:pPr>
            <w:ins w:id="927" w:author="Audencio Victor Rafael" w:date="2025-10-26T01:47:00Z" w16du:dateUtc="2025-10-26T00:47:00Z">
              <w:r w:rsidRPr="00B70AEC">
                <w:rPr>
                  <w:rFonts w:ascii="Times New Roman" w:hAnsi="Times New Roman" w:cs="Times New Roman"/>
                  <w:sz w:val="20"/>
                  <w:szCs w:val="20"/>
                </w:rPr>
                <w:t>107 (43.1)</w:t>
              </w:r>
            </w:ins>
          </w:p>
        </w:tc>
        <w:tc>
          <w:tcPr>
            <w:tcW w:w="1276" w:type="dxa"/>
          </w:tcPr>
          <w:p w14:paraId="1A28295D" w14:textId="77777777" w:rsidR="00A8037A" w:rsidRPr="00B70AEC" w:rsidRDefault="00A8037A" w:rsidP="00083233">
            <w:pPr>
              <w:jc w:val="center"/>
              <w:rPr>
                <w:ins w:id="928" w:author="Audencio Victor Rafael" w:date="2025-10-26T01:47:00Z" w16du:dateUtc="2025-10-26T00:47:00Z"/>
                <w:sz w:val="20"/>
                <w:szCs w:val="20"/>
              </w:rPr>
            </w:pPr>
            <w:ins w:id="929" w:author="Audencio Victor Rafael" w:date="2025-10-26T01:47:00Z" w16du:dateUtc="2025-10-26T00:47:00Z">
              <w:r w:rsidRPr="00B70AEC">
                <w:rPr>
                  <w:rFonts w:ascii="Times New Roman" w:hAnsi="Times New Roman" w:cs="Times New Roman"/>
                  <w:sz w:val="20"/>
                  <w:szCs w:val="20"/>
                </w:rPr>
                <w:t>7 (2.8)</w:t>
              </w:r>
            </w:ins>
          </w:p>
        </w:tc>
        <w:tc>
          <w:tcPr>
            <w:tcW w:w="1559" w:type="dxa"/>
            <w:hideMark/>
          </w:tcPr>
          <w:p w14:paraId="11C78AE4" w14:textId="77777777" w:rsidR="00A8037A" w:rsidRPr="00B70AEC" w:rsidRDefault="00A8037A" w:rsidP="00083233">
            <w:pPr>
              <w:jc w:val="center"/>
              <w:rPr>
                <w:ins w:id="930" w:author="Audencio Victor Rafael" w:date="2025-10-26T01:47:00Z" w16du:dateUtc="2025-10-26T00:47:00Z"/>
                <w:rFonts w:ascii="Times New Roman" w:hAnsi="Times New Roman" w:cs="Times New Roman"/>
                <w:sz w:val="20"/>
                <w:szCs w:val="20"/>
              </w:rPr>
            </w:pPr>
            <w:ins w:id="931" w:author="Audencio Victor Rafael" w:date="2025-10-26T01:47:00Z" w16du:dateUtc="2025-10-26T00:47:00Z">
              <w:r w:rsidRPr="00B70AEC">
                <w:rPr>
                  <w:rFonts w:ascii="Times New Roman" w:hAnsi="Times New Roman" w:cs="Times New Roman"/>
                  <w:sz w:val="20"/>
                  <w:szCs w:val="20"/>
                </w:rPr>
                <w:t>6.5 (2.7–13.0)</w:t>
              </w:r>
            </w:ins>
          </w:p>
        </w:tc>
        <w:tc>
          <w:tcPr>
            <w:tcW w:w="1700" w:type="dxa"/>
            <w:hideMark/>
          </w:tcPr>
          <w:p w14:paraId="2F27F67D" w14:textId="77777777" w:rsidR="00A8037A" w:rsidRPr="00B70AEC" w:rsidRDefault="00A8037A" w:rsidP="00083233">
            <w:pPr>
              <w:jc w:val="center"/>
              <w:rPr>
                <w:ins w:id="932" w:author="Audencio Victor Rafael" w:date="2025-10-26T01:47:00Z" w16du:dateUtc="2025-10-26T00:47:00Z"/>
                <w:rFonts w:ascii="Times New Roman" w:hAnsi="Times New Roman" w:cs="Times New Roman"/>
                <w:sz w:val="20"/>
                <w:szCs w:val="20"/>
              </w:rPr>
            </w:pPr>
            <w:ins w:id="933" w:author="Audencio Victor Rafael" w:date="2025-10-26T01:47:00Z" w16du:dateUtc="2025-10-26T00:47:00Z">
              <w:r w:rsidRPr="00B70AEC">
                <w:rPr>
                  <w:rFonts w:ascii="Times New Roman" w:hAnsi="Times New Roman" w:cs="Times New Roman"/>
                  <w:sz w:val="20"/>
                  <w:szCs w:val="20"/>
                </w:rPr>
                <w:t>100 (97.1–100)</w:t>
              </w:r>
            </w:ins>
          </w:p>
        </w:tc>
      </w:tr>
      <w:tr w:rsidR="00A8037A" w:rsidRPr="00B70AEC" w14:paraId="6C092DF6" w14:textId="77777777" w:rsidTr="00083233">
        <w:trPr>
          <w:trHeight w:val="299"/>
          <w:ins w:id="934" w:author="Audencio Victor Rafael" w:date="2025-10-26T01:47:00Z"/>
        </w:trPr>
        <w:tc>
          <w:tcPr>
            <w:tcW w:w="2972" w:type="dxa"/>
            <w:hideMark/>
          </w:tcPr>
          <w:p w14:paraId="36A03071" w14:textId="77777777" w:rsidR="00A8037A" w:rsidRPr="00B70AEC" w:rsidRDefault="00A8037A" w:rsidP="00083233">
            <w:pPr>
              <w:rPr>
                <w:ins w:id="935" w:author="Audencio Victor Rafael" w:date="2025-10-26T01:47:00Z" w16du:dateUtc="2025-10-26T00:47:00Z"/>
                <w:rFonts w:ascii="Times New Roman" w:hAnsi="Times New Roman" w:cs="Times New Roman"/>
                <w:sz w:val="20"/>
                <w:szCs w:val="20"/>
              </w:rPr>
            </w:pPr>
            <w:ins w:id="936" w:author="Audencio Victor Rafael" w:date="2025-10-26T01:47:00Z" w16du:dateUtc="2025-10-26T00:47:00Z">
              <w:r w:rsidRPr="00B70AEC">
                <w:rPr>
                  <w:rFonts w:ascii="Times New Roman" w:hAnsi="Times New Roman" w:cs="Times New Roman"/>
                  <w:sz w:val="20"/>
                  <w:szCs w:val="20"/>
                </w:rPr>
                <w:t>Term (37⁺⁰ to 42⁺⁶)</w:t>
              </w:r>
            </w:ins>
          </w:p>
        </w:tc>
        <w:tc>
          <w:tcPr>
            <w:tcW w:w="709" w:type="dxa"/>
            <w:hideMark/>
          </w:tcPr>
          <w:p w14:paraId="3A6F2290" w14:textId="77777777" w:rsidR="00A8037A" w:rsidRPr="00B70AEC" w:rsidRDefault="00A8037A" w:rsidP="00083233">
            <w:pPr>
              <w:jc w:val="center"/>
              <w:rPr>
                <w:ins w:id="937" w:author="Audencio Victor Rafael" w:date="2025-10-26T01:47:00Z" w16du:dateUtc="2025-10-26T00:47:00Z"/>
                <w:rFonts w:ascii="Times New Roman" w:hAnsi="Times New Roman" w:cs="Times New Roman"/>
                <w:sz w:val="20"/>
                <w:szCs w:val="20"/>
              </w:rPr>
            </w:pPr>
            <w:ins w:id="938" w:author="Audencio Victor Rafael" w:date="2025-10-26T01:47:00Z" w16du:dateUtc="2025-10-26T00:47:00Z">
              <w:r w:rsidRPr="00B70AEC">
                <w:rPr>
                  <w:rFonts w:ascii="Times New Roman" w:hAnsi="Times New Roman" w:cs="Times New Roman"/>
                  <w:sz w:val="20"/>
                  <w:szCs w:val="20"/>
                </w:rPr>
                <w:t>236</w:t>
              </w:r>
            </w:ins>
          </w:p>
        </w:tc>
        <w:tc>
          <w:tcPr>
            <w:tcW w:w="1134" w:type="dxa"/>
            <w:hideMark/>
          </w:tcPr>
          <w:p w14:paraId="548DBB0A" w14:textId="77777777" w:rsidR="00A8037A" w:rsidRPr="00B70AEC" w:rsidRDefault="00A8037A" w:rsidP="00083233">
            <w:pPr>
              <w:jc w:val="center"/>
              <w:rPr>
                <w:ins w:id="939" w:author="Audencio Victor Rafael" w:date="2025-10-26T01:47:00Z" w16du:dateUtc="2025-10-26T00:47:00Z"/>
                <w:rFonts w:ascii="Times New Roman" w:hAnsi="Times New Roman" w:cs="Times New Roman"/>
                <w:sz w:val="20"/>
                <w:szCs w:val="20"/>
              </w:rPr>
            </w:pPr>
            <w:ins w:id="940" w:author="Audencio Victor Rafael" w:date="2025-10-26T01:47:00Z" w16du:dateUtc="2025-10-26T00:47:00Z">
              <w:r w:rsidRPr="00B70AEC">
                <w:rPr>
                  <w:rFonts w:ascii="Times New Roman" w:hAnsi="Times New Roman" w:cs="Times New Roman"/>
                  <w:sz w:val="20"/>
                  <w:szCs w:val="20"/>
                </w:rPr>
                <w:t>83 (35.2)</w:t>
              </w:r>
            </w:ins>
          </w:p>
        </w:tc>
        <w:tc>
          <w:tcPr>
            <w:tcW w:w="1276" w:type="dxa"/>
          </w:tcPr>
          <w:p w14:paraId="5C4D4878" w14:textId="77777777" w:rsidR="00A8037A" w:rsidRPr="00B70AEC" w:rsidRDefault="00A8037A" w:rsidP="00083233">
            <w:pPr>
              <w:jc w:val="center"/>
              <w:rPr>
                <w:ins w:id="941" w:author="Audencio Victor Rafael" w:date="2025-10-26T01:47:00Z" w16du:dateUtc="2025-10-26T00:47:00Z"/>
                <w:sz w:val="20"/>
                <w:szCs w:val="20"/>
              </w:rPr>
            </w:pPr>
            <w:ins w:id="942" w:author="Audencio Victor Rafael" w:date="2025-10-26T01:47:00Z" w16du:dateUtc="2025-10-26T00:47:00Z">
              <w:r w:rsidRPr="00B70AEC">
                <w:rPr>
                  <w:rFonts w:ascii="Times New Roman" w:hAnsi="Times New Roman" w:cs="Times New Roman"/>
                  <w:sz w:val="20"/>
                  <w:szCs w:val="20"/>
                </w:rPr>
                <w:t>42 (17.8)</w:t>
              </w:r>
            </w:ins>
          </w:p>
        </w:tc>
        <w:tc>
          <w:tcPr>
            <w:tcW w:w="1559" w:type="dxa"/>
            <w:hideMark/>
          </w:tcPr>
          <w:p w14:paraId="1BE21BA2" w14:textId="77777777" w:rsidR="00A8037A" w:rsidRPr="00B70AEC" w:rsidRDefault="00A8037A" w:rsidP="00083233">
            <w:pPr>
              <w:jc w:val="center"/>
              <w:rPr>
                <w:ins w:id="943" w:author="Audencio Victor Rafael" w:date="2025-10-26T01:47:00Z" w16du:dateUtc="2025-10-26T00:47:00Z"/>
                <w:rFonts w:ascii="Times New Roman" w:hAnsi="Times New Roman" w:cs="Times New Roman"/>
                <w:sz w:val="20"/>
                <w:szCs w:val="20"/>
              </w:rPr>
            </w:pPr>
            <w:ins w:id="944" w:author="Audencio Victor Rafael" w:date="2025-10-26T01:47:00Z" w16du:dateUtc="2025-10-26T00:47:00Z">
              <w:r w:rsidRPr="00B70AEC">
                <w:rPr>
                  <w:rFonts w:ascii="Times New Roman" w:hAnsi="Times New Roman" w:cs="Times New Roman"/>
                  <w:sz w:val="20"/>
                  <w:szCs w:val="20"/>
                </w:rPr>
                <w:t>34.2 (25.5–43.6)</w:t>
              </w:r>
            </w:ins>
          </w:p>
        </w:tc>
        <w:tc>
          <w:tcPr>
            <w:tcW w:w="1700" w:type="dxa"/>
            <w:hideMark/>
          </w:tcPr>
          <w:p w14:paraId="4C4AC8E1" w14:textId="77777777" w:rsidR="00A8037A" w:rsidRPr="00B70AEC" w:rsidRDefault="00A8037A" w:rsidP="00083233">
            <w:pPr>
              <w:jc w:val="center"/>
              <w:rPr>
                <w:ins w:id="945" w:author="Audencio Victor Rafael" w:date="2025-10-26T01:47:00Z" w16du:dateUtc="2025-10-26T00:47:00Z"/>
                <w:rFonts w:ascii="Times New Roman" w:hAnsi="Times New Roman" w:cs="Times New Roman"/>
                <w:sz w:val="20"/>
                <w:szCs w:val="20"/>
              </w:rPr>
            </w:pPr>
            <w:ins w:id="946" w:author="Audencio Victor Rafael" w:date="2025-10-26T01:47:00Z" w16du:dateUtc="2025-10-26T00:47:00Z">
              <w:r w:rsidRPr="00B70AEC">
                <w:rPr>
                  <w:rFonts w:ascii="Times New Roman" w:hAnsi="Times New Roman" w:cs="Times New Roman"/>
                  <w:sz w:val="20"/>
                  <w:szCs w:val="20"/>
                </w:rPr>
                <w:t>97.8 (93.5–99.4)</w:t>
              </w:r>
            </w:ins>
          </w:p>
        </w:tc>
      </w:tr>
      <w:tr w:rsidR="00A8037A" w:rsidRPr="00B70AEC" w14:paraId="635F225F" w14:textId="77777777" w:rsidTr="00083233">
        <w:trPr>
          <w:trHeight w:val="299"/>
          <w:ins w:id="947" w:author="Audencio Victor Rafael" w:date="2025-10-26T01:47:00Z"/>
        </w:trPr>
        <w:tc>
          <w:tcPr>
            <w:tcW w:w="2972" w:type="dxa"/>
            <w:hideMark/>
          </w:tcPr>
          <w:p w14:paraId="3735287C" w14:textId="77777777" w:rsidR="00A8037A" w:rsidRPr="00B70AEC" w:rsidRDefault="00A8037A" w:rsidP="00083233">
            <w:pPr>
              <w:rPr>
                <w:ins w:id="948" w:author="Audencio Victor Rafael" w:date="2025-10-26T01:47:00Z" w16du:dateUtc="2025-10-26T00:47:00Z"/>
                <w:rFonts w:ascii="Times New Roman" w:hAnsi="Times New Roman" w:cs="Times New Roman"/>
                <w:sz w:val="20"/>
                <w:szCs w:val="20"/>
              </w:rPr>
            </w:pPr>
            <w:ins w:id="949" w:author="Audencio Victor Rafael" w:date="2025-10-26T01:47:00Z" w16du:dateUtc="2025-10-26T00:47:00Z">
              <w:r w:rsidRPr="00B70AEC">
                <w:rPr>
                  <w:rFonts w:ascii="Times New Roman" w:hAnsi="Times New Roman" w:cs="Times New Roman"/>
                  <w:sz w:val="20"/>
                  <w:szCs w:val="20"/>
                </w:rPr>
                <w:t>Early term (37⁺⁰ to 38⁺⁶)</w:t>
              </w:r>
            </w:ins>
          </w:p>
        </w:tc>
        <w:tc>
          <w:tcPr>
            <w:tcW w:w="709" w:type="dxa"/>
            <w:hideMark/>
          </w:tcPr>
          <w:p w14:paraId="0D5EE91A" w14:textId="77777777" w:rsidR="00A8037A" w:rsidRPr="00B70AEC" w:rsidRDefault="00A8037A" w:rsidP="00083233">
            <w:pPr>
              <w:jc w:val="center"/>
              <w:rPr>
                <w:ins w:id="950" w:author="Audencio Victor Rafael" w:date="2025-10-26T01:47:00Z" w16du:dateUtc="2025-10-26T00:47:00Z"/>
                <w:rFonts w:ascii="Times New Roman" w:hAnsi="Times New Roman" w:cs="Times New Roman"/>
                <w:sz w:val="20"/>
                <w:szCs w:val="20"/>
              </w:rPr>
            </w:pPr>
            <w:ins w:id="951" w:author="Audencio Victor Rafael" w:date="2025-10-26T01:47:00Z" w16du:dateUtc="2025-10-26T00:47:00Z">
              <w:r w:rsidRPr="00B70AEC">
                <w:rPr>
                  <w:rFonts w:ascii="Times New Roman" w:hAnsi="Times New Roman" w:cs="Times New Roman"/>
                  <w:sz w:val="20"/>
                  <w:szCs w:val="20"/>
                </w:rPr>
                <w:t>168</w:t>
              </w:r>
            </w:ins>
          </w:p>
        </w:tc>
        <w:tc>
          <w:tcPr>
            <w:tcW w:w="1134" w:type="dxa"/>
            <w:hideMark/>
          </w:tcPr>
          <w:p w14:paraId="0D214BF0" w14:textId="77777777" w:rsidR="00A8037A" w:rsidRPr="00B70AEC" w:rsidRDefault="00A8037A" w:rsidP="00083233">
            <w:pPr>
              <w:jc w:val="center"/>
              <w:rPr>
                <w:ins w:id="952" w:author="Audencio Victor Rafael" w:date="2025-10-26T01:47:00Z" w16du:dateUtc="2025-10-26T00:47:00Z"/>
                <w:rFonts w:ascii="Times New Roman" w:hAnsi="Times New Roman" w:cs="Times New Roman"/>
                <w:sz w:val="20"/>
                <w:szCs w:val="20"/>
              </w:rPr>
            </w:pPr>
            <w:ins w:id="953" w:author="Audencio Victor Rafael" w:date="2025-10-26T01:47:00Z" w16du:dateUtc="2025-10-26T00:47:00Z">
              <w:r w:rsidRPr="00B70AEC">
                <w:rPr>
                  <w:rFonts w:ascii="Times New Roman" w:hAnsi="Times New Roman" w:cs="Times New Roman"/>
                  <w:sz w:val="20"/>
                  <w:szCs w:val="20"/>
                </w:rPr>
                <w:t>61 (36.3)</w:t>
              </w:r>
            </w:ins>
          </w:p>
        </w:tc>
        <w:tc>
          <w:tcPr>
            <w:tcW w:w="1276" w:type="dxa"/>
          </w:tcPr>
          <w:p w14:paraId="516AE039" w14:textId="77777777" w:rsidR="00A8037A" w:rsidRPr="00B70AEC" w:rsidRDefault="00A8037A" w:rsidP="00083233">
            <w:pPr>
              <w:jc w:val="center"/>
              <w:rPr>
                <w:ins w:id="954" w:author="Audencio Victor Rafael" w:date="2025-10-26T01:47:00Z" w16du:dateUtc="2025-10-26T00:47:00Z"/>
                <w:sz w:val="20"/>
                <w:szCs w:val="20"/>
              </w:rPr>
            </w:pPr>
            <w:ins w:id="955" w:author="Audencio Victor Rafael" w:date="2025-10-26T01:47:00Z" w16du:dateUtc="2025-10-26T00:47:00Z">
              <w:r w:rsidRPr="00B70AEC">
                <w:rPr>
                  <w:rFonts w:ascii="Times New Roman" w:hAnsi="Times New Roman" w:cs="Times New Roman"/>
                  <w:sz w:val="20"/>
                  <w:szCs w:val="20"/>
                </w:rPr>
                <w:t>23 (13.7)</w:t>
              </w:r>
            </w:ins>
          </w:p>
        </w:tc>
        <w:tc>
          <w:tcPr>
            <w:tcW w:w="1559" w:type="dxa"/>
            <w:hideMark/>
          </w:tcPr>
          <w:p w14:paraId="0C28C0BA" w14:textId="77777777" w:rsidR="00A8037A" w:rsidRPr="00B70AEC" w:rsidRDefault="00A8037A" w:rsidP="00083233">
            <w:pPr>
              <w:jc w:val="center"/>
              <w:rPr>
                <w:ins w:id="956" w:author="Audencio Victor Rafael" w:date="2025-10-26T01:47:00Z" w16du:dateUtc="2025-10-26T00:47:00Z"/>
                <w:rFonts w:ascii="Times New Roman" w:hAnsi="Times New Roman" w:cs="Times New Roman"/>
                <w:sz w:val="20"/>
                <w:szCs w:val="20"/>
              </w:rPr>
            </w:pPr>
            <w:ins w:id="957" w:author="Audencio Victor Rafael" w:date="2025-10-26T01:47:00Z" w16du:dateUtc="2025-10-26T00:47:00Z">
              <w:r w:rsidRPr="00B70AEC">
                <w:rPr>
                  <w:rFonts w:ascii="Times New Roman" w:hAnsi="Times New Roman" w:cs="Times New Roman"/>
                  <w:sz w:val="20"/>
                  <w:szCs w:val="20"/>
                </w:rPr>
                <w:t>37.7 (25.6–51.6)</w:t>
              </w:r>
            </w:ins>
          </w:p>
        </w:tc>
        <w:tc>
          <w:tcPr>
            <w:tcW w:w="1700" w:type="dxa"/>
            <w:hideMark/>
          </w:tcPr>
          <w:p w14:paraId="12766721" w14:textId="77777777" w:rsidR="00A8037A" w:rsidRPr="00B70AEC" w:rsidRDefault="00A8037A" w:rsidP="00083233">
            <w:pPr>
              <w:jc w:val="center"/>
              <w:rPr>
                <w:ins w:id="958" w:author="Audencio Victor Rafael" w:date="2025-10-26T01:47:00Z" w16du:dateUtc="2025-10-26T00:47:00Z"/>
                <w:rFonts w:ascii="Times New Roman" w:hAnsi="Times New Roman" w:cs="Times New Roman"/>
                <w:sz w:val="20"/>
                <w:szCs w:val="20"/>
              </w:rPr>
            </w:pPr>
            <w:ins w:id="959" w:author="Audencio Victor Rafael" w:date="2025-10-26T01:47:00Z" w16du:dateUtc="2025-10-26T00:47:00Z">
              <w:r w:rsidRPr="00B70AEC">
                <w:rPr>
                  <w:rFonts w:ascii="Times New Roman" w:hAnsi="Times New Roman" w:cs="Times New Roman"/>
                  <w:sz w:val="20"/>
                  <w:szCs w:val="20"/>
                </w:rPr>
                <w:t>100 (93.5–100)</w:t>
              </w:r>
            </w:ins>
          </w:p>
        </w:tc>
      </w:tr>
      <w:tr w:rsidR="00A8037A" w:rsidRPr="00B70AEC" w14:paraId="34F3B0CA" w14:textId="77777777" w:rsidTr="00083233">
        <w:trPr>
          <w:trHeight w:val="299"/>
          <w:ins w:id="960" w:author="Audencio Victor Rafael" w:date="2025-10-26T01:47:00Z"/>
        </w:trPr>
        <w:tc>
          <w:tcPr>
            <w:tcW w:w="2972" w:type="dxa"/>
            <w:hideMark/>
          </w:tcPr>
          <w:p w14:paraId="53B677FE" w14:textId="77777777" w:rsidR="00A8037A" w:rsidRPr="00B70AEC" w:rsidRDefault="00A8037A" w:rsidP="00083233">
            <w:pPr>
              <w:rPr>
                <w:ins w:id="961" w:author="Audencio Victor Rafael" w:date="2025-10-26T01:47:00Z" w16du:dateUtc="2025-10-26T00:47:00Z"/>
                <w:rFonts w:ascii="Times New Roman" w:hAnsi="Times New Roman" w:cs="Times New Roman"/>
                <w:sz w:val="20"/>
                <w:szCs w:val="20"/>
              </w:rPr>
            </w:pPr>
            <w:ins w:id="962" w:author="Audencio Victor Rafael" w:date="2025-10-26T01:47:00Z" w16du:dateUtc="2025-10-26T00:47:00Z">
              <w:r w:rsidRPr="00B70AEC">
                <w:rPr>
                  <w:rFonts w:ascii="Times New Roman" w:hAnsi="Times New Roman" w:cs="Times New Roman"/>
                  <w:sz w:val="20"/>
                  <w:szCs w:val="20"/>
                </w:rPr>
                <w:t>Full term (39⁺⁰ to 40⁺⁶)</w:t>
              </w:r>
            </w:ins>
          </w:p>
        </w:tc>
        <w:tc>
          <w:tcPr>
            <w:tcW w:w="709" w:type="dxa"/>
            <w:hideMark/>
          </w:tcPr>
          <w:p w14:paraId="1A26312E" w14:textId="77777777" w:rsidR="00A8037A" w:rsidRPr="00B70AEC" w:rsidRDefault="00A8037A" w:rsidP="00083233">
            <w:pPr>
              <w:jc w:val="center"/>
              <w:rPr>
                <w:ins w:id="963" w:author="Audencio Victor Rafael" w:date="2025-10-26T01:47:00Z" w16du:dateUtc="2025-10-26T00:47:00Z"/>
                <w:rFonts w:ascii="Times New Roman" w:hAnsi="Times New Roman" w:cs="Times New Roman"/>
                <w:sz w:val="20"/>
                <w:szCs w:val="20"/>
              </w:rPr>
            </w:pPr>
            <w:ins w:id="964" w:author="Audencio Victor Rafael" w:date="2025-10-26T01:47:00Z" w16du:dateUtc="2025-10-26T00:47:00Z">
              <w:r w:rsidRPr="00B70AEC">
                <w:rPr>
                  <w:rFonts w:ascii="Times New Roman" w:hAnsi="Times New Roman" w:cs="Times New Roman"/>
                  <w:sz w:val="20"/>
                  <w:szCs w:val="20"/>
                </w:rPr>
                <w:t>48</w:t>
              </w:r>
            </w:ins>
          </w:p>
        </w:tc>
        <w:tc>
          <w:tcPr>
            <w:tcW w:w="1134" w:type="dxa"/>
            <w:hideMark/>
          </w:tcPr>
          <w:p w14:paraId="46396663" w14:textId="77777777" w:rsidR="00A8037A" w:rsidRPr="00B70AEC" w:rsidRDefault="00A8037A" w:rsidP="00083233">
            <w:pPr>
              <w:jc w:val="center"/>
              <w:rPr>
                <w:ins w:id="965" w:author="Audencio Victor Rafael" w:date="2025-10-26T01:47:00Z" w16du:dateUtc="2025-10-26T00:47:00Z"/>
                <w:rFonts w:ascii="Times New Roman" w:hAnsi="Times New Roman" w:cs="Times New Roman"/>
                <w:sz w:val="20"/>
                <w:szCs w:val="20"/>
              </w:rPr>
            </w:pPr>
            <w:ins w:id="966" w:author="Audencio Victor Rafael" w:date="2025-10-26T01:47:00Z" w16du:dateUtc="2025-10-26T00:47:00Z">
              <w:r w:rsidRPr="00B70AEC">
                <w:rPr>
                  <w:rFonts w:ascii="Times New Roman" w:hAnsi="Times New Roman" w:cs="Times New Roman"/>
                  <w:sz w:val="20"/>
                  <w:szCs w:val="20"/>
                </w:rPr>
                <w:t>19 (39.6)</w:t>
              </w:r>
            </w:ins>
          </w:p>
        </w:tc>
        <w:tc>
          <w:tcPr>
            <w:tcW w:w="1276" w:type="dxa"/>
          </w:tcPr>
          <w:p w14:paraId="2319B20B" w14:textId="77777777" w:rsidR="00A8037A" w:rsidRPr="00B70AEC" w:rsidRDefault="00A8037A" w:rsidP="00083233">
            <w:pPr>
              <w:jc w:val="center"/>
              <w:rPr>
                <w:ins w:id="967" w:author="Audencio Victor Rafael" w:date="2025-10-26T01:47:00Z" w16du:dateUtc="2025-10-26T00:47:00Z"/>
                <w:sz w:val="20"/>
                <w:szCs w:val="20"/>
              </w:rPr>
            </w:pPr>
            <w:ins w:id="968" w:author="Audencio Victor Rafael" w:date="2025-10-26T01:47:00Z" w16du:dateUtc="2025-10-26T00:47:00Z">
              <w:r w:rsidRPr="00B70AEC">
                <w:rPr>
                  <w:rFonts w:ascii="Times New Roman" w:hAnsi="Times New Roman" w:cs="Times New Roman"/>
                  <w:sz w:val="20"/>
                  <w:szCs w:val="20"/>
                </w:rPr>
                <w:t>19 (39.6)</w:t>
              </w:r>
            </w:ins>
          </w:p>
        </w:tc>
        <w:tc>
          <w:tcPr>
            <w:tcW w:w="1559" w:type="dxa"/>
            <w:hideMark/>
          </w:tcPr>
          <w:p w14:paraId="2BD00DD0" w14:textId="77777777" w:rsidR="00A8037A" w:rsidRPr="00B70AEC" w:rsidRDefault="00A8037A" w:rsidP="00083233">
            <w:pPr>
              <w:jc w:val="center"/>
              <w:rPr>
                <w:ins w:id="969" w:author="Audencio Victor Rafael" w:date="2025-10-26T01:47:00Z" w16du:dateUtc="2025-10-26T00:47:00Z"/>
                <w:rFonts w:ascii="Times New Roman" w:hAnsi="Times New Roman" w:cs="Times New Roman"/>
                <w:sz w:val="20"/>
                <w:szCs w:val="20"/>
              </w:rPr>
            </w:pPr>
            <w:ins w:id="970" w:author="Audencio Victor Rafael" w:date="2025-10-26T01:47:00Z" w16du:dateUtc="2025-10-26T00:47:00Z">
              <w:r w:rsidRPr="00B70AEC">
                <w:rPr>
                  <w:rFonts w:ascii="Times New Roman" w:hAnsi="Times New Roman" w:cs="Times New Roman"/>
                  <w:sz w:val="20"/>
                  <w:szCs w:val="20"/>
                </w:rPr>
                <w:t>54.2 (29.1–77.1)</w:t>
              </w:r>
            </w:ins>
          </w:p>
        </w:tc>
        <w:tc>
          <w:tcPr>
            <w:tcW w:w="1700" w:type="dxa"/>
            <w:hideMark/>
          </w:tcPr>
          <w:p w14:paraId="67AEB8C8" w14:textId="77777777" w:rsidR="00A8037A" w:rsidRPr="00B70AEC" w:rsidRDefault="00A8037A" w:rsidP="00083233">
            <w:pPr>
              <w:jc w:val="center"/>
              <w:rPr>
                <w:ins w:id="971" w:author="Audencio Victor Rafael" w:date="2025-10-26T01:47:00Z" w16du:dateUtc="2025-10-26T00:47:00Z"/>
                <w:rFonts w:ascii="Times New Roman" w:hAnsi="Times New Roman" w:cs="Times New Roman"/>
                <w:sz w:val="20"/>
                <w:szCs w:val="20"/>
              </w:rPr>
            </w:pPr>
            <w:ins w:id="972" w:author="Audencio Victor Rafael" w:date="2025-10-26T01:47:00Z" w16du:dateUtc="2025-10-26T00:47:00Z">
              <w:r w:rsidRPr="00B70AEC">
                <w:rPr>
                  <w:rFonts w:ascii="Times New Roman" w:hAnsi="Times New Roman" w:cs="Times New Roman"/>
                  <w:sz w:val="20"/>
                  <w:szCs w:val="20"/>
                </w:rPr>
                <w:t>100 (75.9–100)</w:t>
              </w:r>
            </w:ins>
          </w:p>
        </w:tc>
      </w:tr>
      <w:tr w:rsidR="00A8037A" w:rsidRPr="00B70AEC" w14:paraId="1B2F185E" w14:textId="77777777" w:rsidTr="00083233">
        <w:trPr>
          <w:trHeight w:val="299"/>
          <w:ins w:id="973" w:author="Audencio Victor Rafael" w:date="2025-10-26T01:47:00Z"/>
        </w:trPr>
        <w:tc>
          <w:tcPr>
            <w:tcW w:w="2972" w:type="dxa"/>
            <w:hideMark/>
          </w:tcPr>
          <w:p w14:paraId="03D210F3" w14:textId="77777777" w:rsidR="00A8037A" w:rsidRPr="00B70AEC" w:rsidRDefault="00A8037A" w:rsidP="00083233">
            <w:pPr>
              <w:rPr>
                <w:ins w:id="974" w:author="Audencio Victor Rafael" w:date="2025-10-26T01:47:00Z" w16du:dateUtc="2025-10-26T00:47:00Z"/>
                <w:rFonts w:ascii="Times New Roman" w:hAnsi="Times New Roman" w:cs="Times New Roman"/>
                <w:sz w:val="20"/>
                <w:szCs w:val="20"/>
              </w:rPr>
            </w:pPr>
            <w:ins w:id="975" w:author="Audencio Victor Rafael" w:date="2025-10-26T01:47:00Z" w16du:dateUtc="2025-10-26T00:47:00Z">
              <w:r w:rsidRPr="00B70AEC">
                <w:rPr>
                  <w:rFonts w:ascii="Times New Roman" w:hAnsi="Times New Roman" w:cs="Times New Roman"/>
                  <w:sz w:val="20"/>
                  <w:szCs w:val="20"/>
                </w:rPr>
                <w:t>Late term (41⁺⁰ to 42⁺⁶)</w:t>
              </w:r>
            </w:ins>
          </w:p>
        </w:tc>
        <w:tc>
          <w:tcPr>
            <w:tcW w:w="709" w:type="dxa"/>
            <w:hideMark/>
          </w:tcPr>
          <w:p w14:paraId="2CE0EC68" w14:textId="77777777" w:rsidR="00A8037A" w:rsidRPr="00B70AEC" w:rsidRDefault="00A8037A" w:rsidP="00083233">
            <w:pPr>
              <w:jc w:val="center"/>
              <w:rPr>
                <w:ins w:id="976" w:author="Audencio Victor Rafael" w:date="2025-10-26T01:47:00Z" w16du:dateUtc="2025-10-26T00:47:00Z"/>
                <w:rFonts w:ascii="Times New Roman" w:hAnsi="Times New Roman" w:cs="Times New Roman"/>
                <w:sz w:val="20"/>
                <w:szCs w:val="20"/>
              </w:rPr>
            </w:pPr>
            <w:ins w:id="977" w:author="Audencio Victor Rafael" w:date="2025-10-26T01:47:00Z" w16du:dateUtc="2025-10-26T00:47:00Z">
              <w:r w:rsidRPr="00B70AEC">
                <w:rPr>
                  <w:rFonts w:ascii="Times New Roman" w:hAnsi="Times New Roman" w:cs="Times New Roman"/>
                  <w:sz w:val="20"/>
                  <w:szCs w:val="20"/>
                </w:rPr>
                <w:t>20</w:t>
              </w:r>
            </w:ins>
          </w:p>
        </w:tc>
        <w:tc>
          <w:tcPr>
            <w:tcW w:w="1134" w:type="dxa"/>
            <w:hideMark/>
          </w:tcPr>
          <w:p w14:paraId="4BDA191D" w14:textId="77777777" w:rsidR="00A8037A" w:rsidRPr="00B70AEC" w:rsidRDefault="00A8037A" w:rsidP="00083233">
            <w:pPr>
              <w:jc w:val="center"/>
              <w:rPr>
                <w:ins w:id="978" w:author="Audencio Victor Rafael" w:date="2025-10-26T01:47:00Z" w16du:dateUtc="2025-10-26T00:47:00Z"/>
                <w:rFonts w:ascii="Times New Roman" w:hAnsi="Times New Roman" w:cs="Times New Roman"/>
                <w:sz w:val="20"/>
                <w:szCs w:val="20"/>
              </w:rPr>
            </w:pPr>
            <w:ins w:id="979" w:author="Audencio Victor Rafael" w:date="2025-10-26T01:47:00Z" w16du:dateUtc="2025-10-26T00:47:00Z">
              <w:r w:rsidRPr="00B70AEC">
                <w:rPr>
                  <w:rFonts w:ascii="Times New Roman" w:hAnsi="Times New Roman" w:cs="Times New Roman"/>
                  <w:sz w:val="20"/>
                  <w:szCs w:val="20"/>
                </w:rPr>
                <w:t>5 (25.0)</w:t>
              </w:r>
            </w:ins>
          </w:p>
        </w:tc>
        <w:tc>
          <w:tcPr>
            <w:tcW w:w="1276" w:type="dxa"/>
          </w:tcPr>
          <w:p w14:paraId="09024461" w14:textId="77777777" w:rsidR="00A8037A" w:rsidRPr="00B70AEC" w:rsidRDefault="00A8037A" w:rsidP="00083233">
            <w:pPr>
              <w:jc w:val="center"/>
              <w:rPr>
                <w:ins w:id="980" w:author="Audencio Victor Rafael" w:date="2025-10-26T01:47:00Z" w16du:dateUtc="2025-10-26T00:47:00Z"/>
                <w:sz w:val="20"/>
                <w:szCs w:val="20"/>
              </w:rPr>
            </w:pPr>
            <w:ins w:id="981" w:author="Audencio Victor Rafael" w:date="2025-10-26T01:47:00Z" w16du:dateUtc="2025-10-26T00:47:00Z">
              <w:r w:rsidRPr="00B70AEC">
                <w:rPr>
                  <w:rFonts w:ascii="Times New Roman" w:hAnsi="Times New Roman" w:cs="Times New Roman"/>
                  <w:sz w:val="20"/>
                  <w:szCs w:val="20"/>
                </w:rPr>
                <w:t>6 (30.0)</w:t>
              </w:r>
            </w:ins>
          </w:p>
        </w:tc>
        <w:tc>
          <w:tcPr>
            <w:tcW w:w="1559" w:type="dxa"/>
            <w:hideMark/>
          </w:tcPr>
          <w:p w14:paraId="370604B9" w14:textId="77777777" w:rsidR="00A8037A" w:rsidRPr="00B70AEC" w:rsidRDefault="00A8037A" w:rsidP="00083233">
            <w:pPr>
              <w:jc w:val="center"/>
              <w:rPr>
                <w:ins w:id="982" w:author="Audencio Victor Rafael" w:date="2025-10-26T01:47:00Z" w16du:dateUtc="2025-10-26T00:47:00Z"/>
                <w:rFonts w:ascii="Times New Roman" w:hAnsi="Times New Roman" w:cs="Times New Roman"/>
                <w:sz w:val="20"/>
                <w:szCs w:val="20"/>
              </w:rPr>
            </w:pPr>
            <w:ins w:id="983" w:author="Audencio Victor Rafael" w:date="2025-10-26T01:47:00Z" w16du:dateUtc="2025-10-26T00:47:00Z">
              <w:r w:rsidRPr="00B70AEC">
                <w:rPr>
                  <w:rFonts w:ascii="Times New Roman" w:hAnsi="Times New Roman" w:cs="Times New Roman"/>
                  <w:sz w:val="20"/>
                  <w:szCs w:val="20"/>
                </w:rPr>
                <w:t>100 (47.8–100)</w:t>
              </w:r>
            </w:ins>
          </w:p>
        </w:tc>
        <w:tc>
          <w:tcPr>
            <w:tcW w:w="1700" w:type="dxa"/>
            <w:hideMark/>
          </w:tcPr>
          <w:p w14:paraId="7CEFEB9E" w14:textId="77777777" w:rsidR="00A8037A" w:rsidRPr="00B70AEC" w:rsidRDefault="00A8037A" w:rsidP="00083233">
            <w:pPr>
              <w:jc w:val="center"/>
              <w:rPr>
                <w:ins w:id="984" w:author="Audencio Victor Rafael" w:date="2025-10-26T01:47:00Z" w16du:dateUtc="2025-10-26T00:47:00Z"/>
                <w:rFonts w:ascii="Times New Roman" w:hAnsi="Times New Roman" w:cs="Times New Roman"/>
                <w:sz w:val="20"/>
                <w:szCs w:val="20"/>
              </w:rPr>
            </w:pPr>
            <w:ins w:id="985" w:author="Audencio Victor Rafael" w:date="2025-10-26T01:47:00Z" w16du:dateUtc="2025-10-26T00:47:00Z">
              <w:r w:rsidRPr="00B70AEC">
                <w:rPr>
                  <w:rFonts w:ascii="Times New Roman" w:hAnsi="Times New Roman" w:cs="Times New Roman"/>
                  <w:sz w:val="20"/>
                  <w:szCs w:val="20"/>
                </w:rPr>
                <w:t>93.3 (68.1–99.8)</w:t>
              </w:r>
            </w:ins>
          </w:p>
        </w:tc>
      </w:tr>
    </w:tbl>
    <w:tbl>
      <w:tblPr>
        <w:tblStyle w:val="TableGrid"/>
        <w:tblW w:w="0" w:type="auto"/>
        <w:tblLayout w:type="fixed"/>
        <w:tblLook w:val="04A0" w:firstRow="1" w:lastRow="0" w:firstColumn="1" w:lastColumn="0" w:noHBand="0" w:noVBand="1"/>
      </w:tblPr>
      <w:tblGrid>
        <w:gridCol w:w="2830"/>
        <w:gridCol w:w="567"/>
        <w:gridCol w:w="1134"/>
        <w:gridCol w:w="1134"/>
        <w:gridCol w:w="1701"/>
        <w:gridCol w:w="1650"/>
      </w:tblGrid>
      <w:tr w:rsidR="00852950" w:rsidDel="00A8037A" w14:paraId="70DE41BD" w14:textId="12F2DCA1" w:rsidTr="002B2E0F">
        <w:trPr>
          <w:del w:id="986" w:author="Audencio Victor Rafael" w:date="2025-10-26T01:47:00Z"/>
        </w:trPr>
        <w:tc>
          <w:tcPr>
            <w:tcW w:w="2830" w:type="dxa"/>
          </w:tcPr>
          <w:p w14:paraId="18890E39" w14:textId="050E8162" w:rsidR="00FD262F" w:rsidRPr="00C20EF0" w:rsidDel="00A8037A" w:rsidRDefault="00FD262F" w:rsidP="00BA37E6">
            <w:pPr>
              <w:jc w:val="center"/>
              <w:rPr>
                <w:del w:id="987" w:author="Audencio Victor Rafael" w:date="2025-10-26T01:47:00Z" w16du:dateUtc="2025-10-26T00:47:00Z"/>
                <w:rFonts w:ascii="Times New Roman" w:hAnsi="Times New Roman" w:cs="Times New Roman"/>
                <w:b/>
                <w:bCs/>
                <w:sz w:val="20"/>
                <w:szCs w:val="20"/>
                <w:vertAlign w:val="superscript"/>
              </w:rPr>
            </w:pPr>
            <w:del w:id="988" w:author="Audencio Victor Rafael" w:date="2025-10-26T01:47:00Z" w16du:dateUtc="2025-10-26T00:47:00Z">
              <w:r w:rsidRPr="00915300" w:rsidDel="00A8037A">
                <w:rPr>
                  <w:rFonts w:ascii="Times New Roman" w:hAnsi="Times New Roman" w:cs="Times New Roman"/>
                  <w:b/>
                  <w:bCs/>
                  <w:sz w:val="18"/>
                  <w:szCs w:val="18"/>
                </w:rPr>
                <w:delText>Gestational age category</w:delText>
              </w:r>
              <w:r w:rsidRPr="00C20EF0" w:rsidDel="00A8037A">
                <w:rPr>
                  <w:rFonts w:ascii="Times New Roman" w:hAnsi="Times New Roman" w:cs="Times New Roman"/>
                  <w:b/>
                  <w:bCs/>
                  <w:sz w:val="20"/>
                  <w:szCs w:val="20"/>
                  <w:vertAlign w:val="superscript"/>
                </w:rPr>
                <w:delText>1</w:delText>
              </w:r>
            </w:del>
          </w:p>
        </w:tc>
        <w:tc>
          <w:tcPr>
            <w:tcW w:w="567" w:type="dxa"/>
          </w:tcPr>
          <w:p w14:paraId="5CF3650A" w14:textId="71F329D2" w:rsidR="00FD262F" w:rsidRPr="00C20EF0" w:rsidDel="00A8037A" w:rsidRDefault="00FD262F" w:rsidP="00BA37E6">
            <w:pPr>
              <w:jc w:val="center"/>
              <w:rPr>
                <w:del w:id="989" w:author="Audencio Victor Rafael" w:date="2025-10-26T01:47:00Z" w16du:dateUtc="2025-10-26T00:47:00Z"/>
                <w:rFonts w:ascii="Times New Roman" w:hAnsi="Times New Roman" w:cs="Times New Roman"/>
                <w:b/>
                <w:bCs/>
                <w:i/>
                <w:iCs/>
                <w:sz w:val="20"/>
                <w:szCs w:val="20"/>
              </w:rPr>
            </w:pPr>
            <w:del w:id="990" w:author="Audencio Victor Rafael" w:date="2025-10-26T01:47:00Z" w16du:dateUtc="2025-10-26T00:47:00Z">
              <w:r w:rsidRPr="00C20EF0" w:rsidDel="00A8037A">
                <w:rPr>
                  <w:rFonts w:ascii="Times New Roman" w:hAnsi="Times New Roman" w:cs="Times New Roman"/>
                  <w:b/>
                  <w:bCs/>
                  <w:i/>
                  <w:iCs/>
                  <w:sz w:val="20"/>
                  <w:szCs w:val="20"/>
                </w:rPr>
                <w:delText>n</w:delText>
              </w:r>
            </w:del>
          </w:p>
        </w:tc>
        <w:tc>
          <w:tcPr>
            <w:tcW w:w="1134" w:type="dxa"/>
          </w:tcPr>
          <w:p w14:paraId="007823A7" w14:textId="28BD5725" w:rsidR="00FD262F" w:rsidRPr="00C20EF0" w:rsidDel="00A8037A" w:rsidRDefault="00FD262F" w:rsidP="00BA37E6">
            <w:pPr>
              <w:jc w:val="center"/>
              <w:rPr>
                <w:del w:id="991" w:author="Audencio Victor Rafael" w:date="2025-10-26T01:47:00Z" w16du:dateUtc="2025-10-26T00:47:00Z"/>
                <w:rFonts w:ascii="Times New Roman" w:hAnsi="Times New Roman" w:cs="Times New Roman"/>
                <w:b/>
                <w:bCs/>
                <w:sz w:val="20"/>
                <w:szCs w:val="20"/>
              </w:rPr>
            </w:pPr>
            <w:del w:id="992" w:author="Audencio Victor Rafael" w:date="2025-10-26T01:47:00Z" w16du:dateUtc="2025-10-26T00:47:00Z">
              <w:r w:rsidRPr="00C20EF0" w:rsidDel="00A8037A">
                <w:rPr>
                  <w:rFonts w:ascii="Times New Roman" w:hAnsi="Times New Roman" w:cs="Times New Roman"/>
                  <w:b/>
                  <w:bCs/>
                  <w:sz w:val="20"/>
                  <w:szCs w:val="20"/>
                </w:rPr>
                <w:delText>WHO GS</w:delText>
              </w:r>
              <w:r w:rsidRPr="00C20EF0" w:rsidDel="00A8037A">
                <w:rPr>
                  <w:rFonts w:ascii="Times New Roman" w:hAnsi="Times New Roman" w:cs="Times New Roman"/>
                  <w:b/>
                  <w:bCs/>
                  <w:sz w:val="20"/>
                  <w:szCs w:val="20"/>
                </w:rPr>
                <w:br/>
                <w:delText>n (%)</w:delText>
              </w:r>
            </w:del>
          </w:p>
        </w:tc>
        <w:tc>
          <w:tcPr>
            <w:tcW w:w="1134" w:type="dxa"/>
          </w:tcPr>
          <w:p w14:paraId="1BFC6A2E" w14:textId="58445760" w:rsidR="00FD262F" w:rsidRPr="00C20EF0" w:rsidDel="00A8037A" w:rsidRDefault="00FD262F" w:rsidP="00BA37E6">
            <w:pPr>
              <w:jc w:val="center"/>
              <w:rPr>
                <w:del w:id="993" w:author="Audencio Victor Rafael" w:date="2025-10-26T01:47:00Z" w16du:dateUtc="2025-10-26T00:47:00Z"/>
                <w:rFonts w:ascii="Times New Roman" w:hAnsi="Times New Roman" w:cs="Times New Roman"/>
                <w:b/>
                <w:bCs/>
                <w:sz w:val="20"/>
                <w:szCs w:val="20"/>
              </w:rPr>
            </w:pPr>
            <w:del w:id="994" w:author="Audencio Victor Rafael" w:date="2025-10-26T01:47:00Z" w16du:dateUtc="2025-10-26T00:47:00Z">
              <w:r w:rsidRPr="00C20EF0" w:rsidDel="00A8037A">
                <w:rPr>
                  <w:rFonts w:ascii="Times New Roman" w:hAnsi="Times New Roman" w:cs="Times New Roman"/>
                  <w:b/>
                  <w:bCs/>
                  <w:sz w:val="20"/>
                  <w:szCs w:val="20"/>
                </w:rPr>
                <w:delText>GIGS</w:delText>
              </w:r>
              <w:r w:rsidRPr="00C20EF0" w:rsidDel="00A8037A">
                <w:rPr>
                  <w:rFonts w:ascii="Times New Roman" w:hAnsi="Times New Roman" w:cs="Times New Roman"/>
                  <w:b/>
                  <w:bCs/>
                  <w:sz w:val="20"/>
                  <w:szCs w:val="20"/>
                </w:rPr>
                <w:br/>
                <w:delText>n (%)</w:delText>
              </w:r>
            </w:del>
          </w:p>
        </w:tc>
        <w:tc>
          <w:tcPr>
            <w:tcW w:w="1701" w:type="dxa"/>
          </w:tcPr>
          <w:p w14:paraId="3D821624" w14:textId="2917D8D2" w:rsidR="00FD262F" w:rsidRPr="00C20EF0" w:rsidDel="00A8037A" w:rsidRDefault="00FD262F" w:rsidP="00BA37E6">
            <w:pPr>
              <w:jc w:val="center"/>
              <w:rPr>
                <w:del w:id="995" w:author="Audencio Victor Rafael" w:date="2025-10-26T01:47:00Z" w16du:dateUtc="2025-10-26T00:47:00Z"/>
                <w:rFonts w:ascii="Times New Roman" w:hAnsi="Times New Roman" w:cs="Times New Roman"/>
                <w:b/>
                <w:bCs/>
                <w:sz w:val="20"/>
                <w:szCs w:val="20"/>
              </w:rPr>
            </w:pPr>
            <w:del w:id="996" w:author="Audencio Victor Rafael" w:date="2025-10-26T01:47:00Z" w16du:dateUtc="2025-10-26T00:47:00Z">
              <w:r w:rsidRPr="00C20EF0" w:rsidDel="00A8037A">
                <w:rPr>
                  <w:rFonts w:ascii="Times New Roman" w:hAnsi="Times New Roman" w:cs="Times New Roman"/>
                  <w:b/>
                  <w:bCs/>
                  <w:sz w:val="20"/>
                  <w:szCs w:val="20"/>
                </w:rPr>
                <w:delText>Sensitivity</w:delText>
              </w:r>
              <w:r w:rsidRPr="00C20EF0" w:rsidDel="00A8037A">
                <w:rPr>
                  <w:rFonts w:ascii="Times New Roman" w:hAnsi="Times New Roman" w:cs="Times New Roman"/>
                  <w:b/>
                  <w:bCs/>
                  <w:sz w:val="20"/>
                  <w:szCs w:val="20"/>
                </w:rPr>
                <w:br/>
                <w:delText>(95% CI)</w:delText>
              </w:r>
            </w:del>
          </w:p>
        </w:tc>
        <w:tc>
          <w:tcPr>
            <w:tcW w:w="1650" w:type="dxa"/>
          </w:tcPr>
          <w:p w14:paraId="42984798" w14:textId="143D6907" w:rsidR="00FD262F" w:rsidRPr="00C20EF0" w:rsidDel="00A8037A" w:rsidRDefault="00FD262F" w:rsidP="00BA37E6">
            <w:pPr>
              <w:jc w:val="center"/>
              <w:rPr>
                <w:del w:id="997" w:author="Audencio Victor Rafael" w:date="2025-10-26T01:47:00Z" w16du:dateUtc="2025-10-26T00:47:00Z"/>
                <w:rFonts w:ascii="Times New Roman" w:hAnsi="Times New Roman" w:cs="Times New Roman"/>
                <w:b/>
                <w:bCs/>
                <w:sz w:val="20"/>
                <w:szCs w:val="20"/>
              </w:rPr>
            </w:pPr>
            <w:del w:id="998" w:author="Audencio Victor Rafael" w:date="2025-10-26T01:47:00Z" w16du:dateUtc="2025-10-26T00:47:00Z">
              <w:r w:rsidRPr="00C20EF0" w:rsidDel="00A8037A">
                <w:rPr>
                  <w:rFonts w:ascii="Times New Roman" w:hAnsi="Times New Roman" w:cs="Times New Roman"/>
                  <w:b/>
                  <w:bCs/>
                  <w:sz w:val="20"/>
                  <w:szCs w:val="20"/>
                </w:rPr>
                <w:delText>Specificity</w:delText>
              </w:r>
              <w:r w:rsidRPr="00C20EF0" w:rsidDel="00A8037A">
                <w:rPr>
                  <w:rFonts w:ascii="Times New Roman" w:hAnsi="Times New Roman" w:cs="Times New Roman"/>
                  <w:b/>
                  <w:bCs/>
                  <w:sz w:val="20"/>
                  <w:szCs w:val="20"/>
                </w:rPr>
                <w:br/>
                <w:delText>(95% CI)</w:delText>
              </w:r>
            </w:del>
          </w:p>
        </w:tc>
      </w:tr>
      <w:tr w:rsidR="00852950" w:rsidDel="00A8037A" w14:paraId="768709FD" w14:textId="19280834" w:rsidTr="002B2E0F">
        <w:trPr>
          <w:del w:id="999" w:author="Audencio Victor Rafael" w:date="2025-10-26T01:47:00Z"/>
        </w:trPr>
        <w:tc>
          <w:tcPr>
            <w:tcW w:w="2830" w:type="dxa"/>
            <w:shd w:val="clear" w:color="auto" w:fill="D9D9D9" w:themeFill="background1" w:themeFillShade="D9"/>
          </w:tcPr>
          <w:p w14:paraId="198CDE08" w14:textId="07881175" w:rsidR="00FD262F" w:rsidRPr="00613F6D" w:rsidDel="00A8037A" w:rsidRDefault="00FD262F" w:rsidP="002B2E0F">
            <w:pPr>
              <w:rPr>
                <w:del w:id="1000" w:author="Audencio Victor Rafael" w:date="2025-10-26T01:47:00Z" w16du:dateUtc="2025-10-26T00:47:00Z"/>
                <w:rFonts w:ascii="Times New Roman" w:hAnsi="Times New Roman" w:cs="Times New Roman"/>
                <w:sz w:val="20"/>
                <w:szCs w:val="20"/>
              </w:rPr>
            </w:pPr>
            <w:del w:id="1001" w:author="Audencio Victor Rafael" w:date="2025-10-26T01:47:00Z" w16du:dateUtc="2025-10-26T00:47:00Z">
              <w:r w:rsidDel="00A8037A">
                <w:rPr>
                  <w:rFonts w:ascii="Times New Roman" w:hAnsi="Times New Roman" w:cs="Times New Roman"/>
                  <w:sz w:val="20"/>
                  <w:szCs w:val="20"/>
                </w:rPr>
                <w:delText>Weight-for-age</w:delText>
              </w:r>
              <w:r w:rsidR="00D13D93" w:rsidDel="00A8037A">
                <w:rPr>
                  <w:rFonts w:ascii="Times New Roman" w:hAnsi="Times New Roman" w:cs="Times New Roman"/>
                  <w:sz w:val="20"/>
                  <w:szCs w:val="20"/>
                </w:rPr>
                <w:delText xml:space="preserve"> (WAZ) &lt;-2</w:delText>
              </w:r>
              <w:r w:rsidDel="00A8037A">
                <w:rPr>
                  <w:rFonts w:ascii="Times New Roman" w:hAnsi="Times New Roman" w:cs="Times New Roman"/>
                  <w:sz w:val="20"/>
                  <w:szCs w:val="20"/>
                </w:rPr>
                <w:delText xml:space="preserve"> </w:delText>
              </w:r>
            </w:del>
          </w:p>
        </w:tc>
        <w:tc>
          <w:tcPr>
            <w:tcW w:w="567" w:type="dxa"/>
            <w:shd w:val="clear" w:color="auto" w:fill="D9D9D9" w:themeFill="background1" w:themeFillShade="D9"/>
          </w:tcPr>
          <w:p w14:paraId="4C2EA1D0" w14:textId="0A12611E" w:rsidR="00FD262F" w:rsidRPr="00613F6D" w:rsidDel="00A8037A" w:rsidRDefault="00FD262F" w:rsidP="00C20EF0">
            <w:pPr>
              <w:jc w:val="center"/>
              <w:rPr>
                <w:del w:id="1002" w:author="Audencio Victor Rafael" w:date="2025-10-26T01:47:00Z" w16du:dateUtc="2025-10-26T00:47:00Z"/>
                <w:rFonts w:ascii="Times New Roman" w:hAnsi="Times New Roman" w:cs="Times New Roman"/>
                <w:i/>
                <w:iCs/>
                <w:sz w:val="20"/>
                <w:szCs w:val="20"/>
              </w:rPr>
            </w:pPr>
          </w:p>
        </w:tc>
        <w:tc>
          <w:tcPr>
            <w:tcW w:w="1134" w:type="dxa"/>
            <w:shd w:val="clear" w:color="auto" w:fill="D9D9D9" w:themeFill="background1" w:themeFillShade="D9"/>
          </w:tcPr>
          <w:p w14:paraId="3402784A" w14:textId="7E24646E" w:rsidR="00FD262F" w:rsidRPr="00613F6D" w:rsidDel="00A8037A" w:rsidRDefault="00FD262F" w:rsidP="00C20EF0">
            <w:pPr>
              <w:jc w:val="center"/>
              <w:rPr>
                <w:del w:id="1003" w:author="Audencio Victor Rafael" w:date="2025-10-26T01:47:00Z" w16du:dateUtc="2025-10-26T00:47:00Z"/>
                <w:rFonts w:ascii="Times New Roman" w:hAnsi="Times New Roman" w:cs="Times New Roman"/>
                <w:sz w:val="20"/>
                <w:szCs w:val="20"/>
              </w:rPr>
            </w:pPr>
          </w:p>
        </w:tc>
        <w:tc>
          <w:tcPr>
            <w:tcW w:w="1134" w:type="dxa"/>
            <w:shd w:val="clear" w:color="auto" w:fill="D9D9D9" w:themeFill="background1" w:themeFillShade="D9"/>
          </w:tcPr>
          <w:p w14:paraId="5DCD6C8C" w14:textId="552DDA6D" w:rsidR="00FD262F" w:rsidRPr="00613F6D" w:rsidDel="00A8037A" w:rsidRDefault="00FD262F" w:rsidP="00C20EF0">
            <w:pPr>
              <w:jc w:val="center"/>
              <w:rPr>
                <w:del w:id="1004" w:author="Audencio Victor Rafael" w:date="2025-10-26T01:47:00Z" w16du:dateUtc="2025-10-26T00:47:00Z"/>
                <w:rFonts w:ascii="Times New Roman" w:hAnsi="Times New Roman" w:cs="Times New Roman"/>
                <w:sz w:val="20"/>
                <w:szCs w:val="20"/>
              </w:rPr>
            </w:pPr>
          </w:p>
        </w:tc>
        <w:tc>
          <w:tcPr>
            <w:tcW w:w="1701" w:type="dxa"/>
            <w:shd w:val="clear" w:color="auto" w:fill="D9D9D9" w:themeFill="background1" w:themeFillShade="D9"/>
          </w:tcPr>
          <w:p w14:paraId="2CCA2382" w14:textId="5B217B36" w:rsidR="00FD262F" w:rsidRPr="00613F6D" w:rsidDel="00A8037A" w:rsidRDefault="00FD262F" w:rsidP="00C20EF0">
            <w:pPr>
              <w:jc w:val="center"/>
              <w:rPr>
                <w:del w:id="1005" w:author="Audencio Victor Rafael" w:date="2025-10-26T01:47:00Z" w16du:dateUtc="2025-10-26T00:47:00Z"/>
                <w:rFonts w:ascii="Times New Roman" w:hAnsi="Times New Roman" w:cs="Times New Roman"/>
                <w:sz w:val="20"/>
                <w:szCs w:val="20"/>
              </w:rPr>
            </w:pPr>
          </w:p>
        </w:tc>
        <w:tc>
          <w:tcPr>
            <w:tcW w:w="1650" w:type="dxa"/>
            <w:shd w:val="clear" w:color="auto" w:fill="D9D9D9" w:themeFill="background1" w:themeFillShade="D9"/>
          </w:tcPr>
          <w:p w14:paraId="61C0F43D" w14:textId="2E80AADF" w:rsidR="00FD262F" w:rsidRPr="00613F6D" w:rsidDel="00A8037A" w:rsidRDefault="00FD262F" w:rsidP="00C20EF0">
            <w:pPr>
              <w:jc w:val="center"/>
              <w:rPr>
                <w:del w:id="1006" w:author="Audencio Victor Rafael" w:date="2025-10-26T01:47:00Z" w16du:dateUtc="2025-10-26T00:47:00Z"/>
                <w:rFonts w:ascii="Times New Roman" w:hAnsi="Times New Roman" w:cs="Times New Roman"/>
                <w:sz w:val="20"/>
                <w:szCs w:val="20"/>
              </w:rPr>
            </w:pPr>
          </w:p>
        </w:tc>
      </w:tr>
      <w:tr w:rsidR="00852950" w:rsidDel="00A8037A" w14:paraId="397A09A4" w14:textId="6B75B035" w:rsidTr="002B2E0F">
        <w:trPr>
          <w:del w:id="1007" w:author="Audencio Victor Rafael" w:date="2025-10-26T01:47:00Z"/>
        </w:trPr>
        <w:tc>
          <w:tcPr>
            <w:tcW w:w="2830" w:type="dxa"/>
          </w:tcPr>
          <w:p w14:paraId="35971F74" w14:textId="42EA5212" w:rsidR="00852950" w:rsidRPr="00C20EF0" w:rsidDel="00A8037A" w:rsidRDefault="00852950" w:rsidP="00852950">
            <w:pPr>
              <w:rPr>
                <w:del w:id="1008" w:author="Audencio Victor Rafael" w:date="2025-10-26T01:47:00Z" w16du:dateUtc="2025-10-26T00:47:00Z"/>
                <w:rFonts w:ascii="Times New Roman" w:hAnsi="Times New Roman" w:cs="Times New Roman"/>
                <w:b/>
                <w:bCs/>
                <w:sz w:val="20"/>
                <w:szCs w:val="20"/>
              </w:rPr>
            </w:pPr>
            <w:del w:id="1009" w:author="Audencio Victor Rafael" w:date="2025-10-26T01:47:00Z" w16du:dateUtc="2025-10-26T00:47:00Z">
              <w:r w:rsidRPr="00C20EF0" w:rsidDel="00A8037A">
                <w:rPr>
                  <w:rFonts w:ascii="Times New Roman" w:hAnsi="Times New Roman" w:cs="Times New Roman"/>
                  <w:b/>
                  <w:bCs/>
                  <w:sz w:val="20"/>
                  <w:szCs w:val="20"/>
                </w:rPr>
                <w:delText>Preterm (overall)</w:delText>
              </w:r>
              <w:commentRangeStart w:id="1010"/>
              <w:commentRangeStart w:id="1011"/>
            </w:del>
          </w:p>
        </w:tc>
        <w:tc>
          <w:tcPr>
            <w:tcW w:w="567" w:type="dxa"/>
          </w:tcPr>
          <w:p w14:paraId="019E783E" w14:textId="7452C150" w:rsidR="00852950" w:rsidRPr="00C20EF0" w:rsidDel="00A8037A" w:rsidRDefault="00852950" w:rsidP="00852950">
            <w:pPr>
              <w:jc w:val="center"/>
              <w:rPr>
                <w:del w:id="1012" w:author="Audencio Victor Rafael" w:date="2025-10-26T01:47:00Z" w16du:dateUtc="2025-10-26T00:47:00Z"/>
                <w:rFonts w:ascii="Times New Roman" w:hAnsi="Times New Roman" w:cs="Times New Roman"/>
                <w:sz w:val="20"/>
                <w:szCs w:val="20"/>
              </w:rPr>
            </w:pPr>
            <w:del w:id="1013" w:author="Audencio Victor Rafael" w:date="2025-10-26T01:47:00Z" w16du:dateUtc="2025-10-26T00:47:00Z">
              <w:r w:rsidRPr="00C20EF0" w:rsidDel="00A8037A">
                <w:rPr>
                  <w:rFonts w:ascii="Times New Roman" w:hAnsi="Times New Roman" w:cs="Times New Roman"/>
                  <w:sz w:val="20"/>
                  <w:szCs w:val="20"/>
                </w:rPr>
                <w:delText>515</w:delText>
              </w:r>
            </w:del>
          </w:p>
        </w:tc>
        <w:tc>
          <w:tcPr>
            <w:tcW w:w="1134" w:type="dxa"/>
          </w:tcPr>
          <w:p w14:paraId="3777807F" w14:textId="15045651" w:rsidR="00852950" w:rsidRPr="00C20EF0" w:rsidDel="00A8037A" w:rsidRDefault="00852950" w:rsidP="00852950">
            <w:pPr>
              <w:jc w:val="center"/>
              <w:rPr>
                <w:del w:id="1014" w:author="Audencio Victor Rafael" w:date="2025-10-26T01:47:00Z" w16du:dateUtc="2025-10-26T00:47:00Z"/>
                <w:rFonts w:ascii="Times New Roman" w:hAnsi="Times New Roman" w:cs="Times New Roman"/>
                <w:sz w:val="20"/>
                <w:szCs w:val="20"/>
              </w:rPr>
            </w:pPr>
            <w:del w:id="1015" w:author="Audencio Victor Rafael" w:date="2025-10-26T01:47:00Z" w16du:dateUtc="2025-10-26T00:47:00Z">
              <w:r w:rsidRPr="00C20EF0" w:rsidDel="00A8037A">
                <w:rPr>
                  <w:rFonts w:ascii="Times New Roman" w:hAnsi="Times New Roman" w:cs="Times New Roman"/>
                  <w:sz w:val="20"/>
                  <w:szCs w:val="20"/>
                </w:rPr>
                <w:delText>492 (95.5)</w:delText>
              </w:r>
            </w:del>
          </w:p>
        </w:tc>
        <w:tc>
          <w:tcPr>
            <w:tcW w:w="1134" w:type="dxa"/>
          </w:tcPr>
          <w:p w14:paraId="7E8954C9" w14:textId="559B4A5C" w:rsidR="00852950" w:rsidRPr="00C20EF0" w:rsidDel="00A8037A" w:rsidRDefault="00852950" w:rsidP="00852950">
            <w:pPr>
              <w:jc w:val="center"/>
              <w:rPr>
                <w:del w:id="1016" w:author="Audencio Victor Rafael" w:date="2025-10-26T01:47:00Z" w16du:dateUtc="2025-10-26T00:47:00Z"/>
                <w:rFonts w:ascii="Times New Roman" w:hAnsi="Times New Roman" w:cs="Times New Roman"/>
                <w:sz w:val="20"/>
                <w:szCs w:val="20"/>
              </w:rPr>
            </w:pPr>
            <w:del w:id="1017" w:author="Audencio Victor Rafael" w:date="2025-10-26T01:47:00Z" w16du:dateUtc="2025-10-26T00:47:00Z">
              <w:r w:rsidRPr="00C20EF0" w:rsidDel="00A8037A">
                <w:rPr>
                  <w:rFonts w:ascii="Times New Roman" w:hAnsi="Times New Roman" w:cs="Times New Roman"/>
                  <w:sz w:val="20"/>
                  <w:szCs w:val="20"/>
                </w:rPr>
                <w:delText>38 (7.4)</w:delText>
              </w:r>
              <w:commentRangeEnd w:id="1010"/>
              <w:r w:rsidDel="00A8037A">
                <w:rPr>
                  <w:rStyle w:val="CommentReference"/>
                  <w:rFonts w:eastAsiaTheme="minorHAnsi"/>
                  <w:kern w:val="2"/>
                  <w14:ligatures w14:val="standardContextual"/>
                </w:rPr>
                <w:commentReference w:id="1010"/>
              </w:r>
              <w:r w:rsidDel="00A8037A">
                <w:rPr>
                  <w:rStyle w:val="CommentReference"/>
                  <w:rFonts w:eastAsiaTheme="minorHAnsi"/>
                  <w:kern w:val="2"/>
                  <w14:ligatures w14:val="standardContextual"/>
                </w:rPr>
                <w:commentReference w:id="1011"/>
              </w:r>
            </w:del>
          </w:p>
        </w:tc>
        <w:tc>
          <w:tcPr>
            <w:tcW w:w="1701" w:type="dxa"/>
          </w:tcPr>
          <w:p w14:paraId="7586A7B7" w14:textId="7D1D2F22" w:rsidR="00852950" w:rsidRPr="00C20EF0" w:rsidDel="00A8037A" w:rsidRDefault="00852950" w:rsidP="00852950">
            <w:pPr>
              <w:jc w:val="center"/>
              <w:rPr>
                <w:del w:id="1018" w:author="Audencio Victor Rafael" w:date="2025-10-26T01:47:00Z" w16du:dateUtc="2025-10-26T00:47:00Z"/>
                <w:rFonts w:ascii="Times New Roman" w:hAnsi="Times New Roman" w:cs="Times New Roman"/>
                <w:sz w:val="20"/>
                <w:szCs w:val="20"/>
              </w:rPr>
            </w:pPr>
            <w:del w:id="1019" w:author="Audencio Victor Rafael" w:date="2025-10-26T01:47:00Z" w16du:dateUtc="2025-10-26T00:47:00Z">
              <w:r w:rsidRPr="00C20EF0" w:rsidDel="00A8037A">
                <w:rPr>
                  <w:rFonts w:ascii="Times New Roman" w:hAnsi="Times New Roman" w:cs="Times New Roman"/>
                  <w:sz w:val="20"/>
                  <w:szCs w:val="20"/>
                </w:rPr>
                <w:delText>0.08 (0.06, 0.1)</w:delText>
              </w:r>
            </w:del>
          </w:p>
        </w:tc>
        <w:tc>
          <w:tcPr>
            <w:tcW w:w="1650" w:type="dxa"/>
          </w:tcPr>
          <w:p w14:paraId="49DD0BB2" w14:textId="7D6D76DB" w:rsidR="00852950" w:rsidRPr="00C20EF0" w:rsidDel="00A8037A" w:rsidRDefault="00852950" w:rsidP="00852950">
            <w:pPr>
              <w:jc w:val="center"/>
              <w:rPr>
                <w:del w:id="1020" w:author="Audencio Victor Rafael" w:date="2025-10-26T01:47:00Z" w16du:dateUtc="2025-10-26T00:47:00Z"/>
                <w:rFonts w:ascii="Times New Roman" w:hAnsi="Times New Roman" w:cs="Times New Roman"/>
                <w:sz w:val="20"/>
                <w:szCs w:val="20"/>
              </w:rPr>
            </w:pPr>
            <w:del w:id="1021" w:author="Audencio Victor Rafael" w:date="2025-10-26T01:47:00Z" w16du:dateUtc="2025-10-26T00:47:00Z">
              <w:r w:rsidDel="00A8037A">
                <w:rPr>
                  <w:rFonts w:ascii="Times New Roman" w:hAnsi="Times New Roman" w:cs="Times New Roman"/>
                  <w:sz w:val="20"/>
                  <w:szCs w:val="20"/>
                </w:rPr>
                <w:delText>1</w:delText>
              </w:r>
              <w:r w:rsidRPr="00C20EF0" w:rsidDel="00A8037A">
                <w:rPr>
                  <w:rFonts w:ascii="Times New Roman" w:hAnsi="Times New Roman" w:cs="Times New Roman"/>
                  <w:sz w:val="20"/>
                  <w:szCs w:val="20"/>
                </w:rPr>
                <w:delText xml:space="preserve"> (0.8</w:delText>
              </w:r>
              <w:r w:rsidDel="00A8037A">
                <w:rPr>
                  <w:rFonts w:ascii="Times New Roman" w:hAnsi="Times New Roman" w:cs="Times New Roman"/>
                  <w:sz w:val="20"/>
                  <w:szCs w:val="20"/>
                </w:rPr>
                <w:delText>5</w:delText>
              </w:r>
              <w:r w:rsidRPr="00C20EF0" w:rsidDel="00A8037A">
                <w:rPr>
                  <w:rFonts w:ascii="Times New Roman" w:hAnsi="Times New Roman" w:cs="Times New Roman"/>
                  <w:sz w:val="20"/>
                  <w:szCs w:val="20"/>
                </w:rPr>
                <w:delText xml:space="preserve">, </w:delText>
              </w:r>
              <w:r w:rsidDel="00A8037A">
                <w:rPr>
                  <w:rFonts w:ascii="Times New Roman" w:hAnsi="Times New Roman" w:cs="Times New Roman"/>
                  <w:sz w:val="20"/>
                  <w:szCs w:val="20"/>
                </w:rPr>
                <w:delText>1</w:delText>
              </w:r>
              <w:r w:rsidRPr="00C20EF0" w:rsidDel="00A8037A">
                <w:rPr>
                  <w:rFonts w:ascii="Times New Roman" w:hAnsi="Times New Roman" w:cs="Times New Roman"/>
                  <w:sz w:val="20"/>
                  <w:szCs w:val="20"/>
                </w:rPr>
                <w:delText>)</w:delText>
              </w:r>
            </w:del>
          </w:p>
        </w:tc>
      </w:tr>
      <w:commentRangeEnd w:id="1011"/>
      <w:tr w:rsidR="00852950" w:rsidDel="00A8037A" w14:paraId="5C6671AD" w14:textId="42CFDAF7" w:rsidTr="002B2E0F">
        <w:trPr>
          <w:del w:id="1022" w:author="Audencio Victor Rafael" w:date="2025-10-26T01:47:00Z"/>
        </w:trPr>
        <w:tc>
          <w:tcPr>
            <w:tcW w:w="2830" w:type="dxa"/>
          </w:tcPr>
          <w:p w14:paraId="19D0B378" w14:textId="7C3F998A" w:rsidR="00852950" w:rsidRPr="00C20EF0" w:rsidDel="00A8037A" w:rsidRDefault="00852950" w:rsidP="00852950">
            <w:pPr>
              <w:rPr>
                <w:del w:id="1023" w:author="Audencio Victor Rafael" w:date="2025-10-26T01:47:00Z" w16du:dateUtc="2025-10-26T00:47:00Z"/>
                <w:rFonts w:ascii="Times New Roman" w:hAnsi="Times New Roman" w:cs="Times New Roman"/>
                <w:sz w:val="20"/>
                <w:szCs w:val="20"/>
              </w:rPr>
            </w:pPr>
            <w:del w:id="1024" w:author="Audencio Victor Rafael" w:date="2025-10-26T01:47:00Z" w16du:dateUtc="2025-10-26T00:47:00Z">
              <w:r w:rsidRPr="00C20EF0" w:rsidDel="00A8037A">
                <w:rPr>
                  <w:rFonts w:ascii="Times New Roman" w:hAnsi="Times New Roman" w:cs="Times New Roman"/>
                  <w:sz w:val="20"/>
                  <w:szCs w:val="20"/>
                </w:rPr>
                <w:delText>Extremely preterm</w:delText>
              </w:r>
              <w:r w:rsidDel="00A8037A">
                <w:rPr>
                  <w:rFonts w:ascii="Times New Roman" w:hAnsi="Times New Roman" w:cs="Times New Roman"/>
                  <w:sz w:val="20"/>
                  <w:szCs w:val="20"/>
                </w:rPr>
                <w:delText xml:space="preserve"> (&lt;28</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w:delText>
              </w:r>
            </w:del>
          </w:p>
        </w:tc>
        <w:tc>
          <w:tcPr>
            <w:tcW w:w="567" w:type="dxa"/>
          </w:tcPr>
          <w:p w14:paraId="7681C2BB" w14:textId="1E2DD614" w:rsidR="00852950" w:rsidRPr="00C20EF0" w:rsidDel="00A8037A" w:rsidRDefault="00852950" w:rsidP="00852950">
            <w:pPr>
              <w:jc w:val="center"/>
              <w:rPr>
                <w:del w:id="1025" w:author="Audencio Victor Rafael" w:date="2025-10-26T01:47:00Z" w16du:dateUtc="2025-10-26T00:47:00Z"/>
                <w:rFonts w:ascii="Times New Roman" w:hAnsi="Times New Roman" w:cs="Times New Roman"/>
                <w:sz w:val="20"/>
                <w:szCs w:val="20"/>
              </w:rPr>
            </w:pPr>
            <w:del w:id="1026" w:author="Audencio Victor Rafael" w:date="2025-10-26T01:47:00Z" w16du:dateUtc="2025-10-26T00:47:00Z">
              <w:r w:rsidRPr="00C20EF0" w:rsidDel="00A8037A">
                <w:rPr>
                  <w:rFonts w:ascii="Times New Roman" w:hAnsi="Times New Roman" w:cs="Times New Roman"/>
                  <w:sz w:val="20"/>
                  <w:szCs w:val="20"/>
                </w:rPr>
                <w:delText>3</w:delText>
              </w:r>
            </w:del>
          </w:p>
        </w:tc>
        <w:tc>
          <w:tcPr>
            <w:tcW w:w="1134" w:type="dxa"/>
          </w:tcPr>
          <w:p w14:paraId="6B186C5A" w14:textId="7A6BB65A" w:rsidR="00852950" w:rsidRPr="00C20EF0" w:rsidDel="00A8037A" w:rsidRDefault="00852950" w:rsidP="00852950">
            <w:pPr>
              <w:jc w:val="center"/>
              <w:rPr>
                <w:del w:id="1027" w:author="Audencio Victor Rafael" w:date="2025-10-26T01:47:00Z" w16du:dateUtc="2025-10-26T00:47:00Z"/>
                <w:rFonts w:ascii="Times New Roman" w:hAnsi="Times New Roman" w:cs="Times New Roman"/>
                <w:sz w:val="20"/>
                <w:szCs w:val="20"/>
              </w:rPr>
            </w:pPr>
            <w:del w:id="1028" w:author="Audencio Victor Rafael" w:date="2025-10-26T01:47:00Z" w16du:dateUtc="2025-10-26T00:47:00Z">
              <w:r w:rsidRPr="00C20EF0" w:rsidDel="00A8037A">
                <w:rPr>
                  <w:rFonts w:ascii="Times New Roman" w:hAnsi="Times New Roman" w:cs="Times New Roman"/>
                  <w:sz w:val="20"/>
                  <w:szCs w:val="20"/>
                </w:rPr>
                <w:delText>3 (100)</w:delText>
              </w:r>
            </w:del>
          </w:p>
        </w:tc>
        <w:tc>
          <w:tcPr>
            <w:tcW w:w="1134" w:type="dxa"/>
          </w:tcPr>
          <w:p w14:paraId="2301B29B" w14:textId="4F03E84A" w:rsidR="00852950" w:rsidRPr="00C20EF0" w:rsidDel="00A8037A" w:rsidRDefault="00852950" w:rsidP="00852950">
            <w:pPr>
              <w:jc w:val="center"/>
              <w:rPr>
                <w:del w:id="1029" w:author="Audencio Victor Rafael" w:date="2025-10-26T01:47:00Z" w16du:dateUtc="2025-10-26T00:47:00Z"/>
                <w:rFonts w:ascii="Times New Roman" w:hAnsi="Times New Roman" w:cs="Times New Roman"/>
                <w:sz w:val="20"/>
                <w:szCs w:val="20"/>
              </w:rPr>
            </w:pPr>
            <w:del w:id="1030" w:author="Audencio Victor Rafael" w:date="2025-10-26T01:47:00Z" w16du:dateUtc="2025-10-26T00:47:00Z">
              <w:r w:rsidRPr="00C20EF0" w:rsidDel="00A8037A">
                <w:rPr>
                  <w:rFonts w:ascii="Times New Roman" w:hAnsi="Times New Roman" w:cs="Times New Roman"/>
                  <w:sz w:val="20"/>
                  <w:szCs w:val="20"/>
                </w:rPr>
                <w:delText>0 (0)</w:delText>
              </w:r>
            </w:del>
          </w:p>
        </w:tc>
        <w:tc>
          <w:tcPr>
            <w:tcW w:w="1701" w:type="dxa"/>
          </w:tcPr>
          <w:p w14:paraId="132DAC2B" w14:textId="03E54D9E" w:rsidR="00852950" w:rsidRPr="00C20EF0" w:rsidDel="00A8037A" w:rsidRDefault="00852950" w:rsidP="00852950">
            <w:pPr>
              <w:jc w:val="center"/>
              <w:rPr>
                <w:del w:id="1031" w:author="Audencio Victor Rafael" w:date="2025-10-26T01:47:00Z" w16du:dateUtc="2025-10-26T00:47:00Z"/>
                <w:rFonts w:ascii="Times New Roman" w:hAnsi="Times New Roman" w:cs="Times New Roman"/>
                <w:sz w:val="20"/>
                <w:szCs w:val="20"/>
              </w:rPr>
            </w:pPr>
            <w:del w:id="1032" w:author="Audencio Victor Rafael" w:date="2025-10-26T01:47:00Z" w16du:dateUtc="2025-10-26T00:47:00Z">
              <w:r w:rsidRPr="00C20EF0" w:rsidDel="00A8037A">
                <w:rPr>
                  <w:rFonts w:ascii="Times New Roman" w:hAnsi="Times New Roman" w:cs="Times New Roman"/>
                  <w:sz w:val="20"/>
                  <w:szCs w:val="20"/>
                </w:rPr>
                <w:delText>0 (0, 0.71)</w:delText>
              </w:r>
            </w:del>
          </w:p>
        </w:tc>
        <w:tc>
          <w:tcPr>
            <w:tcW w:w="1650" w:type="dxa"/>
          </w:tcPr>
          <w:p w14:paraId="5A32A883" w14:textId="090C957F" w:rsidR="00852950" w:rsidRPr="00C20EF0" w:rsidDel="00A8037A" w:rsidRDefault="00852950" w:rsidP="00852950">
            <w:pPr>
              <w:jc w:val="center"/>
              <w:rPr>
                <w:del w:id="1033" w:author="Audencio Victor Rafael" w:date="2025-10-26T01:47:00Z" w16du:dateUtc="2025-10-26T00:47:00Z"/>
                <w:rFonts w:ascii="Times New Roman" w:hAnsi="Times New Roman" w:cs="Times New Roman"/>
                <w:sz w:val="20"/>
                <w:szCs w:val="20"/>
              </w:rPr>
            </w:pPr>
            <w:del w:id="1034" w:author="Audencio Victor Rafael" w:date="2025-10-26T01:47:00Z" w16du:dateUtc="2025-10-26T00:47:00Z">
              <w:r w:rsidDel="00A8037A">
                <w:rPr>
                  <w:rFonts w:ascii="Times New Roman" w:hAnsi="Times New Roman" w:cs="Times New Roman"/>
                  <w:sz w:val="20"/>
                  <w:szCs w:val="20"/>
                </w:rPr>
                <w:delText>NaN</w:delText>
              </w:r>
              <w:r w:rsidRPr="00C20EF0" w:rsidDel="00A8037A">
                <w:rPr>
                  <w:rFonts w:ascii="Times New Roman" w:hAnsi="Times New Roman" w:cs="Times New Roman"/>
                  <w:sz w:val="20"/>
                  <w:szCs w:val="20"/>
                </w:rPr>
                <w:delText xml:space="preserve"> (</w:delText>
              </w:r>
              <w:r w:rsidDel="00A8037A">
                <w:rPr>
                  <w:rFonts w:ascii="Times New Roman" w:hAnsi="Times New Roman" w:cs="Times New Roman"/>
                  <w:sz w:val="20"/>
                  <w:szCs w:val="20"/>
                </w:rPr>
                <w:delText>0</w:delText>
              </w:r>
              <w:r w:rsidRPr="00C20EF0" w:rsidDel="00A8037A">
                <w:rPr>
                  <w:rFonts w:ascii="Times New Roman" w:hAnsi="Times New Roman" w:cs="Times New Roman"/>
                  <w:sz w:val="20"/>
                  <w:szCs w:val="20"/>
                </w:rPr>
                <w:delText>, 1)</w:delText>
              </w:r>
            </w:del>
          </w:p>
        </w:tc>
      </w:tr>
      <w:tr w:rsidR="00852950" w:rsidDel="00A8037A" w14:paraId="190584B3" w14:textId="595CCAFD" w:rsidTr="002B2E0F">
        <w:trPr>
          <w:del w:id="1035" w:author="Audencio Victor Rafael" w:date="2025-10-26T01:47:00Z"/>
        </w:trPr>
        <w:tc>
          <w:tcPr>
            <w:tcW w:w="2830" w:type="dxa"/>
          </w:tcPr>
          <w:p w14:paraId="6123ED29" w14:textId="687F46DD" w:rsidR="00852950" w:rsidRPr="00C20EF0" w:rsidDel="00A8037A" w:rsidRDefault="00852950" w:rsidP="00852950">
            <w:pPr>
              <w:rPr>
                <w:del w:id="1036" w:author="Audencio Victor Rafael" w:date="2025-10-26T01:47:00Z" w16du:dateUtc="2025-10-26T00:47:00Z"/>
                <w:rFonts w:ascii="Times New Roman" w:hAnsi="Times New Roman" w:cs="Times New Roman"/>
                <w:sz w:val="20"/>
                <w:szCs w:val="20"/>
              </w:rPr>
            </w:pPr>
            <w:del w:id="1037" w:author="Audencio Victor Rafael" w:date="2025-10-26T01:47:00Z" w16du:dateUtc="2025-10-26T00:47:00Z">
              <w:r w:rsidRPr="00C20EF0" w:rsidDel="00A8037A">
                <w:rPr>
                  <w:rFonts w:ascii="Times New Roman" w:hAnsi="Times New Roman" w:cs="Times New Roman"/>
                  <w:sz w:val="20"/>
                  <w:szCs w:val="20"/>
                </w:rPr>
                <w:delText>Very preterm</w:delText>
              </w:r>
              <w:r w:rsidDel="00A8037A">
                <w:rPr>
                  <w:rFonts w:ascii="Times New Roman" w:hAnsi="Times New Roman" w:cs="Times New Roman"/>
                  <w:sz w:val="20"/>
                  <w:szCs w:val="20"/>
                </w:rPr>
                <w:delText xml:space="preserve"> (28</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31</w:delText>
              </w:r>
              <w:r w:rsidRPr="00B4677B" w:rsidDel="00A8037A">
                <w:rPr>
                  <w:rFonts w:ascii="Times New Roman" w:hAnsi="Times New Roman" w:cs="Times New Roman"/>
                  <w:sz w:val="20"/>
                  <w:szCs w:val="20"/>
                  <w:vertAlign w:val="superscript"/>
                </w:rPr>
                <w:delText>+6</w:delText>
              </w:r>
              <w:r w:rsidDel="00A8037A">
                <w:rPr>
                  <w:rFonts w:ascii="Times New Roman" w:hAnsi="Times New Roman" w:cs="Times New Roman"/>
                  <w:sz w:val="20"/>
                  <w:szCs w:val="20"/>
                </w:rPr>
                <w:delText>)</w:delText>
              </w:r>
            </w:del>
          </w:p>
        </w:tc>
        <w:tc>
          <w:tcPr>
            <w:tcW w:w="567" w:type="dxa"/>
          </w:tcPr>
          <w:p w14:paraId="3A4E2CA4" w14:textId="0FD68A40" w:rsidR="00852950" w:rsidRPr="00C20EF0" w:rsidDel="00A8037A" w:rsidRDefault="00852950" w:rsidP="00852950">
            <w:pPr>
              <w:jc w:val="center"/>
              <w:rPr>
                <w:del w:id="1038" w:author="Audencio Victor Rafael" w:date="2025-10-26T01:47:00Z" w16du:dateUtc="2025-10-26T00:47:00Z"/>
                <w:rFonts w:ascii="Times New Roman" w:hAnsi="Times New Roman" w:cs="Times New Roman"/>
                <w:sz w:val="20"/>
                <w:szCs w:val="20"/>
              </w:rPr>
            </w:pPr>
            <w:del w:id="1039" w:author="Audencio Victor Rafael" w:date="2025-10-26T01:47:00Z" w16du:dateUtc="2025-10-26T00:47:00Z">
              <w:r w:rsidRPr="00C20EF0" w:rsidDel="00A8037A">
                <w:rPr>
                  <w:rFonts w:ascii="Times New Roman" w:hAnsi="Times New Roman" w:cs="Times New Roman"/>
                  <w:sz w:val="20"/>
                  <w:szCs w:val="20"/>
                </w:rPr>
                <w:delText>47</w:delText>
              </w:r>
            </w:del>
          </w:p>
        </w:tc>
        <w:tc>
          <w:tcPr>
            <w:tcW w:w="1134" w:type="dxa"/>
          </w:tcPr>
          <w:p w14:paraId="641354E3" w14:textId="0A52B017" w:rsidR="00852950" w:rsidRPr="00C20EF0" w:rsidDel="00A8037A" w:rsidRDefault="00852950" w:rsidP="00852950">
            <w:pPr>
              <w:jc w:val="center"/>
              <w:rPr>
                <w:del w:id="1040" w:author="Audencio Victor Rafael" w:date="2025-10-26T01:47:00Z" w16du:dateUtc="2025-10-26T00:47:00Z"/>
                <w:rFonts w:ascii="Times New Roman" w:hAnsi="Times New Roman" w:cs="Times New Roman"/>
                <w:sz w:val="20"/>
                <w:szCs w:val="20"/>
              </w:rPr>
            </w:pPr>
            <w:del w:id="1041" w:author="Audencio Victor Rafael" w:date="2025-10-26T01:47:00Z" w16du:dateUtc="2025-10-26T00:47:00Z">
              <w:r w:rsidRPr="00C20EF0" w:rsidDel="00A8037A">
                <w:rPr>
                  <w:rFonts w:ascii="Times New Roman" w:hAnsi="Times New Roman" w:cs="Times New Roman"/>
                  <w:sz w:val="20"/>
                  <w:szCs w:val="20"/>
                </w:rPr>
                <w:delText>46 (97.9)</w:delText>
              </w:r>
            </w:del>
          </w:p>
        </w:tc>
        <w:tc>
          <w:tcPr>
            <w:tcW w:w="1134" w:type="dxa"/>
          </w:tcPr>
          <w:p w14:paraId="54AC62FA" w14:textId="4E69C6C6" w:rsidR="00852950" w:rsidRPr="00C20EF0" w:rsidDel="00A8037A" w:rsidRDefault="00852950" w:rsidP="00852950">
            <w:pPr>
              <w:jc w:val="center"/>
              <w:rPr>
                <w:del w:id="1042" w:author="Audencio Victor Rafael" w:date="2025-10-26T01:47:00Z" w16du:dateUtc="2025-10-26T00:47:00Z"/>
                <w:rFonts w:ascii="Times New Roman" w:hAnsi="Times New Roman" w:cs="Times New Roman"/>
                <w:sz w:val="20"/>
                <w:szCs w:val="20"/>
              </w:rPr>
            </w:pPr>
            <w:del w:id="1043" w:author="Audencio Victor Rafael" w:date="2025-10-26T01:47:00Z" w16du:dateUtc="2025-10-26T00:47:00Z">
              <w:r w:rsidRPr="00C20EF0" w:rsidDel="00A8037A">
                <w:rPr>
                  <w:rFonts w:ascii="Times New Roman" w:hAnsi="Times New Roman" w:cs="Times New Roman"/>
                  <w:sz w:val="20"/>
                  <w:szCs w:val="20"/>
                </w:rPr>
                <w:delText>0 (0)</w:delText>
              </w:r>
            </w:del>
          </w:p>
        </w:tc>
        <w:tc>
          <w:tcPr>
            <w:tcW w:w="1701" w:type="dxa"/>
          </w:tcPr>
          <w:p w14:paraId="745DFAD7" w14:textId="29957543" w:rsidR="00852950" w:rsidRPr="00C20EF0" w:rsidDel="00A8037A" w:rsidRDefault="00852950" w:rsidP="00852950">
            <w:pPr>
              <w:jc w:val="center"/>
              <w:rPr>
                <w:del w:id="1044" w:author="Audencio Victor Rafael" w:date="2025-10-26T01:47:00Z" w16du:dateUtc="2025-10-26T00:47:00Z"/>
                <w:rFonts w:ascii="Times New Roman" w:hAnsi="Times New Roman" w:cs="Times New Roman"/>
                <w:sz w:val="20"/>
                <w:szCs w:val="20"/>
              </w:rPr>
            </w:pPr>
            <w:del w:id="1045" w:author="Audencio Victor Rafael" w:date="2025-10-26T01:47:00Z" w16du:dateUtc="2025-10-26T00:47:00Z">
              <w:r w:rsidRPr="00C20EF0" w:rsidDel="00A8037A">
                <w:rPr>
                  <w:rFonts w:ascii="Times New Roman" w:hAnsi="Times New Roman" w:cs="Times New Roman"/>
                  <w:sz w:val="20"/>
                  <w:szCs w:val="20"/>
                </w:rPr>
                <w:delText>0 (0, 0.08)</w:delText>
              </w:r>
            </w:del>
          </w:p>
        </w:tc>
        <w:tc>
          <w:tcPr>
            <w:tcW w:w="1650" w:type="dxa"/>
          </w:tcPr>
          <w:p w14:paraId="546D0B22" w14:textId="4EF64909" w:rsidR="00852950" w:rsidRPr="00C20EF0" w:rsidDel="00A8037A" w:rsidRDefault="00852950" w:rsidP="00852950">
            <w:pPr>
              <w:jc w:val="center"/>
              <w:rPr>
                <w:del w:id="1046" w:author="Audencio Victor Rafael" w:date="2025-10-26T01:47:00Z" w16du:dateUtc="2025-10-26T00:47:00Z"/>
                <w:rFonts w:ascii="Times New Roman" w:hAnsi="Times New Roman" w:cs="Times New Roman"/>
                <w:sz w:val="20"/>
                <w:szCs w:val="20"/>
              </w:rPr>
            </w:pPr>
            <w:del w:id="1047" w:author="Audencio Victor Rafael" w:date="2025-10-26T01:47:00Z" w16du:dateUtc="2025-10-26T00:47:00Z">
              <w:r w:rsidRPr="00C20EF0" w:rsidDel="00A8037A">
                <w:rPr>
                  <w:rFonts w:ascii="Times New Roman" w:hAnsi="Times New Roman" w:cs="Times New Roman"/>
                  <w:sz w:val="20"/>
                  <w:szCs w:val="20"/>
                </w:rPr>
                <w:delText>1 (</w:delText>
              </w:r>
              <w:r w:rsidDel="00A8037A">
                <w:rPr>
                  <w:rFonts w:ascii="Times New Roman" w:hAnsi="Times New Roman" w:cs="Times New Roman"/>
                  <w:sz w:val="20"/>
                  <w:szCs w:val="20"/>
                </w:rPr>
                <w:delText>0.03</w:delText>
              </w:r>
              <w:r w:rsidRPr="00C20EF0" w:rsidDel="00A8037A">
                <w:rPr>
                  <w:rFonts w:ascii="Times New Roman" w:hAnsi="Times New Roman" w:cs="Times New Roman"/>
                  <w:sz w:val="20"/>
                  <w:szCs w:val="20"/>
                </w:rPr>
                <w:delText>, 1)</w:delText>
              </w:r>
            </w:del>
          </w:p>
        </w:tc>
      </w:tr>
      <w:tr w:rsidR="00852950" w:rsidDel="00A8037A" w14:paraId="4542554E" w14:textId="7B80CAA9" w:rsidTr="002B2E0F">
        <w:trPr>
          <w:del w:id="1048" w:author="Audencio Victor Rafael" w:date="2025-10-26T01:47:00Z"/>
        </w:trPr>
        <w:tc>
          <w:tcPr>
            <w:tcW w:w="2830" w:type="dxa"/>
          </w:tcPr>
          <w:p w14:paraId="03C09961" w14:textId="38CA2453" w:rsidR="00852950" w:rsidRPr="00C20EF0" w:rsidDel="00A8037A" w:rsidRDefault="00852950" w:rsidP="00852950">
            <w:pPr>
              <w:rPr>
                <w:del w:id="1049" w:author="Audencio Victor Rafael" w:date="2025-10-26T01:47:00Z" w16du:dateUtc="2025-10-26T00:47:00Z"/>
                <w:rFonts w:ascii="Times New Roman" w:hAnsi="Times New Roman" w:cs="Times New Roman"/>
                <w:sz w:val="20"/>
                <w:szCs w:val="20"/>
              </w:rPr>
            </w:pPr>
            <w:del w:id="1050" w:author="Audencio Victor Rafael" w:date="2025-10-26T01:47:00Z" w16du:dateUtc="2025-10-26T00:47:00Z">
              <w:r w:rsidRPr="00C20EF0" w:rsidDel="00A8037A">
                <w:rPr>
                  <w:rFonts w:ascii="Times New Roman" w:hAnsi="Times New Roman" w:cs="Times New Roman"/>
                  <w:sz w:val="20"/>
                  <w:szCs w:val="20"/>
                </w:rPr>
                <w:delText>Moderately preterm</w:delText>
              </w:r>
              <w:r w:rsidDel="00A8037A">
                <w:rPr>
                  <w:rFonts w:ascii="Times New Roman" w:hAnsi="Times New Roman" w:cs="Times New Roman"/>
                  <w:sz w:val="20"/>
                  <w:szCs w:val="20"/>
                </w:rPr>
                <w:delText xml:space="preserve"> (32</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33</w:delText>
              </w:r>
              <w:r w:rsidRPr="00B4677B" w:rsidDel="00A8037A">
                <w:rPr>
                  <w:rFonts w:ascii="Times New Roman" w:hAnsi="Times New Roman" w:cs="Times New Roman"/>
                  <w:sz w:val="20"/>
                  <w:szCs w:val="20"/>
                  <w:vertAlign w:val="superscript"/>
                </w:rPr>
                <w:delText>+6</w:delText>
              </w:r>
              <w:r w:rsidDel="00A8037A">
                <w:rPr>
                  <w:rFonts w:ascii="Times New Roman" w:hAnsi="Times New Roman" w:cs="Times New Roman"/>
                  <w:sz w:val="20"/>
                  <w:szCs w:val="20"/>
                </w:rPr>
                <w:delText>)</w:delText>
              </w:r>
            </w:del>
          </w:p>
        </w:tc>
        <w:tc>
          <w:tcPr>
            <w:tcW w:w="567" w:type="dxa"/>
          </w:tcPr>
          <w:p w14:paraId="0EC8C342" w14:textId="64462226" w:rsidR="00852950" w:rsidRPr="00C20EF0" w:rsidDel="00A8037A" w:rsidRDefault="00852950" w:rsidP="00852950">
            <w:pPr>
              <w:jc w:val="center"/>
              <w:rPr>
                <w:del w:id="1051" w:author="Audencio Victor Rafael" w:date="2025-10-26T01:47:00Z" w16du:dateUtc="2025-10-26T00:47:00Z"/>
                <w:rFonts w:ascii="Times New Roman" w:hAnsi="Times New Roman" w:cs="Times New Roman"/>
                <w:sz w:val="20"/>
                <w:szCs w:val="20"/>
              </w:rPr>
            </w:pPr>
            <w:del w:id="1052" w:author="Audencio Victor Rafael" w:date="2025-10-26T01:47:00Z" w16du:dateUtc="2025-10-26T00:47:00Z">
              <w:r w:rsidRPr="00C20EF0" w:rsidDel="00A8037A">
                <w:rPr>
                  <w:rFonts w:ascii="Times New Roman" w:hAnsi="Times New Roman" w:cs="Times New Roman"/>
                  <w:sz w:val="20"/>
                  <w:szCs w:val="20"/>
                </w:rPr>
                <w:delText>100</w:delText>
              </w:r>
            </w:del>
          </w:p>
        </w:tc>
        <w:tc>
          <w:tcPr>
            <w:tcW w:w="1134" w:type="dxa"/>
          </w:tcPr>
          <w:p w14:paraId="46F7641D" w14:textId="159CCF5A" w:rsidR="00852950" w:rsidRPr="00C20EF0" w:rsidDel="00A8037A" w:rsidRDefault="00852950" w:rsidP="00852950">
            <w:pPr>
              <w:jc w:val="center"/>
              <w:rPr>
                <w:del w:id="1053" w:author="Audencio Victor Rafael" w:date="2025-10-26T01:47:00Z" w16du:dateUtc="2025-10-26T00:47:00Z"/>
                <w:rFonts w:ascii="Times New Roman" w:hAnsi="Times New Roman" w:cs="Times New Roman"/>
                <w:sz w:val="20"/>
                <w:szCs w:val="20"/>
              </w:rPr>
            </w:pPr>
            <w:del w:id="1054" w:author="Audencio Victor Rafael" w:date="2025-10-26T01:47:00Z" w16du:dateUtc="2025-10-26T00:47:00Z">
              <w:r w:rsidRPr="00C20EF0" w:rsidDel="00A8037A">
                <w:rPr>
                  <w:rFonts w:ascii="Times New Roman" w:hAnsi="Times New Roman" w:cs="Times New Roman"/>
                  <w:sz w:val="20"/>
                  <w:szCs w:val="20"/>
                </w:rPr>
                <w:delText>96 (96)</w:delText>
              </w:r>
            </w:del>
          </w:p>
        </w:tc>
        <w:tc>
          <w:tcPr>
            <w:tcW w:w="1134" w:type="dxa"/>
          </w:tcPr>
          <w:p w14:paraId="1BC87BA9" w14:textId="06E746CB" w:rsidR="00852950" w:rsidRPr="00C20EF0" w:rsidDel="00A8037A" w:rsidRDefault="00852950" w:rsidP="00852950">
            <w:pPr>
              <w:jc w:val="center"/>
              <w:rPr>
                <w:del w:id="1055" w:author="Audencio Victor Rafael" w:date="2025-10-26T01:47:00Z" w16du:dateUtc="2025-10-26T00:47:00Z"/>
                <w:rFonts w:ascii="Times New Roman" w:hAnsi="Times New Roman" w:cs="Times New Roman"/>
                <w:sz w:val="20"/>
                <w:szCs w:val="20"/>
              </w:rPr>
            </w:pPr>
            <w:del w:id="1056" w:author="Audencio Victor Rafael" w:date="2025-10-26T01:47:00Z" w16du:dateUtc="2025-10-26T00:47:00Z">
              <w:r w:rsidRPr="00C20EF0" w:rsidDel="00A8037A">
                <w:rPr>
                  <w:rFonts w:ascii="Times New Roman" w:hAnsi="Times New Roman" w:cs="Times New Roman"/>
                  <w:sz w:val="20"/>
                  <w:szCs w:val="20"/>
                </w:rPr>
                <w:delText>0 (0)</w:delText>
              </w:r>
            </w:del>
          </w:p>
        </w:tc>
        <w:tc>
          <w:tcPr>
            <w:tcW w:w="1701" w:type="dxa"/>
          </w:tcPr>
          <w:p w14:paraId="753CD50A" w14:textId="47833403" w:rsidR="00852950" w:rsidRPr="00C20EF0" w:rsidDel="00A8037A" w:rsidRDefault="00852950" w:rsidP="00852950">
            <w:pPr>
              <w:jc w:val="center"/>
              <w:rPr>
                <w:del w:id="1057" w:author="Audencio Victor Rafael" w:date="2025-10-26T01:47:00Z" w16du:dateUtc="2025-10-26T00:47:00Z"/>
                <w:rFonts w:ascii="Times New Roman" w:hAnsi="Times New Roman" w:cs="Times New Roman"/>
                <w:sz w:val="20"/>
                <w:szCs w:val="20"/>
              </w:rPr>
            </w:pPr>
            <w:del w:id="1058" w:author="Audencio Victor Rafael" w:date="2025-10-26T01:47:00Z" w16du:dateUtc="2025-10-26T00:47:00Z">
              <w:r w:rsidRPr="00C20EF0" w:rsidDel="00A8037A">
                <w:rPr>
                  <w:rFonts w:ascii="Times New Roman" w:hAnsi="Times New Roman" w:cs="Times New Roman"/>
                  <w:sz w:val="20"/>
                  <w:szCs w:val="20"/>
                </w:rPr>
                <w:delText>0 (0, 0.04)</w:delText>
              </w:r>
            </w:del>
          </w:p>
        </w:tc>
        <w:tc>
          <w:tcPr>
            <w:tcW w:w="1650" w:type="dxa"/>
          </w:tcPr>
          <w:p w14:paraId="39C5C7E2" w14:textId="4B78FCA3" w:rsidR="00852950" w:rsidRPr="00C20EF0" w:rsidDel="00A8037A" w:rsidRDefault="00852950" w:rsidP="00852950">
            <w:pPr>
              <w:jc w:val="center"/>
              <w:rPr>
                <w:del w:id="1059" w:author="Audencio Victor Rafael" w:date="2025-10-26T01:47:00Z" w16du:dateUtc="2025-10-26T00:47:00Z"/>
                <w:rFonts w:ascii="Times New Roman" w:hAnsi="Times New Roman" w:cs="Times New Roman"/>
                <w:sz w:val="20"/>
                <w:szCs w:val="20"/>
              </w:rPr>
            </w:pPr>
            <w:del w:id="1060" w:author="Audencio Victor Rafael" w:date="2025-10-26T01:47:00Z" w16du:dateUtc="2025-10-26T00:47:00Z">
              <w:r w:rsidRPr="00C20EF0" w:rsidDel="00A8037A">
                <w:rPr>
                  <w:rFonts w:ascii="Times New Roman" w:hAnsi="Times New Roman" w:cs="Times New Roman"/>
                  <w:sz w:val="20"/>
                  <w:szCs w:val="20"/>
                </w:rPr>
                <w:delText>1 (</w:delText>
              </w:r>
              <w:r w:rsidDel="00A8037A">
                <w:rPr>
                  <w:rFonts w:ascii="Times New Roman" w:hAnsi="Times New Roman" w:cs="Times New Roman"/>
                  <w:sz w:val="20"/>
                  <w:szCs w:val="20"/>
                </w:rPr>
                <w:delText>0.4</w:delText>
              </w:r>
              <w:r w:rsidRPr="00C20EF0" w:rsidDel="00A8037A">
                <w:rPr>
                  <w:rFonts w:ascii="Times New Roman" w:hAnsi="Times New Roman" w:cs="Times New Roman"/>
                  <w:sz w:val="20"/>
                  <w:szCs w:val="20"/>
                </w:rPr>
                <w:delText>, 1)</w:delText>
              </w:r>
            </w:del>
          </w:p>
        </w:tc>
      </w:tr>
      <w:tr w:rsidR="00852950" w:rsidDel="00A8037A" w14:paraId="5E7CDD90" w14:textId="70C831CE" w:rsidTr="002B2E0F">
        <w:trPr>
          <w:del w:id="1061" w:author="Audencio Victor Rafael" w:date="2025-10-26T01:47:00Z"/>
        </w:trPr>
        <w:tc>
          <w:tcPr>
            <w:tcW w:w="2830" w:type="dxa"/>
          </w:tcPr>
          <w:p w14:paraId="1CCF7C43" w14:textId="27D6A73E" w:rsidR="00852950" w:rsidRPr="00C20EF0" w:rsidDel="00A8037A" w:rsidRDefault="00852950" w:rsidP="00852950">
            <w:pPr>
              <w:rPr>
                <w:del w:id="1062" w:author="Audencio Victor Rafael" w:date="2025-10-26T01:47:00Z" w16du:dateUtc="2025-10-26T00:47:00Z"/>
                <w:rFonts w:ascii="Times New Roman" w:hAnsi="Times New Roman" w:cs="Times New Roman"/>
                <w:sz w:val="20"/>
                <w:szCs w:val="20"/>
              </w:rPr>
            </w:pPr>
            <w:del w:id="1063" w:author="Audencio Victor Rafael" w:date="2025-10-26T01:47:00Z" w16du:dateUtc="2025-10-26T00:47:00Z">
              <w:r w:rsidRPr="00C20EF0" w:rsidDel="00A8037A">
                <w:rPr>
                  <w:rFonts w:ascii="Times New Roman" w:hAnsi="Times New Roman" w:cs="Times New Roman"/>
                  <w:sz w:val="20"/>
                  <w:szCs w:val="20"/>
                </w:rPr>
                <w:delText>Late preterm</w:delText>
              </w:r>
              <w:r w:rsidDel="00A8037A">
                <w:rPr>
                  <w:rFonts w:ascii="Times New Roman" w:hAnsi="Times New Roman" w:cs="Times New Roman"/>
                  <w:sz w:val="20"/>
                  <w:szCs w:val="20"/>
                </w:rPr>
                <w:delText xml:space="preserve"> 34</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36</w:delText>
              </w:r>
              <w:r w:rsidRPr="00B4677B" w:rsidDel="00A8037A">
                <w:rPr>
                  <w:rFonts w:ascii="Times New Roman" w:hAnsi="Times New Roman" w:cs="Times New Roman"/>
                  <w:sz w:val="20"/>
                  <w:szCs w:val="20"/>
                  <w:vertAlign w:val="superscript"/>
                </w:rPr>
                <w:delText>+6</w:delText>
              </w:r>
            </w:del>
          </w:p>
        </w:tc>
        <w:tc>
          <w:tcPr>
            <w:tcW w:w="567" w:type="dxa"/>
          </w:tcPr>
          <w:p w14:paraId="5EDED188" w14:textId="138EA8C4" w:rsidR="00852950" w:rsidRPr="00C20EF0" w:rsidDel="00A8037A" w:rsidRDefault="00852950" w:rsidP="00852950">
            <w:pPr>
              <w:jc w:val="center"/>
              <w:rPr>
                <w:del w:id="1064" w:author="Audencio Victor Rafael" w:date="2025-10-26T01:47:00Z" w16du:dateUtc="2025-10-26T00:47:00Z"/>
                <w:rFonts w:ascii="Times New Roman" w:hAnsi="Times New Roman" w:cs="Times New Roman"/>
                <w:sz w:val="20"/>
                <w:szCs w:val="20"/>
              </w:rPr>
            </w:pPr>
            <w:del w:id="1065" w:author="Audencio Victor Rafael" w:date="2025-10-26T01:47:00Z" w16du:dateUtc="2025-10-26T00:47:00Z">
              <w:r w:rsidRPr="00C20EF0" w:rsidDel="00A8037A">
                <w:rPr>
                  <w:rFonts w:ascii="Times New Roman" w:hAnsi="Times New Roman" w:cs="Times New Roman"/>
                  <w:sz w:val="20"/>
                  <w:szCs w:val="20"/>
                </w:rPr>
                <w:delText>365</w:delText>
              </w:r>
            </w:del>
          </w:p>
        </w:tc>
        <w:tc>
          <w:tcPr>
            <w:tcW w:w="1134" w:type="dxa"/>
          </w:tcPr>
          <w:p w14:paraId="25193B47" w14:textId="3C50A074" w:rsidR="00852950" w:rsidRPr="00C20EF0" w:rsidDel="00A8037A" w:rsidRDefault="00852950" w:rsidP="00852950">
            <w:pPr>
              <w:jc w:val="center"/>
              <w:rPr>
                <w:del w:id="1066" w:author="Audencio Victor Rafael" w:date="2025-10-26T01:47:00Z" w16du:dateUtc="2025-10-26T00:47:00Z"/>
                <w:rFonts w:ascii="Times New Roman" w:hAnsi="Times New Roman" w:cs="Times New Roman"/>
                <w:sz w:val="20"/>
                <w:szCs w:val="20"/>
              </w:rPr>
            </w:pPr>
            <w:del w:id="1067" w:author="Audencio Victor Rafael" w:date="2025-10-26T01:47:00Z" w16du:dateUtc="2025-10-26T00:47:00Z">
              <w:r w:rsidRPr="00C20EF0" w:rsidDel="00A8037A">
                <w:rPr>
                  <w:rFonts w:ascii="Times New Roman" w:hAnsi="Times New Roman" w:cs="Times New Roman"/>
                  <w:sz w:val="20"/>
                  <w:szCs w:val="20"/>
                </w:rPr>
                <w:delText>347 (95.1)</w:delText>
              </w:r>
            </w:del>
          </w:p>
        </w:tc>
        <w:tc>
          <w:tcPr>
            <w:tcW w:w="1134" w:type="dxa"/>
          </w:tcPr>
          <w:p w14:paraId="5403E9B5" w14:textId="330181FF" w:rsidR="00852950" w:rsidRPr="00C20EF0" w:rsidDel="00A8037A" w:rsidRDefault="00852950" w:rsidP="00852950">
            <w:pPr>
              <w:jc w:val="center"/>
              <w:rPr>
                <w:del w:id="1068" w:author="Audencio Victor Rafael" w:date="2025-10-26T01:47:00Z" w16du:dateUtc="2025-10-26T00:47:00Z"/>
                <w:rFonts w:ascii="Times New Roman" w:hAnsi="Times New Roman" w:cs="Times New Roman"/>
                <w:sz w:val="20"/>
                <w:szCs w:val="20"/>
              </w:rPr>
            </w:pPr>
            <w:del w:id="1069" w:author="Audencio Victor Rafael" w:date="2025-10-26T01:47:00Z" w16du:dateUtc="2025-10-26T00:47:00Z">
              <w:r w:rsidRPr="00C20EF0" w:rsidDel="00A8037A">
                <w:rPr>
                  <w:rFonts w:ascii="Times New Roman" w:hAnsi="Times New Roman" w:cs="Times New Roman"/>
                  <w:sz w:val="20"/>
                  <w:szCs w:val="20"/>
                </w:rPr>
                <w:delText>38 (10.4)</w:delText>
              </w:r>
            </w:del>
          </w:p>
        </w:tc>
        <w:tc>
          <w:tcPr>
            <w:tcW w:w="1701" w:type="dxa"/>
          </w:tcPr>
          <w:p w14:paraId="3529B991" w14:textId="752A1903" w:rsidR="00852950" w:rsidRPr="00C20EF0" w:rsidDel="00A8037A" w:rsidRDefault="00852950" w:rsidP="00852950">
            <w:pPr>
              <w:jc w:val="center"/>
              <w:rPr>
                <w:del w:id="1070" w:author="Audencio Victor Rafael" w:date="2025-10-26T01:47:00Z" w16du:dateUtc="2025-10-26T00:47:00Z"/>
                <w:rFonts w:ascii="Times New Roman" w:hAnsi="Times New Roman" w:cs="Times New Roman"/>
                <w:sz w:val="20"/>
                <w:szCs w:val="20"/>
              </w:rPr>
            </w:pPr>
            <w:del w:id="1071" w:author="Audencio Victor Rafael" w:date="2025-10-26T01:47:00Z" w16du:dateUtc="2025-10-26T00:47:00Z">
              <w:r w:rsidRPr="00C20EF0" w:rsidDel="00A8037A">
                <w:rPr>
                  <w:rFonts w:ascii="Times New Roman" w:hAnsi="Times New Roman" w:cs="Times New Roman"/>
                  <w:sz w:val="20"/>
                  <w:szCs w:val="20"/>
                </w:rPr>
                <w:delText>0.11 (0.08, 0.15)</w:delText>
              </w:r>
            </w:del>
          </w:p>
        </w:tc>
        <w:tc>
          <w:tcPr>
            <w:tcW w:w="1650" w:type="dxa"/>
          </w:tcPr>
          <w:p w14:paraId="1CC0D056" w14:textId="0CDC0C15" w:rsidR="00852950" w:rsidRPr="00C20EF0" w:rsidDel="00A8037A" w:rsidRDefault="00852950" w:rsidP="00852950">
            <w:pPr>
              <w:jc w:val="center"/>
              <w:rPr>
                <w:del w:id="1072" w:author="Audencio Victor Rafael" w:date="2025-10-26T01:47:00Z" w16du:dateUtc="2025-10-26T00:47:00Z"/>
                <w:rFonts w:ascii="Times New Roman" w:hAnsi="Times New Roman" w:cs="Times New Roman"/>
                <w:sz w:val="20"/>
                <w:szCs w:val="20"/>
              </w:rPr>
            </w:pPr>
            <w:del w:id="1073" w:author="Audencio Victor Rafael" w:date="2025-10-26T01:47:00Z" w16du:dateUtc="2025-10-26T00:47:00Z">
              <w:r w:rsidDel="00A8037A">
                <w:rPr>
                  <w:rFonts w:ascii="Times New Roman" w:hAnsi="Times New Roman" w:cs="Times New Roman"/>
                  <w:sz w:val="20"/>
                  <w:szCs w:val="20"/>
                </w:rPr>
                <w:delText>1</w:delText>
              </w:r>
              <w:r w:rsidRPr="00C20EF0" w:rsidDel="00A8037A">
                <w:rPr>
                  <w:rFonts w:ascii="Times New Roman" w:hAnsi="Times New Roman" w:cs="Times New Roman"/>
                  <w:sz w:val="20"/>
                  <w:szCs w:val="20"/>
                </w:rPr>
                <w:delText xml:space="preserve"> (0.8</w:delText>
              </w:r>
              <w:r w:rsidDel="00A8037A">
                <w:rPr>
                  <w:rFonts w:ascii="Times New Roman" w:hAnsi="Times New Roman" w:cs="Times New Roman"/>
                  <w:sz w:val="20"/>
                  <w:szCs w:val="20"/>
                </w:rPr>
                <w:delText>1</w:delText>
              </w:r>
              <w:r w:rsidRPr="00C20EF0" w:rsidDel="00A8037A">
                <w:rPr>
                  <w:rFonts w:ascii="Times New Roman" w:hAnsi="Times New Roman" w:cs="Times New Roman"/>
                  <w:sz w:val="20"/>
                  <w:szCs w:val="20"/>
                </w:rPr>
                <w:delText xml:space="preserve">, </w:delText>
              </w:r>
              <w:r w:rsidDel="00A8037A">
                <w:rPr>
                  <w:rFonts w:ascii="Times New Roman" w:hAnsi="Times New Roman" w:cs="Times New Roman"/>
                  <w:sz w:val="20"/>
                  <w:szCs w:val="20"/>
                </w:rPr>
                <w:delText>1</w:delText>
              </w:r>
              <w:r w:rsidRPr="00C20EF0" w:rsidDel="00A8037A">
                <w:rPr>
                  <w:rFonts w:ascii="Times New Roman" w:hAnsi="Times New Roman" w:cs="Times New Roman"/>
                  <w:sz w:val="20"/>
                  <w:szCs w:val="20"/>
                </w:rPr>
                <w:delText>)</w:delText>
              </w:r>
            </w:del>
          </w:p>
        </w:tc>
      </w:tr>
      <w:tr w:rsidR="00852950" w:rsidDel="00A8037A" w14:paraId="189EE18A" w14:textId="0BB3A09C" w:rsidTr="002B2E0F">
        <w:trPr>
          <w:del w:id="1074" w:author="Audencio Victor Rafael" w:date="2025-10-26T01:47:00Z"/>
        </w:trPr>
        <w:tc>
          <w:tcPr>
            <w:tcW w:w="2830" w:type="dxa"/>
          </w:tcPr>
          <w:p w14:paraId="774CCDA1" w14:textId="6445FAE2" w:rsidR="00852950" w:rsidRPr="00C20EF0" w:rsidDel="00A8037A" w:rsidRDefault="00852950" w:rsidP="00852950">
            <w:pPr>
              <w:rPr>
                <w:del w:id="1075" w:author="Audencio Victor Rafael" w:date="2025-10-26T01:47:00Z" w16du:dateUtc="2025-10-26T00:47:00Z"/>
                <w:rFonts w:ascii="Times New Roman" w:hAnsi="Times New Roman" w:cs="Times New Roman"/>
                <w:b/>
                <w:bCs/>
                <w:sz w:val="20"/>
                <w:szCs w:val="20"/>
              </w:rPr>
            </w:pPr>
            <w:del w:id="1076" w:author="Audencio Victor Rafael" w:date="2025-10-26T01:47:00Z" w16du:dateUtc="2025-10-26T00:47:00Z">
              <w:r w:rsidRPr="00C20EF0" w:rsidDel="00A8037A">
                <w:rPr>
                  <w:rFonts w:ascii="Times New Roman" w:hAnsi="Times New Roman" w:cs="Times New Roman"/>
                  <w:b/>
                  <w:bCs/>
                  <w:sz w:val="20"/>
                  <w:szCs w:val="20"/>
                </w:rPr>
                <w:delText>Term (overall)</w:delText>
              </w:r>
            </w:del>
          </w:p>
        </w:tc>
        <w:tc>
          <w:tcPr>
            <w:tcW w:w="567" w:type="dxa"/>
          </w:tcPr>
          <w:p w14:paraId="58797E0A" w14:textId="56608281" w:rsidR="00852950" w:rsidRPr="00C20EF0" w:rsidDel="00A8037A" w:rsidRDefault="00852950" w:rsidP="00852950">
            <w:pPr>
              <w:jc w:val="center"/>
              <w:rPr>
                <w:del w:id="1077" w:author="Audencio Victor Rafael" w:date="2025-10-26T01:47:00Z" w16du:dateUtc="2025-10-26T00:47:00Z"/>
                <w:rFonts w:ascii="Times New Roman" w:hAnsi="Times New Roman" w:cs="Times New Roman"/>
                <w:sz w:val="20"/>
                <w:szCs w:val="20"/>
              </w:rPr>
            </w:pPr>
            <w:del w:id="1078" w:author="Audencio Victor Rafael" w:date="2025-10-26T01:47:00Z" w16du:dateUtc="2025-10-26T00:47:00Z">
              <w:r w:rsidRPr="00C20EF0" w:rsidDel="00A8037A">
                <w:rPr>
                  <w:rFonts w:ascii="Times New Roman" w:hAnsi="Times New Roman" w:cs="Times New Roman"/>
                  <w:sz w:val="20"/>
                  <w:szCs w:val="20"/>
                </w:rPr>
                <w:delText>593</w:delText>
              </w:r>
            </w:del>
          </w:p>
        </w:tc>
        <w:tc>
          <w:tcPr>
            <w:tcW w:w="1134" w:type="dxa"/>
          </w:tcPr>
          <w:p w14:paraId="47E53CB2" w14:textId="09C4AA8D" w:rsidR="00852950" w:rsidRPr="00C20EF0" w:rsidDel="00A8037A" w:rsidRDefault="00852950" w:rsidP="00852950">
            <w:pPr>
              <w:jc w:val="center"/>
              <w:rPr>
                <w:del w:id="1079" w:author="Audencio Victor Rafael" w:date="2025-10-26T01:47:00Z" w16du:dateUtc="2025-10-26T00:47:00Z"/>
                <w:rFonts w:ascii="Times New Roman" w:hAnsi="Times New Roman" w:cs="Times New Roman"/>
                <w:sz w:val="20"/>
                <w:szCs w:val="20"/>
              </w:rPr>
            </w:pPr>
            <w:del w:id="1080" w:author="Audencio Victor Rafael" w:date="2025-10-26T01:47:00Z" w16du:dateUtc="2025-10-26T00:47:00Z">
              <w:r w:rsidRPr="00C20EF0" w:rsidDel="00A8037A">
                <w:rPr>
                  <w:rFonts w:ascii="Times New Roman" w:hAnsi="Times New Roman" w:cs="Times New Roman"/>
                  <w:sz w:val="20"/>
                  <w:szCs w:val="20"/>
                </w:rPr>
                <w:delText>502 (8</w:delText>
              </w:r>
              <w:r w:rsidDel="00A8037A">
                <w:rPr>
                  <w:rFonts w:ascii="Times New Roman" w:hAnsi="Times New Roman" w:cs="Times New Roman"/>
                  <w:sz w:val="20"/>
                  <w:szCs w:val="20"/>
                </w:rPr>
                <w:delText>5</w:delText>
              </w:r>
              <w:r w:rsidRPr="00C20EF0" w:rsidDel="00A8037A">
                <w:rPr>
                  <w:rFonts w:ascii="Times New Roman" w:hAnsi="Times New Roman" w:cs="Times New Roman"/>
                  <w:sz w:val="20"/>
                  <w:szCs w:val="20"/>
                </w:rPr>
                <w:delText>.</w:delText>
              </w:r>
              <w:r w:rsidDel="00A8037A">
                <w:rPr>
                  <w:rFonts w:ascii="Times New Roman" w:hAnsi="Times New Roman" w:cs="Times New Roman"/>
                  <w:sz w:val="20"/>
                  <w:szCs w:val="20"/>
                </w:rPr>
                <w:delText>2</w:delText>
              </w:r>
              <w:r w:rsidRPr="00C20EF0" w:rsidDel="00A8037A">
                <w:rPr>
                  <w:rFonts w:ascii="Times New Roman" w:hAnsi="Times New Roman" w:cs="Times New Roman"/>
                  <w:sz w:val="20"/>
                  <w:szCs w:val="20"/>
                </w:rPr>
                <w:delText>)</w:delText>
              </w:r>
            </w:del>
          </w:p>
        </w:tc>
        <w:tc>
          <w:tcPr>
            <w:tcW w:w="1134" w:type="dxa"/>
          </w:tcPr>
          <w:p w14:paraId="40564431" w14:textId="2EF1E168" w:rsidR="00852950" w:rsidRPr="00C20EF0" w:rsidDel="00A8037A" w:rsidRDefault="00852950" w:rsidP="00852950">
            <w:pPr>
              <w:jc w:val="center"/>
              <w:rPr>
                <w:del w:id="1081" w:author="Audencio Victor Rafael" w:date="2025-10-26T01:47:00Z" w16du:dateUtc="2025-10-26T00:47:00Z"/>
                <w:rFonts w:ascii="Times New Roman" w:hAnsi="Times New Roman" w:cs="Times New Roman"/>
                <w:sz w:val="20"/>
                <w:szCs w:val="20"/>
              </w:rPr>
            </w:pPr>
            <w:del w:id="1082" w:author="Audencio Victor Rafael" w:date="2025-10-26T01:47:00Z" w16du:dateUtc="2025-10-26T00:47:00Z">
              <w:r w:rsidRPr="00C20EF0" w:rsidDel="00A8037A">
                <w:rPr>
                  <w:rFonts w:ascii="Times New Roman" w:hAnsi="Times New Roman" w:cs="Times New Roman"/>
                  <w:sz w:val="20"/>
                  <w:szCs w:val="20"/>
                </w:rPr>
                <w:delText>381 (64.2)</w:delText>
              </w:r>
            </w:del>
          </w:p>
        </w:tc>
        <w:tc>
          <w:tcPr>
            <w:tcW w:w="1701" w:type="dxa"/>
          </w:tcPr>
          <w:p w14:paraId="4882E93C" w14:textId="13DBF237" w:rsidR="00852950" w:rsidRPr="00C20EF0" w:rsidDel="00A8037A" w:rsidRDefault="00852950" w:rsidP="00852950">
            <w:pPr>
              <w:jc w:val="center"/>
              <w:rPr>
                <w:del w:id="1083" w:author="Audencio Victor Rafael" w:date="2025-10-26T01:47:00Z" w16du:dateUtc="2025-10-26T00:47:00Z"/>
                <w:rFonts w:ascii="Times New Roman" w:hAnsi="Times New Roman" w:cs="Times New Roman"/>
                <w:sz w:val="20"/>
                <w:szCs w:val="20"/>
              </w:rPr>
            </w:pPr>
            <w:del w:id="1084" w:author="Audencio Victor Rafael" w:date="2025-10-26T01:47:00Z" w16du:dateUtc="2025-10-26T00:47:00Z">
              <w:r w:rsidRPr="00C20EF0" w:rsidDel="00A8037A">
                <w:rPr>
                  <w:rFonts w:ascii="Times New Roman" w:hAnsi="Times New Roman" w:cs="Times New Roman"/>
                  <w:sz w:val="20"/>
                  <w:szCs w:val="20"/>
                </w:rPr>
                <w:delText>0.</w:delText>
              </w:r>
              <w:r w:rsidDel="00A8037A">
                <w:rPr>
                  <w:rFonts w:ascii="Times New Roman" w:hAnsi="Times New Roman" w:cs="Times New Roman"/>
                  <w:sz w:val="20"/>
                  <w:szCs w:val="20"/>
                </w:rPr>
                <w:delText>71</w:delText>
              </w:r>
              <w:r w:rsidRPr="00C20EF0" w:rsidDel="00A8037A">
                <w:rPr>
                  <w:rFonts w:ascii="Times New Roman" w:hAnsi="Times New Roman" w:cs="Times New Roman"/>
                  <w:sz w:val="20"/>
                  <w:szCs w:val="20"/>
                </w:rPr>
                <w:delText xml:space="preserve"> (0.</w:delText>
              </w:r>
              <w:r w:rsidDel="00A8037A">
                <w:rPr>
                  <w:rFonts w:ascii="Times New Roman" w:hAnsi="Times New Roman" w:cs="Times New Roman"/>
                  <w:sz w:val="20"/>
                  <w:szCs w:val="20"/>
                </w:rPr>
                <w:delText>6</w:delText>
              </w:r>
              <w:r w:rsidRPr="00C20EF0" w:rsidDel="00A8037A">
                <w:rPr>
                  <w:rFonts w:ascii="Times New Roman" w:hAnsi="Times New Roman" w:cs="Times New Roman"/>
                  <w:sz w:val="20"/>
                  <w:szCs w:val="20"/>
                </w:rPr>
                <w:delText>7, 0.75)</w:delText>
              </w:r>
            </w:del>
          </w:p>
        </w:tc>
        <w:tc>
          <w:tcPr>
            <w:tcW w:w="1650" w:type="dxa"/>
          </w:tcPr>
          <w:p w14:paraId="613A900A" w14:textId="29465EE8" w:rsidR="00852950" w:rsidRPr="00C20EF0" w:rsidDel="00A8037A" w:rsidRDefault="00852950" w:rsidP="00852950">
            <w:pPr>
              <w:jc w:val="center"/>
              <w:rPr>
                <w:del w:id="1085" w:author="Audencio Victor Rafael" w:date="2025-10-26T01:47:00Z" w16du:dateUtc="2025-10-26T00:47:00Z"/>
                <w:rFonts w:ascii="Times New Roman" w:hAnsi="Times New Roman" w:cs="Times New Roman"/>
                <w:sz w:val="20"/>
                <w:szCs w:val="20"/>
              </w:rPr>
            </w:pPr>
            <w:del w:id="1086" w:author="Audencio Victor Rafael" w:date="2025-10-26T01:47:00Z" w16du:dateUtc="2025-10-26T00:47:00Z">
              <w:r w:rsidRPr="00C20EF0" w:rsidDel="00A8037A">
                <w:rPr>
                  <w:rFonts w:ascii="Times New Roman" w:hAnsi="Times New Roman" w:cs="Times New Roman"/>
                  <w:sz w:val="20"/>
                  <w:szCs w:val="20"/>
                </w:rPr>
                <w:delText>0.7</w:delText>
              </w:r>
              <w:r w:rsidDel="00A8037A">
                <w:rPr>
                  <w:rFonts w:ascii="Times New Roman" w:hAnsi="Times New Roman" w:cs="Times New Roman"/>
                  <w:sz w:val="20"/>
                  <w:szCs w:val="20"/>
                </w:rPr>
                <w:delText>6</w:delText>
              </w:r>
              <w:r w:rsidRPr="00C20EF0" w:rsidDel="00A8037A">
                <w:rPr>
                  <w:rFonts w:ascii="Times New Roman" w:hAnsi="Times New Roman" w:cs="Times New Roman"/>
                  <w:sz w:val="20"/>
                  <w:szCs w:val="20"/>
                </w:rPr>
                <w:delText xml:space="preserve"> (0.</w:delText>
              </w:r>
              <w:r w:rsidDel="00A8037A">
                <w:rPr>
                  <w:rFonts w:ascii="Times New Roman" w:hAnsi="Times New Roman" w:cs="Times New Roman"/>
                  <w:sz w:val="20"/>
                  <w:szCs w:val="20"/>
                </w:rPr>
                <w:delText>66</w:delText>
              </w:r>
              <w:r w:rsidRPr="00C20EF0" w:rsidDel="00A8037A">
                <w:rPr>
                  <w:rFonts w:ascii="Times New Roman" w:hAnsi="Times New Roman" w:cs="Times New Roman"/>
                  <w:sz w:val="20"/>
                  <w:szCs w:val="20"/>
                </w:rPr>
                <w:delText>, 0.8</w:delText>
              </w:r>
              <w:r w:rsidDel="00A8037A">
                <w:rPr>
                  <w:rFonts w:ascii="Times New Roman" w:hAnsi="Times New Roman" w:cs="Times New Roman"/>
                  <w:sz w:val="20"/>
                  <w:szCs w:val="20"/>
                </w:rPr>
                <w:delText>5</w:delText>
              </w:r>
              <w:r w:rsidRPr="00C20EF0" w:rsidDel="00A8037A">
                <w:rPr>
                  <w:rFonts w:ascii="Times New Roman" w:hAnsi="Times New Roman" w:cs="Times New Roman"/>
                  <w:sz w:val="20"/>
                  <w:szCs w:val="20"/>
                </w:rPr>
                <w:delText>)</w:delText>
              </w:r>
            </w:del>
          </w:p>
        </w:tc>
      </w:tr>
      <w:tr w:rsidR="00852950" w:rsidDel="00A8037A" w14:paraId="774B06A6" w14:textId="088FFAC4" w:rsidTr="002B2E0F">
        <w:trPr>
          <w:del w:id="1087" w:author="Audencio Victor Rafael" w:date="2025-10-26T01:47:00Z"/>
        </w:trPr>
        <w:tc>
          <w:tcPr>
            <w:tcW w:w="2830" w:type="dxa"/>
          </w:tcPr>
          <w:p w14:paraId="223F274D" w14:textId="1369A473" w:rsidR="00852950" w:rsidRPr="00C20EF0" w:rsidDel="00A8037A" w:rsidRDefault="00852950" w:rsidP="00852950">
            <w:pPr>
              <w:rPr>
                <w:del w:id="1088" w:author="Audencio Victor Rafael" w:date="2025-10-26T01:47:00Z" w16du:dateUtc="2025-10-26T00:47:00Z"/>
                <w:rFonts w:ascii="Times New Roman" w:hAnsi="Times New Roman" w:cs="Times New Roman"/>
                <w:sz w:val="20"/>
                <w:szCs w:val="20"/>
              </w:rPr>
            </w:pPr>
            <w:del w:id="1089" w:author="Audencio Victor Rafael" w:date="2025-10-26T01:47:00Z" w16du:dateUtc="2025-10-26T00:47:00Z">
              <w:r w:rsidRPr="00C20EF0" w:rsidDel="00A8037A">
                <w:rPr>
                  <w:rFonts w:ascii="Times New Roman" w:hAnsi="Times New Roman" w:cs="Times New Roman"/>
                  <w:sz w:val="20"/>
                  <w:szCs w:val="20"/>
                </w:rPr>
                <w:delText>Early term</w:delText>
              </w:r>
              <w:r w:rsidDel="00A8037A">
                <w:rPr>
                  <w:rFonts w:ascii="Times New Roman" w:hAnsi="Times New Roman" w:cs="Times New Roman"/>
                  <w:sz w:val="20"/>
                  <w:szCs w:val="20"/>
                </w:rPr>
                <w:delText xml:space="preserve"> 37</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38</w:delText>
              </w:r>
              <w:r w:rsidRPr="00B4677B" w:rsidDel="00A8037A">
                <w:rPr>
                  <w:rFonts w:ascii="Times New Roman" w:hAnsi="Times New Roman" w:cs="Times New Roman"/>
                  <w:sz w:val="20"/>
                  <w:szCs w:val="20"/>
                  <w:vertAlign w:val="superscript"/>
                </w:rPr>
                <w:delText>+6</w:delText>
              </w:r>
            </w:del>
          </w:p>
        </w:tc>
        <w:tc>
          <w:tcPr>
            <w:tcW w:w="567" w:type="dxa"/>
          </w:tcPr>
          <w:p w14:paraId="6BD38957" w14:textId="002832C3" w:rsidR="00852950" w:rsidRPr="00C20EF0" w:rsidDel="00A8037A" w:rsidRDefault="00852950" w:rsidP="00852950">
            <w:pPr>
              <w:jc w:val="center"/>
              <w:rPr>
                <w:del w:id="1090" w:author="Audencio Victor Rafael" w:date="2025-10-26T01:47:00Z" w16du:dateUtc="2025-10-26T00:47:00Z"/>
                <w:rFonts w:ascii="Times New Roman" w:hAnsi="Times New Roman" w:cs="Times New Roman"/>
                <w:sz w:val="20"/>
                <w:szCs w:val="20"/>
              </w:rPr>
            </w:pPr>
            <w:del w:id="1091" w:author="Audencio Victor Rafael" w:date="2025-10-26T01:47:00Z" w16du:dateUtc="2025-10-26T00:47:00Z">
              <w:r w:rsidRPr="00C20EF0" w:rsidDel="00A8037A">
                <w:rPr>
                  <w:rFonts w:ascii="Times New Roman" w:hAnsi="Times New Roman" w:cs="Times New Roman"/>
                  <w:sz w:val="20"/>
                  <w:szCs w:val="20"/>
                </w:rPr>
                <w:delText>351</w:delText>
              </w:r>
            </w:del>
          </w:p>
        </w:tc>
        <w:tc>
          <w:tcPr>
            <w:tcW w:w="1134" w:type="dxa"/>
          </w:tcPr>
          <w:p w14:paraId="2D48BCAD" w14:textId="4B7EE27D" w:rsidR="00852950" w:rsidRPr="00C20EF0" w:rsidDel="00A8037A" w:rsidRDefault="00852950" w:rsidP="00852950">
            <w:pPr>
              <w:jc w:val="center"/>
              <w:rPr>
                <w:del w:id="1092" w:author="Audencio Victor Rafael" w:date="2025-10-26T01:47:00Z" w16du:dateUtc="2025-10-26T00:47:00Z"/>
                <w:rFonts w:ascii="Times New Roman" w:hAnsi="Times New Roman" w:cs="Times New Roman"/>
                <w:sz w:val="20"/>
                <w:szCs w:val="20"/>
              </w:rPr>
            </w:pPr>
            <w:del w:id="1093" w:author="Audencio Victor Rafael" w:date="2025-10-26T01:47:00Z" w16du:dateUtc="2025-10-26T00:47:00Z">
              <w:r w:rsidRPr="00C20EF0" w:rsidDel="00A8037A">
                <w:rPr>
                  <w:rFonts w:ascii="Times New Roman" w:hAnsi="Times New Roman" w:cs="Times New Roman"/>
                  <w:sz w:val="20"/>
                  <w:szCs w:val="20"/>
                </w:rPr>
                <w:delText>307 (87.5)</w:delText>
              </w:r>
            </w:del>
          </w:p>
        </w:tc>
        <w:tc>
          <w:tcPr>
            <w:tcW w:w="1134" w:type="dxa"/>
          </w:tcPr>
          <w:p w14:paraId="5A7B0C3E" w14:textId="37FE9239" w:rsidR="00852950" w:rsidRPr="00C20EF0" w:rsidDel="00A8037A" w:rsidRDefault="00852950" w:rsidP="00852950">
            <w:pPr>
              <w:jc w:val="center"/>
              <w:rPr>
                <w:del w:id="1094" w:author="Audencio Victor Rafael" w:date="2025-10-26T01:47:00Z" w16du:dateUtc="2025-10-26T00:47:00Z"/>
                <w:rFonts w:ascii="Times New Roman" w:hAnsi="Times New Roman" w:cs="Times New Roman"/>
                <w:sz w:val="20"/>
                <w:szCs w:val="20"/>
              </w:rPr>
            </w:pPr>
            <w:del w:id="1095" w:author="Audencio Victor Rafael" w:date="2025-10-26T01:47:00Z" w16du:dateUtc="2025-10-26T00:47:00Z">
              <w:r w:rsidRPr="00C20EF0" w:rsidDel="00A8037A">
                <w:rPr>
                  <w:rFonts w:ascii="Times New Roman" w:hAnsi="Times New Roman" w:cs="Times New Roman"/>
                  <w:sz w:val="20"/>
                  <w:szCs w:val="20"/>
                </w:rPr>
                <w:delText>163 (46.4)</w:delText>
              </w:r>
            </w:del>
          </w:p>
        </w:tc>
        <w:tc>
          <w:tcPr>
            <w:tcW w:w="1701" w:type="dxa"/>
          </w:tcPr>
          <w:p w14:paraId="3D9186BB" w14:textId="5FE0AE73" w:rsidR="00852950" w:rsidRPr="00C20EF0" w:rsidDel="00A8037A" w:rsidRDefault="00852950" w:rsidP="00852950">
            <w:pPr>
              <w:jc w:val="center"/>
              <w:rPr>
                <w:del w:id="1096" w:author="Audencio Victor Rafael" w:date="2025-10-26T01:47:00Z" w16du:dateUtc="2025-10-26T00:47:00Z"/>
                <w:rFonts w:ascii="Times New Roman" w:hAnsi="Times New Roman" w:cs="Times New Roman"/>
                <w:sz w:val="20"/>
                <w:szCs w:val="20"/>
              </w:rPr>
            </w:pPr>
            <w:del w:id="1097" w:author="Audencio Victor Rafael" w:date="2025-10-26T01:47:00Z" w16du:dateUtc="2025-10-26T00:47:00Z">
              <w:r w:rsidRPr="00C20EF0" w:rsidDel="00A8037A">
                <w:rPr>
                  <w:rFonts w:ascii="Times New Roman" w:hAnsi="Times New Roman" w:cs="Times New Roman"/>
                  <w:sz w:val="20"/>
                  <w:szCs w:val="20"/>
                </w:rPr>
                <w:delText>0.</w:delText>
              </w:r>
              <w:r w:rsidDel="00A8037A">
                <w:rPr>
                  <w:rFonts w:ascii="Times New Roman" w:hAnsi="Times New Roman" w:cs="Times New Roman"/>
                  <w:sz w:val="20"/>
                  <w:szCs w:val="20"/>
                </w:rPr>
                <w:delText>5</w:delText>
              </w:r>
              <w:r w:rsidRPr="00C20EF0" w:rsidDel="00A8037A">
                <w:rPr>
                  <w:rFonts w:ascii="Times New Roman" w:hAnsi="Times New Roman" w:cs="Times New Roman"/>
                  <w:sz w:val="20"/>
                  <w:szCs w:val="20"/>
                </w:rPr>
                <w:delText>3 (0.</w:delText>
              </w:r>
              <w:r w:rsidDel="00A8037A">
                <w:rPr>
                  <w:rFonts w:ascii="Times New Roman" w:hAnsi="Times New Roman" w:cs="Times New Roman"/>
                  <w:sz w:val="20"/>
                  <w:szCs w:val="20"/>
                </w:rPr>
                <w:delText>47</w:delText>
              </w:r>
              <w:r w:rsidRPr="00C20EF0" w:rsidDel="00A8037A">
                <w:rPr>
                  <w:rFonts w:ascii="Times New Roman" w:hAnsi="Times New Roman" w:cs="Times New Roman"/>
                  <w:sz w:val="20"/>
                  <w:szCs w:val="20"/>
                </w:rPr>
                <w:delText>, 0.5</w:delText>
              </w:r>
              <w:r w:rsidDel="00A8037A">
                <w:rPr>
                  <w:rFonts w:ascii="Times New Roman" w:hAnsi="Times New Roman" w:cs="Times New Roman"/>
                  <w:sz w:val="20"/>
                  <w:szCs w:val="20"/>
                </w:rPr>
                <w:delText>9</w:delText>
              </w:r>
              <w:r w:rsidRPr="00C20EF0" w:rsidDel="00A8037A">
                <w:rPr>
                  <w:rFonts w:ascii="Times New Roman" w:hAnsi="Times New Roman" w:cs="Times New Roman"/>
                  <w:sz w:val="20"/>
                  <w:szCs w:val="20"/>
                </w:rPr>
                <w:delText>)</w:delText>
              </w:r>
            </w:del>
          </w:p>
        </w:tc>
        <w:tc>
          <w:tcPr>
            <w:tcW w:w="1650" w:type="dxa"/>
          </w:tcPr>
          <w:p w14:paraId="12EA9678" w14:textId="73CC8825" w:rsidR="00852950" w:rsidRPr="00C20EF0" w:rsidDel="00A8037A" w:rsidRDefault="00852950" w:rsidP="00852950">
            <w:pPr>
              <w:jc w:val="center"/>
              <w:rPr>
                <w:del w:id="1098" w:author="Audencio Victor Rafael" w:date="2025-10-26T01:47:00Z" w16du:dateUtc="2025-10-26T00:47:00Z"/>
                <w:rFonts w:ascii="Times New Roman" w:hAnsi="Times New Roman" w:cs="Times New Roman"/>
                <w:sz w:val="20"/>
                <w:szCs w:val="20"/>
              </w:rPr>
            </w:pPr>
            <w:del w:id="1099" w:author="Audencio Victor Rafael" w:date="2025-10-26T01:47:00Z" w16du:dateUtc="2025-10-26T00:47:00Z">
              <w:r w:rsidDel="00A8037A">
                <w:rPr>
                  <w:rFonts w:ascii="Times New Roman" w:hAnsi="Times New Roman" w:cs="Times New Roman"/>
                  <w:sz w:val="20"/>
                  <w:szCs w:val="20"/>
                </w:rPr>
                <w:delText>1</w:delText>
              </w:r>
              <w:r w:rsidRPr="00C20EF0" w:rsidDel="00A8037A">
                <w:rPr>
                  <w:rFonts w:ascii="Times New Roman" w:hAnsi="Times New Roman" w:cs="Times New Roman"/>
                  <w:sz w:val="20"/>
                  <w:szCs w:val="20"/>
                </w:rPr>
                <w:delText xml:space="preserve"> (0.</w:delText>
              </w:r>
              <w:r w:rsidDel="00A8037A">
                <w:rPr>
                  <w:rFonts w:ascii="Times New Roman" w:hAnsi="Times New Roman" w:cs="Times New Roman"/>
                  <w:sz w:val="20"/>
                  <w:szCs w:val="20"/>
                </w:rPr>
                <w:delText>92</w:delText>
              </w:r>
              <w:r w:rsidRPr="00C20EF0" w:rsidDel="00A8037A">
                <w:rPr>
                  <w:rFonts w:ascii="Times New Roman" w:hAnsi="Times New Roman" w:cs="Times New Roman"/>
                  <w:sz w:val="20"/>
                  <w:szCs w:val="20"/>
                </w:rPr>
                <w:delText xml:space="preserve">, </w:delText>
              </w:r>
              <w:r w:rsidDel="00A8037A">
                <w:rPr>
                  <w:rFonts w:ascii="Times New Roman" w:hAnsi="Times New Roman" w:cs="Times New Roman"/>
                  <w:sz w:val="20"/>
                  <w:szCs w:val="20"/>
                </w:rPr>
                <w:delText>1</w:delText>
              </w:r>
              <w:r w:rsidRPr="00C20EF0" w:rsidDel="00A8037A">
                <w:rPr>
                  <w:rFonts w:ascii="Times New Roman" w:hAnsi="Times New Roman" w:cs="Times New Roman"/>
                  <w:sz w:val="20"/>
                  <w:szCs w:val="20"/>
                </w:rPr>
                <w:delText>)</w:delText>
              </w:r>
            </w:del>
          </w:p>
        </w:tc>
      </w:tr>
      <w:tr w:rsidR="00852950" w:rsidDel="00A8037A" w14:paraId="3E3EB7C3" w14:textId="0D2FBC12" w:rsidTr="002B2E0F">
        <w:trPr>
          <w:del w:id="1100" w:author="Audencio Victor Rafael" w:date="2025-10-26T01:47:00Z"/>
        </w:trPr>
        <w:tc>
          <w:tcPr>
            <w:tcW w:w="2830" w:type="dxa"/>
          </w:tcPr>
          <w:p w14:paraId="144B07FE" w14:textId="35443209" w:rsidR="00852950" w:rsidRPr="00C20EF0" w:rsidDel="00A8037A" w:rsidRDefault="00852950" w:rsidP="00852950">
            <w:pPr>
              <w:rPr>
                <w:del w:id="1101" w:author="Audencio Victor Rafael" w:date="2025-10-26T01:47:00Z" w16du:dateUtc="2025-10-26T00:47:00Z"/>
                <w:rFonts w:ascii="Times New Roman" w:hAnsi="Times New Roman" w:cs="Times New Roman"/>
                <w:sz w:val="20"/>
                <w:szCs w:val="20"/>
              </w:rPr>
            </w:pPr>
            <w:del w:id="1102" w:author="Audencio Victor Rafael" w:date="2025-10-26T01:47:00Z" w16du:dateUtc="2025-10-26T00:47:00Z">
              <w:r w:rsidRPr="00C20EF0" w:rsidDel="00A8037A">
                <w:rPr>
                  <w:rFonts w:ascii="Times New Roman" w:hAnsi="Times New Roman" w:cs="Times New Roman"/>
                  <w:sz w:val="20"/>
                  <w:szCs w:val="20"/>
                </w:rPr>
                <w:delText>Full term</w:delText>
              </w:r>
              <w:r w:rsidDel="00A8037A">
                <w:rPr>
                  <w:rFonts w:ascii="Times New Roman" w:hAnsi="Times New Roman" w:cs="Times New Roman"/>
                  <w:sz w:val="20"/>
                  <w:szCs w:val="20"/>
                </w:rPr>
                <w:delText xml:space="preserve"> 39</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40</w:delText>
              </w:r>
              <w:r w:rsidRPr="00B4677B" w:rsidDel="00A8037A">
                <w:rPr>
                  <w:rFonts w:ascii="Times New Roman" w:hAnsi="Times New Roman" w:cs="Times New Roman"/>
                  <w:sz w:val="20"/>
                  <w:szCs w:val="20"/>
                  <w:vertAlign w:val="superscript"/>
                </w:rPr>
                <w:delText>+6</w:delText>
              </w:r>
            </w:del>
          </w:p>
        </w:tc>
        <w:tc>
          <w:tcPr>
            <w:tcW w:w="567" w:type="dxa"/>
          </w:tcPr>
          <w:p w14:paraId="1D7E4E27" w14:textId="7FFC7DFC" w:rsidR="00852950" w:rsidRPr="00C20EF0" w:rsidDel="00A8037A" w:rsidRDefault="00852950" w:rsidP="00852950">
            <w:pPr>
              <w:jc w:val="center"/>
              <w:rPr>
                <w:del w:id="1103" w:author="Audencio Victor Rafael" w:date="2025-10-26T01:47:00Z" w16du:dateUtc="2025-10-26T00:47:00Z"/>
                <w:rFonts w:ascii="Times New Roman" w:hAnsi="Times New Roman" w:cs="Times New Roman"/>
                <w:sz w:val="20"/>
                <w:szCs w:val="20"/>
              </w:rPr>
            </w:pPr>
            <w:del w:id="1104" w:author="Audencio Victor Rafael" w:date="2025-10-26T01:47:00Z" w16du:dateUtc="2025-10-26T00:47:00Z">
              <w:r w:rsidRPr="00C20EF0" w:rsidDel="00A8037A">
                <w:rPr>
                  <w:rFonts w:ascii="Times New Roman" w:hAnsi="Times New Roman" w:cs="Times New Roman"/>
                  <w:sz w:val="20"/>
                  <w:szCs w:val="20"/>
                </w:rPr>
                <w:delText>211</w:delText>
              </w:r>
            </w:del>
          </w:p>
        </w:tc>
        <w:tc>
          <w:tcPr>
            <w:tcW w:w="1134" w:type="dxa"/>
          </w:tcPr>
          <w:p w14:paraId="1188EE76" w14:textId="2CF9E02C" w:rsidR="00852950" w:rsidRPr="00C20EF0" w:rsidDel="00A8037A" w:rsidRDefault="00852950" w:rsidP="00852950">
            <w:pPr>
              <w:jc w:val="center"/>
              <w:rPr>
                <w:del w:id="1105" w:author="Audencio Victor Rafael" w:date="2025-10-26T01:47:00Z" w16du:dateUtc="2025-10-26T00:47:00Z"/>
                <w:rFonts w:ascii="Times New Roman" w:hAnsi="Times New Roman" w:cs="Times New Roman"/>
                <w:sz w:val="20"/>
                <w:szCs w:val="20"/>
              </w:rPr>
            </w:pPr>
            <w:del w:id="1106" w:author="Audencio Victor Rafael" w:date="2025-10-26T01:47:00Z" w16du:dateUtc="2025-10-26T00:47:00Z">
              <w:r w:rsidRPr="00C20EF0" w:rsidDel="00A8037A">
                <w:rPr>
                  <w:rFonts w:ascii="Times New Roman" w:hAnsi="Times New Roman" w:cs="Times New Roman"/>
                  <w:sz w:val="20"/>
                  <w:szCs w:val="20"/>
                </w:rPr>
                <w:delText>171 (81)</w:delText>
              </w:r>
            </w:del>
          </w:p>
        </w:tc>
        <w:tc>
          <w:tcPr>
            <w:tcW w:w="1134" w:type="dxa"/>
          </w:tcPr>
          <w:p w14:paraId="4D30D27F" w14:textId="3CD5D15F" w:rsidR="00852950" w:rsidRPr="00C20EF0" w:rsidDel="00A8037A" w:rsidRDefault="00852950" w:rsidP="00852950">
            <w:pPr>
              <w:jc w:val="center"/>
              <w:rPr>
                <w:del w:id="1107" w:author="Audencio Victor Rafael" w:date="2025-10-26T01:47:00Z" w16du:dateUtc="2025-10-26T00:47:00Z"/>
                <w:rFonts w:ascii="Times New Roman" w:hAnsi="Times New Roman" w:cs="Times New Roman"/>
                <w:sz w:val="20"/>
                <w:szCs w:val="20"/>
              </w:rPr>
            </w:pPr>
            <w:del w:id="1108" w:author="Audencio Victor Rafael" w:date="2025-10-26T01:47:00Z" w16du:dateUtc="2025-10-26T00:47:00Z">
              <w:r w:rsidRPr="00C20EF0" w:rsidDel="00A8037A">
                <w:rPr>
                  <w:rFonts w:ascii="Times New Roman" w:hAnsi="Times New Roman" w:cs="Times New Roman"/>
                  <w:sz w:val="20"/>
                  <w:szCs w:val="20"/>
                </w:rPr>
                <w:delText>187 (88.6)</w:delText>
              </w:r>
            </w:del>
          </w:p>
        </w:tc>
        <w:tc>
          <w:tcPr>
            <w:tcW w:w="1701" w:type="dxa"/>
          </w:tcPr>
          <w:p w14:paraId="650843BA" w14:textId="63F185EB" w:rsidR="00852950" w:rsidRPr="00C20EF0" w:rsidDel="00A8037A" w:rsidRDefault="00852950" w:rsidP="00852950">
            <w:pPr>
              <w:jc w:val="center"/>
              <w:rPr>
                <w:del w:id="1109" w:author="Audencio Victor Rafael" w:date="2025-10-26T01:47:00Z" w16du:dateUtc="2025-10-26T00:47:00Z"/>
                <w:rFonts w:ascii="Times New Roman" w:hAnsi="Times New Roman" w:cs="Times New Roman"/>
                <w:sz w:val="20"/>
                <w:szCs w:val="20"/>
              </w:rPr>
            </w:pPr>
            <w:del w:id="1110" w:author="Audencio Victor Rafael" w:date="2025-10-26T01:47:00Z" w16du:dateUtc="2025-10-26T00:47:00Z">
              <w:r w:rsidRPr="00C20EF0" w:rsidDel="00A8037A">
                <w:rPr>
                  <w:rFonts w:ascii="Times New Roman" w:hAnsi="Times New Roman" w:cs="Times New Roman"/>
                  <w:sz w:val="20"/>
                  <w:szCs w:val="20"/>
                </w:rPr>
                <w:delText>0.9</w:delText>
              </w:r>
              <w:r w:rsidDel="00A8037A">
                <w:rPr>
                  <w:rFonts w:ascii="Times New Roman" w:hAnsi="Times New Roman" w:cs="Times New Roman"/>
                  <w:sz w:val="20"/>
                  <w:szCs w:val="20"/>
                </w:rPr>
                <w:delText>9</w:delText>
              </w:r>
              <w:r w:rsidRPr="00C20EF0" w:rsidDel="00A8037A">
                <w:rPr>
                  <w:rFonts w:ascii="Times New Roman" w:hAnsi="Times New Roman" w:cs="Times New Roman"/>
                  <w:sz w:val="20"/>
                  <w:szCs w:val="20"/>
                </w:rPr>
                <w:delText xml:space="preserve"> (0.</w:delText>
              </w:r>
              <w:r w:rsidDel="00A8037A">
                <w:rPr>
                  <w:rFonts w:ascii="Times New Roman" w:hAnsi="Times New Roman" w:cs="Times New Roman"/>
                  <w:sz w:val="20"/>
                  <w:szCs w:val="20"/>
                </w:rPr>
                <w:delText>9</w:delText>
              </w:r>
              <w:r w:rsidRPr="00C20EF0" w:rsidDel="00A8037A">
                <w:rPr>
                  <w:rFonts w:ascii="Times New Roman" w:hAnsi="Times New Roman" w:cs="Times New Roman"/>
                  <w:sz w:val="20"/>
                  <w:szCs w:val="20"/>
                </w:rPr>
                <w:delText xml:space="preserve">7, </w:delText>
              </w:r>
              <w:r w:rsidDel="00A8037A">
                <w:rPr>
                  <w:rFonts w:ascii="Times New Roman" w:hAnsi="Times New Roman" w:cs="Times New Roman"/>
                  <w:sz w:val="20"/>
                  <w:szCs w:val="20"/>
                </w:rPr>
                <w:delText>1</w:delText>
              </w:r>
              <w:r w:rsidRPr="00C20EF0" w:rsidDel="00A8037A">
                <w:rPr>
                  <w:rFonts w:ascii="Times New Roman" w:hAnsi="Times New Roman" w:cs="Times New Roman"/>
                  <w:sz w:val="20"/>
                  <w:szCs w:val="20"/>
                </w:rPr>
                <w:delText>)</w:delText>
              </w:r>
            </w:del>
          </w:p>
        </w:tc>
        <w:tc>
          <w:tcPr>
            <w:tcW w:w="1650" w:type="dxa"/>
          </w:tcPr>
          <w:p w14:paraId="091B1E80" w14:textId="326FFC53" w:rsidR="00852950" w:rsidRPr="00C20EF0" w:rsidDel="00A8037A" w:rsidRDefault="00852950" w:rsidP="00852950">
            <w:pPr>
              <w:jc w:val="center"/>
              <w:rPr>
                <w:del w:id="1111" w:author="Audencio Victor Rafael" w:date="2025-10-26T01:47:00Z" w16du:dateUtc="2025-10-26T00:47:00Z"/>
                <w:rFonts w:ascii="Times New Roman" w:hAnsi="Times New Roman" w:cs="Times New Roman"/>
                <w:sz w:val="20"/>
                <w:szCs w:val="20"/>
              </w:rPr>
            </w:pPr>
            <w:del w:id="1112" w:author="Audencio Victor Rafael" w:date="2025-10-26T01:47:00Z" w16du:dateUtc="2025-10-26T00:47:00Z">
              <w:r w:rsidRPr="00C20EF0" w:rsidDel="00A8037A">
                <w:rPr>
                  <w:rFonts w:ascii="Times New Roman" w:hAnsi="Times New Roman" w:cs="Times New Roman"/>
                  <w:sz w:val="20"/>
                  <w:szCs w:val="20"/>
                </w:rPr>
                <w:delText>0.58 (0.4</w:delText>
              </w:r>
              <w:r w:rsidDel="00A8037A">
                <w:rPr>
                  <w:rFonts w:ascii="Times New Roman" w:hAnsi="Times New Roman" w:cs="Times New Roman"/>
                  <w:sz w:val="20"/>
                  <w:szCs w:val="20"/>
                </w:rPr>
                <w:delText>1</w:delText>
              </w:r>
              <w:r w:rsidRPr="00C20EF0" w:rsidDel="00A8037A">
                <w:rPr>
                  <w:rFonts w:ascii="Times New Roman" w:hAnsi="Times New Roman" w:cs="Times New Roman"/>
                  <w:sz w:val="20"/>
                  <w:szCs w:val="20"/>
                </w:rPr>
                <w:delText>, 0.</w:delText>
              </w:r>
              <w:r w:rsidDel="00A8037A">
                <w:rPr>
                  <w:rFonts w:ascii="Times New Roman" w:hAnsi="Times New Roman" w:cs="Times New Roman"/>
                  <w:sz w:val="20"/>
                  <w:szCs w:val="20"/>
                </w:rPr>
                <w:delText>73</w:delText>
              </w:r>
              <w:r w:rsidRPr="00C20EF0" w:rsidDel="00A8037A">
                <w:rPr>
                  <w:rFonts w:ascii="Times New Roman" w:hAnsi="Times New Roman" w:cs="Times New Roman"/>
                  <w:sz w:val="20"/>
                  <w:szCs w:val="20"/>
                </w:rPr>
                <w:delText>)</w:delText>
              </w:r>
            </w:del>
          </w:p>
        </w:tc>
      </w:tr>
      <w:tr w:rsidR="00852950" w:rsidDel="00A8037A" w14:paraId="320E925A" w14:textId="6230B230" w:rsidTr="002B2E0F">
        <w:trPr>
          <w:del w:id="1113" w:author="Audencio Victor Rafael" w:date="2025-10-26T01:47:00Z"/>
        </w:trPr>
        <w:tc>
          <w:tcPr>
            <w:tcW w:w="2830" w:type="dxa"/>
          </w:tcPr>
          <w:p w14:paraId="071C7BDA" w14:textId="1193E8D0" w:rsidR="00852950" w:rsidRPr="00C20EF0" w:rsidDel="00A8037A" w:rsidRDefault="00852950" w:rsidP="00852950">
            <w:pPr>
              <w:rPr>
                <w:del w:id="1114" w:author="Audencio Victor Rafael" w:date="2025-10-26T01:47:00Z" w16du:dateUtc="2025-10-26T00:47:00Z"/>
                <w:rFonts w:ascii="Times New Roman" w:hAnsi="Times New Roman" w:cs="Times New Roman"/>
                <w:sz w:val="20"/>
                <w:szCs w:val="20"/>
              </w:rPr>
            </w:pPr>
            <w:del w:id="1115" w:author="Audencio Victor Rafael" w:date="2025-10-26T01:47:00Z" w16du:dateUtc="2025-10-26T00:47:00Z">
              <w:r w:rsidRPr="00C20EF0" w:rsidDel="00A8037A">
                <w:rPr>
                  <w:rFonts w:ascii="Times New Roman" w:hAnsi="Times New Roman" w:cs="Times New Roman"/>
                  <w:sz w:val="20"/>
                  <w:szCs w:val="20"/>
                </w:rPr>
                <w:delText>Late term</w:delText>
              </w:r>
              <w:r w:rsidDel="00A8037A">
                <w:rPr>
                  <w:rFonts w:ascii="Times New Roman" w:hAnsi="Times New Roman" w:cs="Times New Roman"/>
                  <w:sz w:val="20"/>
                  <w:szCs w:val="20"/>
                </w:rPr>
                <w:delText xml:space="preserve"> 41</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42</w:delText>
              </w:r>
              <w:r w:rsidRPr="00B4677B" w:rsidDel="00A8037A">
                <w:rPr>
                  <w:rFonts w:ascii="Times New Roman" w:hAnsi="Times New Roman" w:cs="Times New Roman"/>
                  <w:sz w:val="20"/>
                  <w:szCs w:val="20"/>
                  <w:vertAlign w:val="superscript"/>
                </w:rPr>
                <w:delText>+6</w:delText>
              </w:r>
            </w:del>
          </w:p>
        </w:tc>
        <w:tc>
          <w:tcPr>
            <w:tcW w:w="567" w:type="dxa"/>
          </w:tcPr>
          <w:p w14:paraId="6AC7FCA9" w14:textId="17D45607" w:rsidR="00852950" w:rsidRPr="00C20EF0" w:rsidDel="00A8037A" w:rsidRDefault="00852950" w:rsidP="00852950">
            <w:pPr>
              <w:jc w:val="center"/>
              <w:rPr>
                <w:del w:id="1116" w:author="Audencio Victor Rafael" w:date="2025-10-26T01:47:00Z" w16du:dateUtc="2025-10-26T00:47:00Z"/>
                <w:rFonts w:ascii="Times New Roman" w:hAnsi="Times New Roman" w:cs="Times New Roman"/>
                <w:sz w:val="20"/>
                <w:szCs w:val="20"/>
              </w:rPr>
            </w:pPr>
            <w:del w:id="1117" w:author="Audencio Victor Rafael" w:date="2025-10-26T01:47:00Z" w16du:dateUtc="2025-10-26T00:47:00Z">
              <w:r w:rsidRPr="00C20EF0" w:rsidDel="00A8037A">
                <w:rPr>
                  <w:rFonts w:ascii="Times New Roman" w:hAnsi="Times New Roman" w:cs="Times New Roman"/>
                  <w:sz w:val="20"/>
                  <w:szCs w:val="20"/>
                </w:rPr>
                <w:delText>31</w:delText>
              </w:r>
            </w:del>
          </w:p>
        </w:tc>
        <w:tc>
          <w:tcPr>
            <w:tcW w:w="1134" w:type="dxa"/>
          </w:tcPr>
          <w:p w14:paraId="1534CE84" w14:textId="1DDB8AD1" w:rsidR="00852950" w:rsidRPr="00C20EF0" w:rsidDel="00A8037A" w:rsidRDefault="00852950" w:rsidP="00852950">
            <w:pPr>
              <w:jc w:val="center"/>
              <w:rPr>
                <w:del w:id="1118" w:author="Audencio Victor Rafael" w:date="2025-10-26T01:47:00Z" w16du:dateUtc="2025-10-26T00:47:00Z"/>
                <w:rFonts w:ascii="Times New Roman" w:hAnsi="Times New Roman" w:cs="Times New Roman"/>
                <w:sz w:val="20"/>
                <w:szCs w:val="20"/>
              </w:rPr>
            </w:pPr>
            <w:del w:id="1119" w:author="Audencio Victor Rafael" w:date="2025-10-26T01:47:00Z" w16du:dateUtc="2025-10-26T00:47:00Z">
              <w:r w:rsidRPr="00C20EF0" w:rsidDel="00A8037A">
                <w:rPr>
                  <w:rFonts w:ascii="Times New Roman" w:hAnsi="Times New Roman" w:cs="Times New Roman"/>
                  <w:sz w:val="20"/>
                  <w:szCs w:val="20"/>
                </w:rPr>
                <w:delText>27 (87.1)</w:delText>
              </w:r>
            </w:del>
          </w:p>
        </w:tc>
        <w:tc>
          <w:tcPr>
            <w:tcW w:w="1134" w:type="dxa"/>
          </w:tcPr>
          <w:p w14:paraId="25E35FD1" w14:textId="01BFCD93" w:rsidR="00852950" w:rsidRPr="00C20EF0" w:rsidDel="00A8037A" w:rsidRDefault="00852950" w:rsidP="00852950">
            <w:pPr>
              <w:jc w:val="center"/>
              <w:rPr>
                <w:del w:id="1120" w:author="Audencio Victor Rafael" w:date="2025-10-26T01:47:00Z" w16du:dateUtc="2025-10-26T00:47:00Z"/>
                <w:rFonts w:ascii="Times New Roman" w:hAnsi="Times New Roman" w:cs="Times New Roman"/>
                <w:sz w:val="20"/>
                <w:szCs w:val="20"/>
              </w:rPr>
            </w:pPr>
            <w:del w:id="1121" w:author="Audencio Victor Rafael" w:date="2025-10-26T01:47:00Z" w16du:dateUtc="2025-10-26T00:47:00Z">
              <w:r w:rsidRPr="00C20EF0" w:rsidDel="00A8037A">
                <w:rPr>
                  <w:rFonts w:ascii="Times New Roman" w:hAnsi="Times New Roman" w:cs="Times New Roman"/>
                  <w:sz w:val="20"/>
                  <w:szCs w:val="20"/>
                </w:rPr>
                <w:delText>31 (100)</w:delText>
              </w:r>
            </w:del>
          </w:p>
        </w:tc>
        <w:tc>
          <w:tcPr>
            <w:tcW w:w="1701" w:type="dxa"/>
          </w:tcPr>
          <w:p w14:paraId="1EDFA1CE" w14:textId="09426879" w:rsidR="00852950" w:rsidRPr="00C20EF0" w:rsidDel="00A8037A" w:rsidRDefault="00852950" w:rsidP="00852950">
            <w:pPr>
              <w:jc w:val="center"/>
              <w:rPr>
                <w:del w:id="1122" w:author="Audencio Victor Rafael" w:date="2025-10-26T01:47:00Z" w16du:dateUtc="2025-10-26T00:47:00Z"/>
                <w:rFonts w:ascii="Times New Roman" w:hAnsi="Times New Roman" w:cs="Times New Roman"/>
                <w:sz w:val="20"/>
                <w:szCs w:val="20"/>
              </w:rPr>
            </w:pPr>
            <w:del w:id="1123" w:author="Audencio Victor Rafael" w:date="2025-10-26T01:47:00Z" w16du:dateUtc="2025-10-26T00:47:00Z">
              <w:r w:rsidRPr="00C20EF0" w:rsidDel="00A8037A">
                <w:rPr>
                  <w:rFonts w:ascii="Times New Roman" w:hAnsi="Times New Roman" w:cs="Times New Roman"/>
                  <w:sz w:val="20"/>
                  <w:szCs w:val="20"/>
                </w:rPr>
                <w:delText>1 (0.87, 1)</w:delText>
              </w:r>
            </w:del>
          </w:p>
        </w:tc>
        <w:tc>
          <w:tcPr>
            <w:tcW w:w="1650" w:type="dxa"/>
          </w:tcPr>
          <w:p w14:paraId="044F1D41" w14:textId="6A5F3993" w:rsidR="00852950" w:rsidRPr="00C20EF0" w:rsidDel="00A8037A" w:rsidRDefault="00852950" w:rsidP="00852950">
            <w:pPr>
              <w:jc w:val="center"/>
              <w:rPr>
                <w:del w:id="1124" w:author="Audencio Victor Rafael" w:date="2025-10-26T01:47:00Z" w16du:dateUtc="2025-10-26T00:47:00Z"/>
                <w:rFonts w:ascii="Times New Roman" w:hAnsi="Times New Roman" w:cs="Times New Roman"/>
                <w:sz w:val="20"/>
                <w:szCs w:val="20"/>
              </w:rPr>
            </w:pPr>
            <w:del w:id="1125" w:author="Audencio Victor Rafael" w:date="2025-10-26T01:47:00Z" w16du:dateUtc="2025-10-26T00:47:00Z">
              <w:r w:rsidRPr="00C20EF0" w:rsidDel="00A8037A">
                <w:rPr>
                  <w:rFonts w:ascii="Times New Roman" w:hAnsi="Times New Roman" w:cs="Times New Roman"/>
                  <w:sz w:val="20"/>
                  <w:szCs w:val="20"/>
                </w:rPr>
                <w:delText>0 (0, 0.6)</w:delText>
              </w:r>
            </w:del>
          </w:p>
        </w:tc>
      </w:tr>
      <w:tr w:rsidR="00852950" w:rsidDel="00A8037A" w14:paraId="2614DA97" w14:textId="60671B76" w:rsidTr="002B2E0F">
        <w:trPr>
          <w:del w:id="1126" w:author="Audencio Victor Rafael" w:date="2025-10-26T01:47:00Z"/>
        </w:trPr>
        <w:tc>
          <w:tcPr>
            <w:tcW w:w="2830" w:type="dxa"/>
            <w:shd w:val="clear" w:color="auto" w:fill="D9D9D9" w:themeFill="background1" w:themeFillShade="D9"/>
          </w:tcPr>
          <w:p w14:paraId="74114DE0" w14:textId="47C092C5" w:rsidR="00FD262F" w:rsidRPr="00426435" w:rsidDel="00A8037A" w:rsidRDefault="00D13D93" w:rsidP="00C20EF0">
            <w:pPr>
              <w:rPr>
                <w:del w:id="1127" w:author="Audencio Victor Rafael" w:date="2025-10-26T01:47:00Z" w16du:dateUtc="2025-10-26T00:47:00Z"/>
                <w:rFonts w:ascii="Times New Roman" w:hAnsi="Times New Roman" w:cs="Times New Roman"/>
                <w:sz w:val="20"/>
                <w:szCs w:val="20"/>
              </w:rPr>
            </w:pPr>
            <w:del w:id="1128" w:author="Audencio Victor Rafael" w:date="2025-10-26T01:47:00Z" w16du:dateUtc="2025-10-26T00:47:00Z">
              <w:r w:rsidDel="00A8037A">
                <w:rPr>
                  <w:rFonts w:ascii="Times New Roman" w:hAnsi="Times New Roman" w:cs="Times New Roman"/>
                  <w:sz w:val="20"/>
                  <w:szCs w:val="20"/>
                </w:rPr>
                <w:delText>Length-for-age (LAZ) &lt;-2</w:delText>
              </w:r>
            </w:del>
          </w:p>
        </w:tc>
        <w:tc>
          <w:tcPr>
            <w:tcW w:w="567" w:type="dxa"/>
            <w:shd w:val="clear" w:color="auto" w:fill="D9D9D9" w:themeFill="background1" w:themeFillShade="D9"/>
          </w:tcPr>
          <w:p w14:paraId="56E579A4" w14:textId="41CB7672" w:rsidR="00FD262F" w:rsidRPr="00426435" w:rsidDel="00A8037A" w:rsidRDefault="00FD262F" w:rsidP="00C20EF0">
            <w:pPr>
              <w:jc w:val="center"/>
              <w:rPr>
                <w:del w:id="1129" w:author="Audencio Victor Rafael" w:date="2025-10-26T01:47:00Z" w16du:dateUtc="2025-10-26T00:47:00Z"/>
                <w:rFonts w:ascii="Times New Roman" w:hAnsi="Times New Roman" w:cs="Times New Roman"/>
                <w:sz w:val="20"/>
                <w:szCs w:val="20"/>
              </w:rPr>
            </w:pPr>
          </w:p>
        </w:tc>
        <w:tc>
          <w:tcPr>
            <w:tcW w:w="1134" w:type="dxa"/>
            <w:shd w:val="clear" w:color="auto" w:fill="D9D9D9" w:themeFill="background1" w:themeFillShade="D9"/>
          </w:tcPr>
          <w:p w14:paraId="3C787EBE" w14:textId="358BC16A" w:rsidR="00FD262F" w:rsidRPr="00426435" w:rsidDel="00A8037A" w:rsidRDefault="00FD262F" w:rsidP="00C20EF0">
            <w:pPr>
              <w:jc w:val="center"/>
              <w:rPr>
                <w:del w:id="1130" w:author="Audencio Victor Rafael" w:date="2025-10-26T01:47:00Z" w16du:dateUtc="2025-10-26T00:47:00Z"/>
                <w:rFonts w:ascii="Times New Roman" w:hAnsi="Times New Roman" w:cs="Times New Roman"/>
                <w:sz w:val="20"/>
                <w:szCs w:val="20"/>
              </w:rPr>
            </w:pPr>
          </w:p>
        </w:tc>
        <w:tc>
          <w:tcPr>
            <w:tcW w:w="1134" w:type="dxa"/>
            <w:shd w:val="clear" w:color="auto" w:fill="D9D9D9" w:themeFill="background1" w:themeFillShade="D9"/>
          </w:tcPr>
          <w:p w14:paraId="75A303A8" w14:textId="4D87DCB8" w:rsidR="00FD262F" w:rsidRPr="00426435" w:rsidDel="00A8037A" w:rsidRDefault="00FD262F" w:rsidP="00C20EF0">
            <w:pPr>
              <w:jc w:val="center"/>
              <w:rPr>
                <w:del w:id="1131" w:author="Audencio Victor Rafael" w:date="2025-10-26T01:47:00Z" w16du:dateUtc="2025-10-26T00:47:00Z"/>
                <w:rFonts w:ascii="Times New Roman" w:hAnsi="Times New Roman" w:cs="Times New Roman"/>
                <w:sz w:val="20"/>
                <w:szCs w:val="20"/>
              </w:rPr>
            </w:pPr>
          </w:p>
        </w:tc>
        <w:tc>
          <w:tcPr>
            <w:tcW w:w="1701" w:type="dxa"/>
            <w:shd w:val="clear" w:color="auto" w:fill="D9D9D9" w:themeFill="background1" w:themeFillShade="D9"/>
          </w:tcPr>
          <w:p w14:paraId="09D02C8F" w14:textId="702B572E" w:rsidR="00FD262F" w:rsidRPr="00426435" w:rsidDel="00A8037A" w:rsidRDefault="00FD262F" w:rsidP="00C20EF0">
            <w:pPr>
              <w:jc w:val="center"/>
              <w:rPr>
                <w:del w:id="1132" w:author="Audencio Victor Rafael" w:date="2025-10-26T01:47:00Z" w16du:dateUtc="2025-10-26T00:47:00Z"/>
                <w:rFonts w:ascii="Times New Roman" w:hAnsi="Times New Roman" w:cs="Times New Roman"/>
                <w:sz w:val="20"/>
                <w:szCs w:val="20"/>
              </w:rPr>
            </w:pPr>
          </w:p>
        </w:tc>
        <w:tc>
          <w:tcPr>
            <w:tcW w:w="1650" w:type="dxa"/>
            <w:shd w:val="clear" w:color="auto" w:fill="D9D9D9" w:themeFill="background1" w:themeFillShade="D9"/>
          </w:tcPr>
          <w:p w14:paraId="124A2C6A" w14:textId="49BC85D5" w:rsidR="00FD262F" w:rsidRPr="00426435" w:rsidDel="00A8037A" w:rsidRDefault="00FD262F" w:rsidP="00C20EF0">
            <w:pPr>
              <w:jc w:val="center"/>
              <w:rPr>
                <w:del w:id="1133" w:author="Audencio Victor Rafael" w:date="2025-10-26T01:47:00Z" w16du:dateUtc="2025-10-26T00:47:00Z"/>
                <w:rFonts w:ascii="Times New Roman" w:hAnsi="Times New Roman" w:cs="Times New Roman"/>
                <w:sz w:val="20"/>
                <w:szCs w:val="20"/>
              </w:rPr>
            </w:pPr>
          </w:p>
        </w:tc>
      </w:tr>
      <w:tr w:rsidR="00852950" w:rsidDel="00A8037A" w14:paraId="2C6016DE" w14:textId="4F7918A3" w:rsidTr="002B2E0F">
        <w:trPr>
          <w:del w:id="1134" w:author="Audencio Victor Rafael" w:date="2025-10-26T01:47:00Z"/>
        </w:trPr>
        <w:tc>
          <w:tcPr>
            <w:tcW w:w="2830" w:type="dxa"/>
          </w:tcPr>
          <w:p w14:paraId="09129F49" w14:textId="75354B30" w:rsidR="00852950" w:rsidRPr="00C20EF0" w:rsidDel="00A8037A" w:rsidRDefault="00852950" w:rsidP="00852950">
            <w:pPr>
              <w:rPr>
                <w:del w:id="1135" w:author="Audencio Victor Rafael" w:date="2025-10-26T01:47:00Z" w16du:dateUtc="2025-10-26T00:47:00Z"/>
                <w:rFonts w:ascii="Times New Roman" w:hAnsi="Times New Roman" w:cs="Times New Roman"/>
                <w:b/>
                <w:bCs/>
                <w:sz w:val="20"/>
                <w:szCs w:val="20"/>
              </w:rPr>
            </w:pPr>
            <w:del w:id="1136" w:author="Audencio Victor Rafael" w:date="2025-10-26T01:47:00Z" w16du:dateUtc="2025-10-26T00:47:00Z">
              <w:r w:rsidRPr="00C20EF0" w:rsidDel="00A8037A">
                <w:rPr>
                  <w:rFonts w:ascii="Times New Roman" w:hAnsi="Times New Roman" w:cs="Times New Roman"/>
                  <w:b/>
                  <w:bCs/>
                  <w:sz w:val="20"/>
                  <w:szCs w:val="20"/>
                </w:rPr>
                <w:delText>Preterm (overall)</w:delText>
              </w:r>
            </w:del>
          </w:p>
        </w:tc>
        <w:tc>
          <w:tcPr>
            <w:tcW w:w="567" w:type="dxa"/>
          </w:tcPr>
          <w:p w14:paraId="2A75717D" w14:textId="416BBE31" w:rsidR="00852950" w:rsidRPr="00426435" w:rsidDel="00A8037A" w:rsidRDefault="00852950" w:rsidP="00852950">
            <w:pPr>
              <w:jc w:val="center"/>
              <w:rPr>
                <w:del w:id="1137" w:author="Audencio Victor Rafael" w:date="2025-10-26T01:47:00Z" w16du:dateUtc="2025-10-26T00:47:00Z"/>
                <w:rFonts w:ascii="Times New Roman" w:hAnsi="Times New Roman" w:cs="Times New Roman"/>
                <w:sz w:val="20"/>
                <w:szCs w:val="20"/>
              </w:rPr>
            </w:pPr>
            <w:del w:id="1138" w:author="Audencio Victor Rafael" w:date="2025-10-26T01:47:00Z" w16du:dateUtc="2025-10-26T00:47:00Z">
              <w:r w:rsidRPr="00C20EF0" w:rsidDel="00A8037A">
                <w:rPr>
                  <w:rFonts w:ascii="Times New Roman" w:hAnsi="Times New Roman" w:cs="Times New Roman"/>
                  <w:sz w:val="20"/>
                  <w:szCs w:val="20"/>
                </w:rPr>
                <w:delText>509</w:delText>
              </w:r>
            </w:del>
          </w:p>
        </w:tc>
        <w:tc>
          <w:tcPr>
            <w:tcW w:w="1134" w:type="dxa"/>
          </w:tcPr>
          <w:p w14:paraId="768F8433" w14:textId="1C48F89F" w:rsidR="00852950" w:rsidRPr="00426435" w:rsidDel="00A8037A" w:rsidRDefault="00852950" w:rsidP="00852950">
            <w:pPr>
              <w:jc w:val="center"/>
              <w:rPr>
                <w:del w:id="1139" w:author="Audencio Victor Rafael" w:date="2025-10-26T01:47:00Z" w16du:dateUtc="2025-10-26T00:47:00Z"/>
                <w:rFonts w:ascii="Times New Roman" w:hAnsi="Times New Roman" w:cs="Times New Roman"/>
                <w:sz w:val="20"/>
                <w:szCs w:val="20"/>
              </w:rPr>
            </w:pPr>
            <w:del w:id="1140" w:author="Audencio Victor Rafael" w:date="2025-10-26T01:47:00Z" w16du:dateUtc="2025-10-26T00:47:00Z">
              <w:r w:rsidRPr="00C20EF0" w:rsidDel="00A8037A">
                <w:rPr>
                  <w:rFonts w:ascii="Times New Roman" w:hAnsi="Times New Roman" w:cs="Times New Roman"/>
                  <w:sz w:val="20"/>
                  <w:szCs w:val="20"/>
                </w:rPr>
                <w:delText>449 (88.2)</w:delText>
              </w:r>
            </w:del>
          </w:p>
        </w:tc>
        <w:tc>
          <w:tcPr>
            <w:tcW w:w="1134" w:type="dxa"/>
          </w:tcPr>
          <w:p w14:paraId="7ACF96C7" w14:textId="0384EDC5" w:rsidR="00852950" w:rsidRPr="00426435" w:rsidDel="00A8037A" w:rsidRDefault="00852950" w:rsidP="00852950">
            <w:pPr>
              <w:jc w:val="center"/>
              <w:rPr>
                <w:del w:id="1141" w:author="Audencio Victor Rafael" w:date="2025-10-26T01:47:00Z" w16du:dateUtc="2025-10-26T00:47:00Z"/>
                <w:rFonts w:ascii="Times New Roman" w:hAnsi="Times New Roman" w:cs="Times New Roman"/>
                <w:sz w:val="20"/>
                <w:szCs w:val="20"/>
              </w:rPr>
            </w:pPr>
            <w:del w:id="1142" w:author="Audencio Victor Rafael" w:date="2025-10-26T01:47:00Z" w16du:dateUtc="2025-10-26T00:47:00Z">
              <w:r w:rsidRPr="00C20EF0" w:rsidDel="00A8037A">
                <w:rPr>
                  <w:rFonts w:ascii="Times New Roman" w:hAnsi="Times New Roman" w:cs="Times New Roman"/>
                  <w:sz w:val="20"/>
                  <w:szCs w:val="20"/>
                </w:rPr>
                <w:delText>77 (15.1)</w:delText>
              </w:r>
            </w:del>
          </w:p>
        </w:tc>
        <w:tc>
          <w:tcPr>
            <w:tcW w:w="1701" w:type="dxa"/>
          </w:tcPr>
          <w:p w14:paraId="08D8530C" w14:textId="7871534F" w:rsidR="00852950" w:rsidRPr="00426435" w:rsidDel="00A8037A" w:rsidRDefault="00852950" w:rsidP="00852950">
            <w:pPr>
              <w:jc w:val="center"/>
              <w:rPr>
                <w:del w:id="1143" w:author="Audencio Victor Rafael" w:date="2025-10-26T01:47:00Z" w16du:dateUtc="2025-10-26T00:47:00Z"/>
                <w:rFonts w:ascii="Times New Roman" w:hAnsi="Times New Roman" w:cs="Times New Roman"/>
                <w:sz w:val="20"/>
                <w:szCs w:val="20"/>
              </w:rPr>
            </w:pPr>
            <w:del w:id="1144" w:author="Audencio Victor Rafael" w:date="2025-10-26T01:47:00Z" w16du:dateUtc="2025-10-26T00:47:00Z">
              <w:r w:rsidRPr="00C20EF0" w:rsidDel="00A8037A">
                <w:rPr>
                  <w:rFonts w:ascii="Times New Roman" w:hAnsi="Times New Roman" w:cs="Times New Roman"/>
                  <w:sz w:val="20"/>
                  <w:szCs w:val="20"/>
                </w:rPr>
                <w:delText>0.17 (0.14, 0.21)</w:delText>
              </w:r>
            </w:del>
          </w:p>
        </w:tc>
        <w:tc>
          <w:tcPr>
            <w:tcW w:w="1650" w:type="dxa"/>
          </w:tcPr>
          <w:p w14:paraId="6DF6A57C" w14:textId="4B993452" w:rsidR="00852950" w:rsidRPr="00426435" w:rsidDel="00A8037A" w:rsidRDefault="00852950" w:rsidP="00852950">
            <w:pPr>
              <w:jc w:val="center"/>
              <w:rPr>
                <w:del w:id="1145" w:author="Audencio Victor Rafael" w:date="2025-10-26T01:47:00Z" w16du:dateUtc="2025-10-26T00:47:00Z"/>
                <w:rFonts w:ascii="Times New Roman" w:hAnsi="Times New Roman" w:cs="Times New Roman"/>
                <w:sz w:val="20"/>
                <w:szCs w:val="20"/>
              </w:rPr>
            </w:pPr>
            <w:del w:id="1146" w:author="Audencio Victor Rafael" w:date="2025-10-26T01:47:00Z" w16du:dateUtc="2025-10-26T00:47:00Z">
              <w:r w:rsidRPr="00C20EF0" w:rsidDel="00A8037A">
                <w:rPr>
                  <w:rFonts w:ascii="Times New Roman" w:hAnsi="Times New Roman" w:cs="Times New Roman"/>
                  <w:sz w:val="20"/>
                  <w:szCs w:val="20"/>
                </w:rPr>
                <w:delText>1 (0.94, 1)</w:delText>
              </w:r>
            </w:del>
          </w:p>
        </w:tc>
      </w:tr>
      <w:tr w:rsidR="00852950" w:rsidDel="00A8037A" w14:paraId="183CB988" w14:textId="44EA0087" w:rsidTr="002B2E0F">
        <w:trPr>
          <w:del w:id="1147" w:author="Audencio Victor Rafael" w:date="2025-10-26T01:47:00Z"/>
        </w:trPr>
        <w:tc>
          <w:tcPr>
            <w:tcW w:w="2830" w:type="dxa"/>
          </w:tcPr>
          <w:p w14:paraId="7D5A0A20" w14:textId="151D94D2" w:rsidR="00852950" w:rsidRPr="00426435" w:rsidDel="00A8037A" w:rsidRDefault="00852950" w:rsidP="00852950">
            <w:pPr>
              <w:rPr>
                <w:del w:id="1148" w:author="Audencio Victor Rafael" w:date="2025-10-26T01:47:00Z" w16du:dateUtc="2025-10-26T00:47:00Z"/>
                <w:rFonts w:ascii="Times New Roman" w:hAnsi="Times New Roman" w:cs="Times New Roman"/>
                <w:sz w:val="20"/>
                <w:szCs w:val="20"/>
              </w:rPr>
            </w:pPr>
            <w:del w:id="1149" w:author="Audencio Victor Rafael" w:date="2025-10-26T01:47:00Z" w16du:dateUtc="2025-10-26T00:47:00Z">
              <w:r w:rsidRPr="00C20EF0" w:rsidDel="00A8037A">
                <w:rPr>
                  <w:rFonts w:ascii="Times New Roman" w:hAnsi="Times New Roman" w:cs="Times New Roman"/>
                  <w:sz w:val="20"/>
                  <w:szCs w:val="20"/>
                </w:rPr>
                <w:delText>Extremely preterm</w:delText>
              </w:r>
              <w:r w:rsidDel="00A8037A">
                <w:rPr>
                  <w:rFonts w:ascii="Times New Roman" w:hAnsi="Times New Roman" w:cs="Times New Roman"/>
                  <w:sz w:val="20"/>
                  <w:szCs w:val="20"/>
                </w:rPr>
                <w:delText xml:space="preserve"> (&lt;28</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w:delText>
              </w:r>
            </w:del>
          </w:p>
        </w:tc>
        <w:tc>
          <w:tcPr>
            <w:tcW w:w="567" w:type="dxa"/>
          </w:tcPr>
          <w:p w14:paraId="024378C5" w14:textId="60A1B207" w:rsidR="00852950" w:rsidRPr="00426435" w:rsidDel="00A8037A" w:rsidRDefault="00852950" w:rsidP="00852950">
            <w:pPr>
              <w:jc w:val="center"/>
              <w:rPr>
                <w:del w:id="1150" w:author="Audencio Victor Rafael" w:date="2025-10-26T01:47:00Z" w16du:dateUtc="2025-10-26T00:47:00Z"/>
                <w:rFonts w:ascii="Times New Roman" w:hAnsi="Times New Roman" w:cs="Times New Roman"/>
                <w:sz w:val="20"/>
                <w:szCs w:val="20"/>
              </w:rPr>
            </w:pPr>
            <w:del w:id="1151" w:author="Audencio Victor Rafael" w:date="2025-10-26T01:47:00Z" w16du:dateUtc="2025-10-26T00:47:00Z">
              <w:r w:rsidRPr="00C20EF0" w:rsidDel="00A8037A">
                <w:rPr>
                  <w:rFonts w:ascii="Times New Roman" w:hAnsi="Times New Roman" w:cs="Times New Roman"/>
                  <w:sz w:val="20"/>
                  <w:szCs w:val="20"/>
                </w:rPr>
                <w:delText>3</w:delText>
              </w:r>
            </w:del>
          </w:p>
        </w:tc>
        <w:tc>
          <w:tcPr>
            <w:tcW w:w="1134" w:type="dxa"/>
          </w:tcPr>
          <w:p w14:paraId="717CDCE1" w14:textId="0D9C466A" w:rsidR="00852950" w:rsidRPr="00426435" w:rsidDel="00A8037A" w:rsidRDefault="00852950" w:rsidP="00852950">
            <w:pPr>
              <w:jc w:val="center"/>
              <w:rPr>
                <w:del w:id="1152" w:author="Audencio Victor Rafael" w:date="2025-10-26T01:47:00Z" w16du:dateUtc="2025-10-26T00:47:00Z"/>
                <w:rFonts w:ascii="Times New Roman" w:hAnsi="Times New Roman" w:cs="Times New Roman"/>
                <w:sz w:val="20"/>
                <w:szCs w:val="20"/>
              </w:rPr>
            </w:pPr>
            <w:del w:id="1153" w:author="Audencio Victor Rafael" w:date="2025-10-26T01:47:00Z" w16du:dateUtc="2025-10-26T00:47:00Z">
              <w:r w:rsidRPr="00C20EF0" w:rsidDel="00A8037A">
                <w:rPr>
                  <w:rFonts w:ascii="Times New Roman" w:hAnsi="Times New Roman" w:cs="Times New Roman"/>
                  <w:sz w:val="20"/>
                  <w:szCs w:val="20"/>
                </w:rPr>
                <w:delText>2 (66.7)</w:delText>
              </w:r>
            </w:del>
          </w:p>
        </w:tc>
        <w:tc>
          <w:tcPr>
            <w:tcW w:w="1134" w:type="dxa"/>
          </w:tcPr>
          <w:p w14:paraId="5E32903C" w14:textId="7BDFEE8B" w:rsidR="00852950" w:rsidRPr="00426435" w:rsidDel="00A8037A" w:rsidRDefault="00852950" w:rsidP="00852950">
            <w:pPr>
              <w:jc w:val="center"/>
              <w:rPr>
                <w:del w:id="1154" w:author="Audencio Victor Rafael" w:date="2025-10-26T01:47:00Z" w16du:dateUtc="2025-10-26T00:47:00Z"/>
                <w:rFonts w:ascii="Times New Roman" w:hAnsi="Times New Roman" w:cs="Times New Roman"/>
                <w:sz w:val="20"/>
                <w:szCs w:val="20"/>
              </w:rPr>
            </w:pPr>
            <w:del w:id="1155" w:author="Audencio Victor Rafael" w:date="2025-10-26T01:47:00Z" w16du:dateUtc="2025-10-26T00:47:00Z">
              <w:r w:rsidRPr="00C20EF0" w:rsidDel="00A8037A">
                <w:rPr>
                  <w:rFonts w:ascii="Times New Roman" w:hAnsi="Times New Roman" w:cs="Times New Roman"/>
                  <w:sz w:val="20"/>
                  <w:szCs w:val="20"/>
                </w:rPr>
                <w:delText>0 (0)</w:delText>
              </w:r>
            </w:del>
          </w:p>
        </w:tc>
        <w:tc>
          <w:tcPr>
            <w:tcW w:w="1701" w:type="dxa"/>
          </w:tcPr>
          <w:p w14:paraId="54D43F2A" w14:textId="22FE8BF3" w:rsidR="00852950" w:rsidRPr="00426435" w:rsidDel="00A8037A" w:rsidRDefault="00852950" w:rsidP="00852950">
            <w:pPr>
              <w:jc w:val="center"/>
              <w:rPr>
                <w:del w:id="1156" w:author="Audencio Victor Rafael" w:date="2025-10-26T01:47:00Z" w16du:dateUtc="2025-10-26T00:47:00Z"/>
                <w:rFonts w:ascii="Times New Roman" w:hAnsi="Times New Roman" w:cs="Times New Roman"/>
                <w:sz w:val="20"/>
                <w:szCs w:val="20"/>
              </w:rPr>
            </w:pPr>
            <w:del w:id="1157" w:author="Audencio Victor Rafael" w:date="2025-10-26T01:47:00Z" w16du:dateUtc="2025-10-26T00:47:00Z">
              <w:r w:rsidRPr="00C20EF0" w:rsidDel="00A8037A">
                <w:rPr>
                  <w:rFonts w:ascii="Times New Roman" w:hAnsi="Times New Roman" w:cs="Times New Roman"/>
                  <w:sz w:val="20"/>
                  <w:szCs w:val="20"/>
                </w:rPr>
                <w:delText>0 (0, 0.84)</w:delText>
              </w:r>
            </w:del>
          </w:p>
        </w:tc>
        <w:tc>
          <w:tcPr>
            <w:tcW w:w="1650" w:type="dxa"/>
          </w:tcPr>
          <w:p w14:paraId="6D880147" w14:textId="3F6FF3D5" w:rsidR="00852950" w:rsidRPr="00426435" w:rsidDel="00A8037A" w:rsidRDefault="00852950" w:rsidP="00852950">
            <w:pPr>
              <w:jc w:val="center"/>
              <w:rPr>
                <w:del w:id="1158" w:author="Audencio Victor Rafael" w:date="2025-10-26T01:47:00Z" w16du:dateUtc="2025-10-26T00:47:00Z"/>
                <w:rFonts w:ascii="Times New Roman" w:hAnsi="Times New Roman" w:cs="Times New Roman"/>
                <w:sz w:val="20"/>
                <w:szCs w:val="20"/>
              </w:rPr>
            </w:pPr>
            <w:del w:id="1159" w:author="Audencio Victor Rafael" w:date="2025-10-26T01:47:00Z" w16du:dateUtc="2025-10-26T00:47:00Z">
              <w:r w:rsidRPr="00C20EF0" w:rsidDel="00A8037A">
                <w:rPr>
                  <w:rFonts w:ascii="Times New Roman" w:hAnsi="Times New Roman" w:cs="Times New Roman"/>
                  <w:sz w:val="20"/>
                  <w:szCs w:val="20"/>
                </w:rPr>
                <w:delText>1 (</w:delText>
              </w:r>
              <w:r w:rsidDel="00A8037A">
                <w:rPr>
                  <w:rFonts w:ascii="Times New Roman" w:hAnsi="Times New Roman" w:cs="Times New Roman"/>
                  <w:sz w:val="20"/>
                  <w:szCs w:val="20"/>
                </w:rPr>
                <w:delText>0.03</w:delText>
              </w:r>
              <w:r w:rsidRPr="00C20EF0" w:rsidDel="00A8037A">
                <w:rPr>
                  <w:rFonts w:ascii="Times New Roman" w:hAnsi="Times New Roman" w:cs="Times New Roman"/>
                  <w:sz w:val="20"/>
                  <w:szCs w:val="20"/>
                </w:rPr>
                <w:delText>, 1)</w:delText>
              </w:r>
            </w:del>
          </w:p>
        </w:tc>
      </w:tr>
      <w:tr w:rsidR="00852950" w:rsidDel="00A8037A" w14:paraId="0878DD3D" w14:textId="0B9D7B84" w:rsidTr="002B2E0F">
        <w:trPr>
          <w:del w:id="1160" w:author="Audencio Victor Rafael" w:date="2025-10-26T01:47:00Z"/>
        </w:trPr>
        <w:tc>
          <w:tcPr>
            <w:tcW w:w="2830" w:type="dxa"/>
          </w:tcPr>
          <w:p w14:paraId="6CA64981" w14:textId="115B1613" w:rsidR="00852950" w:rsidRPr="00426435" w:rsidDel="00A8037A" w:rsidRDefault="00852950" w:rsidP="00852950">
            <w:pPr>
              <w:rPr>
                <w:del w:id="1161" w:author="Audencio Victor Rafael" w:date="2025-10-26T01:47:00Z" w16du:dateUtc="2025-10-26T00:47:00Z"/>
                <w:rFonts w:ascii="Times New Roman" w:hAnsi="Times New Roman" w:cs="Times New Roman"/>
                <w:sz w:val="20"/>
                <w:szCs w:val="20"/>
              </w:rPr>
            </w:pPr>
            <w:del w:id="1162" w:author="Audencio Victor Rafael" w:date="2025-10-26T01:47:00Z" w16du:dateUtc="2025-10-26T00:47:00Z">
              <w:r w:rsidRPr="00C20EF0" w:rsidDel="00A8037A">
                <w:rPr>
                  <w:rFonts w:ascii="Times New Roman" w:hAnsi="Times New Roman" w:cs="Times New Roman"/>
                  <w:sz w:val="20"/>
                  <w:szCs w:val="20"/>
                </w:rPr>
                <w:delText>Very preterm</w:delText>
              </w:r>
              <w:r w:rsidDel="00A8037A">
                <w:rPr>
                  <w:rFonts w:ascii="Times New Roman" w:hAnsi="Times New Roman" w:cs="Times New Roman"/>
                  <w:sz w:val="20"/>
                  <w:szCs w:val="20"/>
                </w:rPr>
                <w:delText xml:space="preserve"> (28</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31</w:delText>
              </w:r>
              <w:r w:rsidRPr="00B4677B" w:rsidDel="00A8037A">
                <w:rPr>
                  <w:rFonts w:ascii="Times New Roman" w:hAnsi="Times New Roman" w:cs="Times New Roman"/>
                  <w:sz w:val="20"/>
                  <w:szCs w:val="20"/>
                  <w:vertAlign w:val="superscript"/>
                </w:rPr>
                <w:delText>+6</w:delText>
              </w:r>
              <w:r w:rsidDel="00A8037A">
                <w:rPr>
                  <w:rFonts w:ascii="Times New Roman" w:hAnsi="Times New Roman" w:cs="Times New Roman"/>
                  <w:sz w:val="20"/>
                  <w:szCs w:val="20"/>
                </w:rPr>
                <w:delText>)</w:delText>
              </w:r>
            </w:del>
          </w:p>
        </w:tc>
        <w:tc>
          <w:tcPr>
            <w:tcW w:w="567" w:type="dxa"/>
          </w:tcPr>
          <w:p w14:paraId="425ED56C" w14:textId="08655BC0" w:rsidR="00852950" w:rsidRPr="00426435" w:rsidDel="00A8037A" w:rsidRDefault="00852950" w:rsidP="00852950">
            <w:pPr>
              <w:jc w:val="center"/>
              <w:rPr>
                <w:del w:id="1163" w:author="Audencio Victor Rafael" w:date="2025-10-26T01:47:00Z" w16du:dateUtc="2025-10-26T00:47:00Z"/>
                <w:rFonts w:ascii="Times New Roman" w:hAnsi="Times New Roman" w:cs="Times New Roman"/>
                <w:sz w:val="20"/>
                <w:szCs w:val="20"/>
              </w:rPr>
            </w:pPr>
            <w:del w:id="1164" w:author="Audencio Victor Rafael" w:date="2025-10-26T01:47:00Z" w16du:dateUtc="2025-10-26T00:47:00Z">
              <w:r w:rsidRPr="00C20EF0" w:rsidDel="00A8037A">
                <w:rPr>
                  <w:rFonts w:ascii="Times New Roman" w:hAnsi="Times New Roman" w:cs="Times New Roman"/>
                  <w:sz w:val="20"/>
                  <w:szCs w:val="20"/>
                </w:rPr>
                <w:delText>46</w:delText>
              </w:r>
            </w:del>
          </w:p>
        </w:tc>
        <w:tc>
          <w:tcPr>
            <w:tcW w:w="1134" w:type="dxa"/>
          </w:tcPr>
          <w:p w14:paraId="4B2E57F1" w14:textId="72026930" w:rsidR="00852950" w:rsidRPr="00426435" w:rsidDel="00A8037A" w:rsidRDefault="00852950" w:rsidP="00852950">
            <w:pPr>
              <w:jc w:val="center"/>
              <w:rPr>
                <w:del w:id="1165" w:author="Audencio Victor Rafael" w:date="2025-10-26T01:47:00Z" w16du:dateUtc="2025-10-26T00:47:00Z"/>
                <w:rFonts w:ascii="Times New Roman" w:hAnsi="Times New Roman" w:cs="Times New Roman"/>
                <w:sz w:val="20"/>
                <w:szCs w:val="20"/>
              </w:rPr>
            </w:pPr>
            <w:del w:id="1166" w:author="Audencio Victor Rafael" w:date="2025-10-26T01:47:00Z" w16du:dateUtc="2025-10-26T00:47:00Z">
              <w:r w:rsidRPr="00C20EF0" w:rsidDel="00A8037A">
                <w:rPr>
                  <w:rFonts w:ascii="Times New Roman" w:hAnsi="Times New Roman" w:cs="Times New Roman"/>
                  <w:sz w:val="20"/>
                  <w:szCs w:val="20"/>
                </w:rPr>
                <w:delText>45 (97.8)</w:delText>
              </w:r>
            </w:del>
          </w:p>
        </w:tc>
        <w:tc>
          <w:tcPr>
            <w:tcW w:w="1134" w:type="dxa"/>
          </w:tcPr>
          <w:p w14:paraId="4BF08BDF" w14:textId="116FF73F" w:rsidR="00852950" w:rsidRPr="00426435" w:rsidDel="00A8037A" w:rsidRDefault="00852950" w:rsidP="00852950">
            <w:pPr>
              <w:jc w:val="center"/>
              <w:rPr>
                <w:del w:id="1167" w:author="Audencio Victor Rafael" w:date="2025-10-26T01:47:00Z" w16du:dateUtc="2025-10-26T00:47:00Z"/>
                <w:rFonts w:ascii="Times New Roman" w:hAnsi="Times New Roman" w:cs="Times New Roman"/>
                <w:sz w:val="20"/>
                <w:szCs w:val="20"/>
              </w:rPr>
            </w:pPr>
            <w:del w:id="1168" w:author="Audencio Victor Rafael" w:date="2025-10-26T01:47:00Z" w16du:dateUtc="2025-10-26T00:47:00Z">
              <w:r w:rsidRPr="00C20EF0" w:rsidDel="00A8037A">
                <w:rPr>
                  <w:rFonts w:ascii="Times New Roman" w:hAnsi="Times New Roman" w:cs="Times New Roman"/>
                  <w:sz w:val="20"/>
                  <w:szCs w:val="20"/>
                </w:rPr>
                <w:delText>0 (0)</w:delText>
              </w:r>
            </w:del>
          </w:p>
        </w:tc>
        <w:tc>
          <w:tcPr>
            <w:tcW w:w="1701" w:type="dxa"/>
          </w:tcPr>
          <w:p w14:paraId="6632C340" w14:textId="5D1B3777" w:rsidR="00852950" w:rsidRPr="00426435" w:rsidDel="00A8037A" w:rsidRDefault="00852950" w:rsidP="00852950">
            <w:pPr>
              <w:jc w:val="center"/>
              <w:rPr>
                <w:del w:id="1169" w:author="Audencio Victor Rafael" w:date="2025-10-26T01:47:00Z" w16du:dateUtc="2025-10-26T00:47:00Z"/>
                <w:rFonts w:ascii="Times New Roman" w:hAnsi="Times New Roman" w:cs="Times New Roman"/>
                <w:sz w:val="20"/>
                <w:szCs w:val="20"/>
              </w:rPr>
            </w:pPr>
            <w:del w:id="1170" w:author="Audencio Victor Rafael" w:date="2025-10-26T01:47:00Z" w16du:dateUtc="2025-10-26T00:47:00Z">
              <w:r w:rsidRPr="00C20EF0" w:rsidDel="00A8037A">
                <w:rPr>
                  <w:rFonts w:ascii="Times New Roman" w:hAnsi="Times New Roman" w:cs="Times New Roman"/>
                  <w:sz w:val="20"/>
                  <w:szCs w:val="20"/>
                </w:rPr>
                <w:delText>0 (0, 0.08)</w:delText>
              </w:r>
            </w:del>
          </w:p>
        </w:tc>
        <w:tc>
          <w:tcPr>
            <w:tcW w:w="1650" w:type="dxa"/>
          </w:tcPr>
          <w:p w14:paraId="447954E7" w14:textId="74AF7EB9" w:rsidR="00852950" w:rsidRPr="00426435" w:rsidDel="00A8037A" w:rsidRDefault="00852950" w:rsidP="00852950">
            <w:pPr>
              <w:jc w:val="center"/>
              <w:rPr>
                <w:del w:id="1171" w:author="Audencio Victor Rafael" w:date="2025-10-26T01:47:00Z" w16du:dateUtc="2025-10-26T00:47:00Z"/>
                <w:rFonts w:ascii="Times New Roman" w:hAnsi="Times New Roman" w:cs="Times New Roman"/>
                <w:sz w:val="20"/>
                <w:szCs w:val="20"/>
              </w:rPr>
            </w:pPr>
            <w:del w:id="1172" w:author="Audencio Victor Rafael" w:date="2025-10-26T01:47:00Z" w16du:dateUtc="2025-10-26T00:47:00Z">
              <w:r w:rsidRPr="00C20EF0" w:rsidDel="00A8037A">
                <w:rPr>
                  <w:rFonts w:ascii="Times New Roman" w:hAnsi="Times New Roman" w:cs="Times New Roman"/>
                  <w:sz w:val="20"/>
                  <w:szCs w:val="20"/>
                </w:rPr>
                <w:delText>1 (0.</w:delText>
              </w:r>
              <w:r w:rsidDel="00A8037A">
                <w:rPr>
                  <w:rFonts w:ascii="Times New Roman" w:hAnsi="Times New Roman" w:cs="Times New Roman"/>
                  <w:sz w:val="20"/>
                  <w:szCs w:val="20"/>
                </w:rPr>
                <w:delText>03</w:delText>
              </w:r>
              <w:r w:rsidRPr="00C20EF0" w:rsidDel="00A8037A">
                <w:rPr>
                  <w:rFonts w:ascii="Times New Roman" w:hAnsi="Times New Roman" w:cs="Times New Roman"/>
                  <w:sz w:val="20"/>
                  <w:szCs w:val="20"/>
                </w:rPr>
                <w:delText>, 1)</w:delText>
              </w:r>
            </w:del>
          </w:p>
        </w:tc>
      </w:tr>
      <w:tr w:rsidR="00852950" w:rsidDel="00A8037A" w14:paraId="0664FCB1" w14:textId="307C7D01" w:rsidTr="002B2E0F">
        <w:trPr>
          <w:del w:id="1173" w:author="Audencio Victor Rafael" w:date="2025-10-26T01:47:00Z"/>
        </w:trPr>
        <w:tc>
          <w:tcPr>
            <w:tcW w:w="2830" w:type="dxa"/>
          </w:tcPr>
          <w:p w14:paraId="1FCC2EBA" w14:textId="2CDEF860" w:rsidR="00852950" w:rsidRPr="00426435" w:rsidDel="00A8037A" w:rsidRDefault="00852950" w:rsidP="00852950">
            <w:pPr>
              <w:rPr>
                <w:del w:id="1174" w:author="Audencio Victor Rafael" w:date="2025-10-26T01:47:00Z" w16du:dateUtc="2025-10-26T00:47:00Z"/>
                <w:rFonts w:ascii="Times New Roman" w:hAnsi="Times New Roman" w:cs="Times New Roman"/>
                <w:sz w:val="20"/>
                <w:szCs w:val="20"/>
              </w:rPr>
            </w:pPr>
            <w:del w:id="1175" w:author="Audencio Victor Rafael" w:date="2025-10-26T01:47:00Z" w16du:dateUtc="2025-10-26T00:47:00Z">
              <w:r w:rsidRPr="00C20EF0" w:rsidDel="00A8037A">
                <w:rPr>
                  <w:rFonts w:ascii="Times New Roman" w:hAnsi="Times New Roman" w:cs="Times New Roman"/>
                  <w:sz w:val="20"/>
                  <w:szCs w:val="20"/>
                </w:rPr>
                <w:delText>Moderately preterm</w:delText>
              </w:r>
              <w:r w:rsidDel="00A8037A">
                <w:rPr>
                  <w:rFonts w:ascii="Times New Roman" w:hAnsi="Times New Roman" w:cs="Times New Roman"/>
                  <w:sz w:val="20"/>
                  <w:szCs w:val="20"/>
                </w:rPr>
                <w:delText xml:space="preserve"> (32</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33</w:delText>
              </w:r>
              <w:r w:rsidRPr="00B4677B" w:rsidDel="00A8037A">
                <w:rPr>
                  <w:rFonts w:ascii="Times New Roman" w:hAnsi="Times New Roman" w:cs="Times New Roman"/>
                  <w:sz w:val="20"/>
                  <w:szCs w:val="20"/>
                  <w:vertAlign w:val="superscript"/>
                </w:rPr>
                <w:delText>+6</w:delText>
              </w:r>
              <w:r w:rsidDel="00A8037A">
                <w:rPr>
                  <w:rFonts w:ascii="Times New Roman" w:hAnsi="Times New Roman" w:cs="Times New Roman"/>
                  <w:sz w:val="20"/>
                  <w:szCs w:val="20"/>
                </w:rPr>
                <w:delText>)</w:delText>
              </w:r>
            </w:del>
          </w:p>
        </w:tc>
        <w:tc>
          <w:tcPr>
            <w:tcW w:w="567" w:type="dxa"/>
          </w:tcPr>
          <w:p w14:paraId="77294692" w14:textId="5F0C82ED" w:rsidR="00852950" w:rsidRPr="00426435" w:rsidDel="00A8037A" w:rsidRDefault="00852950" w:rsidP="00852950">
            <w:pPr>
              <w:jc w:val="center"/>
              <w:rPr>
                <w:del w:id="1176" w:author="Audencio Victor Rafael" w:date="2025-10-26T01:47:00Z" w16du:dateUtc="2025-10-26T00:47:00Z"/>
                <w:rFonts w:ascii="Times New Roman" w:hAnsi="Times New Roman" w:cs="Times New Roman"/>
                <w:sz w:val="20"/>
                <w:szCs w:val="20"/>
              </w:rPr>
            </w:pPr>
            <w:del w:id="1177" w:author="Audencio Victor Rafael" w:date="2025-10-26T01:47:00Z" w16du:dateUtc="2025-10-26T00:47:00Z">
              <w:r w:rsidRPr="00C20EF0" w:rsidDel="00A8037A">
                <w:rPr>
                  <w:rFonts w:ascii="Times New Roman" w:hAnsi="Times New Roman" w:cs="Times New Roman"/>
                  <w:sz w:val="20"/>
                  <w:szCs w:val="20"/>
                </w:rPr>
                <w:delText>97</w:delText>
              </w:r>
            </w:del>
          </w:p>
        </w:tc>
        <w:tc>
          <w:tcPr>
            <w:tcW w:w="1134" w:type="dxa"/>
          </w:tcPr>
          <w:p w14:paraId="0585474E" w14:textId="0800056D" w:rsidR="00852950" w:rsidRPr="00426435" w:rsidDel="00A8037A" w:rsidRDefault="00852950" w:rsidP="00852950">
            <w:pPr>
              <w:jc w:val="center"/>
              <w:rPr>
                <w:del w:id="1178" w:author="Audencio Victor Rafael" w:date="2025-10-26T01:47:00Z" w16du:dateUtc="2025-10-26T00:47:00Z"/>
                <w:rFonts w:ascii="Times New Roman" w:hAnsi="Times New Roman" w:cs="Times New Roman"/>
                <w:sz w:val="20"/>
                <w:szCs w:val="20"/>
              </w:rPr>
            </w:pPr>
            <w:del w:id="1179" w:author="Audencio Victor Rafael" w:date="2025-10-26T01:47:00Z" w16du:dateUtc="2025-10-26T00:47:00Z">
              <w:r w:rsidRPr="00C20EF0" w:rsidDel="00A8037A">
                <w:rPr>
                  <w:rFonts w:ascii="Times New Roman" w:hAnsi="Times New Roman" w:cs="Times New Roman"/>
                  <w:sz w:val="20"/>
                  <w:szCs w:val="20"/>
                </w:rPr>
                <w:delText>88 (90.7)</w:delText>
              </w:r>
            </w:del>
          </w:p>
        </w:tc>
        <w:tc>
          <w:tcPr>
            <w:tcW w:w="1134" w:type="dxa"/>
          </w:tcPr>
          <w:p w14:paraId="650D1CFA" w14:textId="4A845E20" w:rsidR="00852950" w:rsidRPr="00426435" w:rsidDel="00A8037A" w:rsidRDefault="00852950" w:rsidP="00852950">
            <w:pPr>
              <w:jc w:val="center"/>
              <w:rPr>
                <w:del w:id="1180" w:author="Audencio Victor Rafael" w:date="2025-10-26T01:47:00Z" w16du:dateUtc="2025-10-26T00:47:00Z"/>
                <w:rFonts w:ascii="Times New Roman" w:hAnsi="Times New Roman" w:cs="Times New Roman"/>
                <w:sz w:val="20"/>
                <w:szCs w:val="20"/>
              </w:rPr>
            </w:pPr>
            <w:del w:id="1181" w:author="Audencio Victor Rafael" w:date="2025-10-26T01:47:00Z" w16du:dateUtc="2025-10-26T00:47:00Z">
              <w:r w:rsidRPr="00C20EF0" w:rsidDel="00A8037A">
                <w:rPr>
                  <w:rFonts w:ascii="Times New Roman" w:hAnsi="Times New Roman" w:cs="Times New Roman"/>
                  <w:sz w:val="20"/>
                  <w:szCs w:val="20"/>
                </w:rPr>
                <w:delText>2 (2.1)</w:delText>
              </w:r>
            </w:del>
          </w:p>
        </w:tc>
        <w:tc>
          <w:tcPr>
            <w:tcW w:w="1701" w:type="dxa"/>
          </w:tcPr>
          <w:p w14:paraId="431D9204" w14:textId="6DF19389" w:rsidR="00852950" w:rsidRPr="00426435" w:rsidDel="00A8037A" w:rsidRDefault="00852950" w:rsidP="00852950">
            <w:pPr>
              <w:jc w:val="center"/>
              <w:rPr>
                <w:del w:id="1182" w:author="Audencio Victor Rafael" w:date="2025-10-26T01:47:00Z" w16du:dateUtc="2025-10-26T00:47:00Z"/>
                <w:rFonts w:ascii="Times New Roman" w:hAnsi="Times New Roman" w:cs="Times New Roman"/>
                <w:sz w:val="20"/>
                <w:szCs w:val="20"/>
              </w:rPr>
            </w:pPr>
            <w:del w:id="1183" w:author="Audencio Victor Rafael" w:date="2025-10-26T01:47:00Z" w16du:dateUtc="2025-10-26T00:47:00Z">
              <w:r w:rsidRPr="00C20EF0" w:rsidDel="00A8037A">
                <w:rPr>
                  <w:rFonts w:ascii="Times New Roman" w:hAnsi="Times New Roman" w:cs="Times New Roman"/>
                  <w:sz w:val="20"/>
                  <w:szCs w:val="20"/>
                </w:rPr>
                <w:delText>0.02 (0.00, 0.08)</w:delText>
              </w:r>
            </w:del>
          </w:p>
        </w:tc>
        <w:tc>
          <w:tcPr>
            <w:tcW w:w="1650" w:type="dxa"/>
          </w:tcPr>
          <w:p w14:paraId="60776C35" w14:textId="50643CC7" w:rsidR="00852950" w:rsidRPr="00426435" w:rsidDel="00A8037A" w:rsidRDefault="00852950" w:rsidP="00852950">
            <w:pPr>
              <w:jc w:val="center"/>
              <w:rPr>
                <w:del w:id="1184" w:author="Audencio Victor Rafael" w:date="2025-10-26T01:47:00Z" w16du:dateUtc="2025-10-26T00:47:00Z"/>
                <w:rFonts w:ascii="Times New Roman" w:hAnsi="Times New Roman" w:cs="Times New Roman"/>
                <w:sz w:val="20"/>
                <w:szCs w:val="20"/>
              </w:rPr>
            </w:pPr>
            <w:del w:id="1185" w:author="Audencio Victor Rafael" w:date="2025-10-26T01:47:00Z" w16du:dateUtc="2025-10-26T00:47:00Z">
              <w:r w:rsidRPr="00C20EF0" w:rsidDel="00A8037A">
                <w:rPr>
                  <w:rFonts w:ascii="Times New Roman" w:hAnsi="Times New Roman" w:cs="Times New Roman"/>
                  <w:sz w:val="20"/>
                  <w:szCs w:val="20"/>
                </w:rPr>
                <w:delText>1 (0.</w:delText>
              </w:r>
              <w:r w:rsidDel="00A8037A">
                <w:rPr>
                  <w:rFonts w:ascii="Times New Roman" w:hAnsi="Times New Roman" w:cs="Times New Roman"/>
                  <w:sz w:val="20"/>
                  <w:szCs w:val="20"/>
                </w:rPr>
                <w:delText>66</w:delText>
              </w:r>
              <w:r w:rsidRPr="00C20EF0" w:rsidDel="00A8037A">
                <w:rPr>
                  <w:rFonts w:ascii="Times New Roman" w:hAnsi="Times New Roman" w:cs="Times New Roman"/>
                  <w:sz w:val="20"/>
                  <w:szCs w:val="20"/>
                </w:rPr>
                <w:delText>, 1)</w:delText>
              </w:r>
            </w:del>
          </w:p>
        </w:tc>
      </w:tr>
      <w:tr w:rsidR="00852950" w:rsidDel="00A8037A" w14:paraId="280D46FF" w14:textId="60976F00" w:rsidTr="002B2E0F">
        <w:trPr>
          <w:del w:id="1186" w:author="Audencio Victor Rafael" w:date="2025-10-26T01:47:00Z"/>
        </w:trPr>
        <w:tc>
          <w:tcPr>
            <w:tcW w:w="2830" w:type="dxa"/>
          </w:tcPr>
          <w:p w14:paraId="6B3ED7D5" w14:textId="4B852D9B" w:rsidR="00852950" w:rsidRPr="00426435" w:rsidDel="00A8037A" w:rsidRDefault="00852950" w:rsidP="00852950">
            <w:pPr>
              <w:rPr>
                <w:del w:id="1187" w:author="Audencio Victor Rafael" w:date="2025-10-26T01:47:00Z" w16du:dateUtc="2025-10-26T00:47:00Z"/>
                <w:rFonts w:ascii="Times New Roman" w:hAnsi="Times New Roman" w:cs="Times New Roman"/>
                <w:sz w:val="20"/>
                <w:szCs w:val="20"/>
              </w:rPr>
            </w:pPr>
            <w:del w:id="1188" w:author="Audencio Victor Rafael" w:date="2025-10-26T01:47:00Z" w16du:dateUtc="2025-10-26T00:47:00Z">
              <w:r w:rsidRPr="00C20EF0" w:rsidDel="00A8037A">
                <w:rPr>
                  <w:rFonts w:ascii="Times New Roman" w:hAnsi="Times New Roman" w:cs="Times New Roman"/>
                  <w:sz w:val="20"/>
                  <w:szCs w:val="20"/>
                </w:rPr>
                <w:delText>Late preterm</w:delText>
              </w:r>
              <w:r w:rsidDel="00A8037A">
                <w:rPr>
                  <w:rFonts w:ascii="Times New Roman" w:hAnsi="Times New Roman" w:cs="Times New Roman"/>
                  <w:sz w:val="20"/>
                  <w:szCs w:val="20"/>
                </w:rPr>
                <w:delText xml:space="preserve"> 34</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36</w:delText>
              </w:r>
              <w:r w:rsidRPr="00B4677B" w:rsidDel="00A8037A">
                <w:rPr>
                  <w:rFonts w:ascii="Times New Roman" w:hAnsi="Times New Roman" w:cs="Times New Roman"/>
                  <w:sz w:val="20"/>
                  <w:szCs w:val="20"/>
                  <w:vertAlign w:val="superscript"/>
                </w:rPr>
                <w:delText>+6</w:delText>
              </w:r>
            </w:del>
          </w:p>
        </w:tc>
        <w:tc>
          <w:tcPr>
            <w:tcW w:w="567" w:type="dxa"/>
          </w:tcPr>
          <w:p w14:paraId="64EAF5CC" w14:textId="03175AAC" w:rsidR="00852950" w:rsidRPr="00426435" w:rsidDel="00A8037A" w:rsidRDefault="00852950" w:rsidP="00852950">
            <w:pPr>
              <w:jc w:val="center"/>
              <w:rPr>
                <w:del w:id="1189" w:author="Audencio Victor Rafael" w:date="2025-10-26T01:47:00Z" w16du:dateUtc="2025-10-26T00:47:00Z"/>
                <w:rFonts w:ascii="Times New Roman" w:hAnsi="Times New Roman" w:cs="Times New Roman"/>
                <w:sz w:val="20"/>
                <w:szCs w:val="20"/>
              </w:rPr>
            </w:pPr>
            <w:del w:id="1190" w:author="Audencio Victor Rafael" w:date="2025-10-26T01:47:00Z" w16du:dateUtc="2025-10-26T00:47:00Z">
              <w:r w:rsidRPr="00C20EF0" w:rsidDel="00A8037A">
                <w:rPr>
                  <w:rFonts w:ascii="Times New Roman" w:hAnsi="Times New Roman" w:cs="Times New Roman"/>
                  <w:sz w:val="20"/>
                  <w:szCs w:val="20"/>
                </w:rPr>
                <w:delText>363</w:delText>
              </w:r>
            </w:del>
          </w:p>
        </w:tc>
        <w:tc>
          <w:tcPr>
            <w:tcW w:w="1134" w:type="dxa"/>
          </w:tcPr>
          <w:p w14:paraId="24E470D9" w14:textId="7BF2702E" w:rsidR="00852950" w:rsidRPr="00426435" w:rsidDel="00A8037A" w:rsidRDefault="00852950" w:rsidP="00852950">
            <w:pPr>
              <w:jc w:val="center"/>
              <w:rPr>
                <w:del w:id="1191" w:author="Audencio Victor Rafael" w:date="2025-10-26T01:47:00Z" w16du:dateUtc="2025-10-26T00:47:00Z"/>
                <w:rFonts w:ascii="Times New Roman" w:hAnsi="Times New Roman" w:cs="Times New Roman"/>
                <w:sz w:val="20"/>
                <w:szCs w:val="20"/>
              </w:rPr>
            </w:pPr>
            <w:del w:id="1192" w:author="Audencio Victor Rafael" w:date="2025-10-26T01:47:00Z" w16du:dateUtc="2025-10-26T00:47:00Z">
              <w:r w:rsidRPr="00C20EF0" w:rsidDel="00A8037A">
                <w:rPr>
                  <w:rFonts w:ascii="Times New Roman" w:hAnsi="Times New Roman" w:cs="Times New Roman"/>
                  <w:sz w:val="20"/>
                  <w:szCs w:val="20"/>
                </w:rPr>
                <w:delText>314 (86.5)</w:delText>
              </w:r>
            </w:del>
          </w:p>
        </w:tc>
        <w:tc>
          <w:tcPr>
            <w:tcW w:w="1134" w:type="dxa"/>
          </w:tcPr>
          <w:p w14:paraId="6AC9F139" w14:textId="42FE0A2C" w:rsidR="00852950" w:rsidRPr="00426435" w:rsidDel="00A8037A" w:rsidRDefault="00852950" w:rsidP="00852950">
            <w:pPr>
              <w:jc w:val="center"/>
              <w:rPr>
                <w:del w:id="1193" w:author="Audencio Victor Rafael" w:date="2025-10-26T01:47:00Z" w16du:dateUtc="2025-10-26T00:47:00Z"/>
                <w:rFonts w:ascii="Times New Roman" w:hAnsi="Times New Roman" w:cs="Times New Roman"/>
                <w:sz w:val="20"/>
                <w:szCs w:val="20"/>
              </w:rPr>
            </w:pPr>
            <w:del w:id="1194" w:author="Audencio Victor Rafael" w:date="2025-10-26T01:47:00Z" w16du:dateUtc="2025-10-26T00:47:00Z">
              <w:r w:rsidRPr="00C20EF0" w:rsidDel="00A8037A">
                <w:rPr>
                  <w:rFonts w:ascii="Times New Roman" w:hAnsi="Times New Roman" w:cs="Times New Roman"/>
                  <w:sz w:val="20"/>
                  <w:szCs w:val="20"/>
                </w:rPr>
                <w:delText>75 (20.7)</w:delText>
              </w:r>
            </w:del>
          </w:p>
        </w:tc>
        <w:tc>
          <w:tcPr>
            <w:tcW w:w="1701" w:type="dxa"/>
          </w:tcPr>
          <w:p w14:paraId="603800FB" w14:textId="70367EB1" w:rsidR="00852950" w:rsidRPr="00426435" w:rsidDel="00A8037A" w:rsidRDefault="00852950" w:rsidP="00852950">
            <w:pPr>
              <w:jc w:val="center"/>
              <w:rPr>
                <w:del w:id="1195" w:author="Audencio Victor Rafael" w:date="2025-10-26T01:47:00Z" w16du:dateUtc="2025-10-26T00:47:00Z"/>
                <w:rFonts w:ascii="Times New Roman" w:hAnsi="Times New Roman" w:cs="Times New Roman"/>
                <w:sz w:val="20"/>
                <w:szCs w:val="20"/>
              </w:rPr>
            </w:pPr>
            <w:del w:id="1196" w:author="Audencio Victor Rafael" w:date="2025-10-26T01:47:00Z" w16du:dateUtc="2025-10-26T00:47:00Z">
              <w:r w:rsidRPr="00C20EF0" w:rsidDel="00A8037A">
                <w:rPr>
                  <w:rFonts w:ascii="Times New Roman" w:hAnsi="Times New Roman" w:cs="Times New Roman"/>
                  <w:sz w:val="20"/>
                  <w:szCs w:val="20"/>
                </w:rPr>
                <w:delText>0.24 (0.19, 0.29)</w:delText>
              </w:r>
            </w:del>
          </w:p>
        </w:tc>
        <w:tc>
          <w:tcPr>
            <w:tcW w:w="1650" w:type="dxa"/>
          </w:tcPr>
          <w:p w14:paraId="5F8A7EF7" w14:textId="2ED29B2A" w:rsidR="00852950" w:rsidRPr="00426435" w:rsidDel="00A8037A" w:rsidRDefault="00852950" w:rsidP="00852950">
            <w:pPr>
              <w:jc w:val="center"/>
              <w:rPr>
                <w:del w:id="1197" w:author="Audencio Victor Rafael" w:date="2025-10-26T01:47:00Z" w16du:dateUtc="2025-10-26T00:47:00Z"/>
                <w:rFonts w:ascii="Times New Roman" w:hAnsi="Times New Roman" w:cs="Times New Roman"/>
                <w:sz w:val="20"/>
                <w:szCs w:val="20"/>
              </w:rPr>
            </w:pPr>
            <w:del w:id="1198" w:author="Audencio Victor Rafael" w:date="2025-10-26T01:47:00Z" w16du:dateUtc="2025-10-26T00:47:00Z">
              <w:r w:rsidRPr="00C20EF0" w:rsidDel="00A8037A">
                <w:rPr>
                  <w:rFonts w:ascii="Times New Roman" w:hAnsi="Times New Roman" w:cs="Times New Roman"/>
                  <w:sz w:val="20"/>
                  <w:szCs w:val="20"/>
                </w:rPr>
                <w:delText>1 (0.93, 1)</w:delText>
              </w:r>
            </w:del>
          </w:p>
        </w:tc>
      </w:tr>
      <w:tr w:rsidR="00852950" w:rsidDel="00A8037A" w14:paraId="2C3E88D2" w14:textId="2EC4BCD0" w:rsidTr="002B2E0F">
        <w:trPr>
          <w:del w:id="1199" w:author="Audencio Victor Rafael" w:date="2025-10-26T01:47:00Z"/>
        </w:trPr>
        <w:tc>
          <w:tcPr>
            <w:tcW w:w="2830" w:type="dxa"/>
          </w:tcPr>
          <w:p w14:paraId="20697436" w14:textId="4E6808F0" w:rsidR="00852950" w:rsidRPr="00C20EF0" w:rsidDel="00A8037A" w:rsidRDefault="00852950" w:rsidP="00852950">
            <w:pPr>
              <w:rPr>
                <w:del w:id="1200" w:author="Audencio Victor Rafael" w:date="2025-10-26T01:47:00Z" w16du:dateUtc="2025-10-26T00:47:00Z"/>
                <w:rFonts w:ascii="Times New Roman" w:hAnsi="Times New Roman" w:cs="Times New Roman"/>
                <w:b/>
                <w:bCs/>
                <w:sz w:val="20"/>
                <w:szCs w:val="20"/>
              </w:rPr>
            </w:pPr>
            <w:del w:id="1201" w:author="Audencio Victor Rafael" w:date="2025-10-26T01:47:00Z" w16du:dateUtc="2025-10-26T00:47:00Z">
              <w:r w:rsidRPr="00C20EF0" w:rsidDel="00A8037A">
                <w:rPr>
                  <w:rFonts w:ascii="Times New Roman" w:hAnsi="Times New Roman" w:cs="Times New Roman"/>
                  <w:b/>
                  <w:bCs/>
                  <w:sz w:val="20"/>
                  <w:szCs w:val="20"/>
                </w:rPr>
                <w:delText>Term (overall)</w:delText>
              </w:r>
            </w:del>
          </w:p>
        </w:tc>
        <w:tc>
          <w:tcPr>
            <w:tcW w:w="567" w:type="dxa"/>
          </w:tcPr>
          <w:p w14:paraId="089C11B7" w14:textId="1096F105" w:rsidR="00852950" w:rsidRPr="00426435" w:rsidDel="00A8037A" w:rsidRDefault="00852950" w:rsidP="00852950">
            <w:pPr>
              <w:jc w:val="center"/>
              <w:rPr>
                <w:del w:id="1202" w:author="Audencio Victor Rafael" w:date="2025-10-26T01:47:00Z" w16du:dateUtc="2025-10-26T00:47:00Z"/>
                <w:rFonts w:ascii="Times New Roman" w:hAnsi="Times New Roman" w:cs="Times New Roman"/>
                <w:sz w:val="20"/>
                <w:szCs w:val="20"/>
              </w:rPr>
            </w:pPr>
            <w:del w:id="1203" w:author="Audencio Victor Rafael" w:date="2025-10-26T01:47:00Z" w16du:dateUtc="2025-10-26T00:47:00Z">
              <w:r w:rsidRPr="00C20EF0" w:rsidDel="00A8037A">
                <w:rPr>
                  <w:rFonts w:ascii="Times New Roman" w:hAnsi="Times New Roman" w:cs="Times New Roman"/>
                  <w:sz w:val="20"/>
                  <w:szCs w:val="20"/>
                </w:rPr>
                <w:delText>590</w:delText>
              </w:r>
            </w:del>
          </w:p>
        </w:tc>
        <w:tc>
          <w:tcPr>
            <w:tcW w:w="1134" w:type="dxa"/>
          </w:tcPr>
          <w:p w14:paraId="666041A4" w14:textId="346BA42F" w:rsidR="00852950" w:rsidRPr="00426435" w:rsidDel="00A8037A" w:rsidRDefault="00852950" w:rsidP="00852950">
            <w:pPr>
              <w:jc w:val="center"/>
              <w:rPr>
                <w:del w:id="1204" w:author="Audencio Victor Rafael" w:date="2025-10-26T01:47:00Z" w16du:dateUtc="2025-10-26T00:47:00Z"/>
                <w:rFonts w:ascii="Times New Roman" w:hAnsi="Times New Roman" w:cs="Times New Roman"/>
                <w:sz w:val="20"/>
                <w:szCs w:val="20"/>
              </w:rPr>
            </w:pPr>
            <w:del w:id="1205" w:author="Audencio Victor Rafael" w:date="2025-10-26T01:47:00Z" w16du:dateUtc="2025-10-26T00:47:00Z">
              <w:r w:rsidRPr="00C20EF0" w:rsidDel="00A8037A">
                <w:rPr>
                  <w:rFonts w:ascii="Times New Roman" w:hAnsi="Times New Roman" w:cs="Times New Roman"/>
                  <w:sz w:val="20"/>
                  <w:szCs w:val="20"/>
                </w:rPr>
                <w:delText>386 (65.4)</w:delText>
              </w:r>
            </w:del>
          </w:p>
        </w:tc>
        <w:tc>
          <w:tcPr>
            <w:tcW w:w="1134" w:type="dxa"/>
          </w:tcPr>
          <w:p w14:paraId="15C31835" w14:textId="6243D5E5" w:rsidR="00852950" w:rsidRPr="00426435" w:rsidDel="00A8037A" w:rsidRDefault="00852950" w:rsidP="00852950">
            <w:pPr>
              <w:jc w:val="center"/>
              <w:rPr>
                <w:del w:id="1206" w:author="Audencio Victor Rafael" w:date="2025-10-26T01:47:00Z" w16du:dateUtc="2025-10-26T00:47:00Z"/>
                <w:rFonts w:ascii="Times New Roman" w:hAnsi="Times New Roman" w:cs="Times New Roman"/>
                <w:sz w:val="20"/>
                <w:szCs w:val="20"/>
              </w:rPr>
            </w:pPr>
            <w:del w:id="1207" w:author="Audencio Victor Rafael" w:date="2025-10-26T01:47:00Z" w16du:dateUtc="2025-10-26T00:47:00Z">
              <w:r w:rsidRPr="00C20EF0" w:rsidDel="00A8037A">
                <w:rPr>
                  <w:rFonts w:ascii="Times New Roman" w:hAnsi="Times New Roman" w:cs="Times New Roman"/>
                  <w:sz w:val="20"/>
                  <w:szCs w:val="20"/>
                </w:rPr>
                <w:delText>310 (52.5)</w:delText>
              </w:r>
            </w:del>
          </w:p>
        </w:tc>
        <w:tc>
          <w:tcPr>
            <w:tcW w:w="1701" w:type="dxa"/>
          </w:tcPr>
          <w:p w14:paraId="788464BE" w14:textId="2229FFAD" w:rsidR="00852950" w:rsidRPr="00426435" w:rsidDel="00A8037A" w:rsidRDefault="00852950" w:rsidP="00852950">
            <w:pPr>
              <w:jc w:val="center"/>
              <w:rPr>
                <w:del w:id="1208" w:author="Audencio Victor Rafael" w:date="2025-10-26T01:47:00Z" w16du:dateUtc="2025-10-26T00:47:00Z"/>
                <w:rFonts w:ascii="Times New Roman" w:hAnsi="Times New Roman" w:cs="Times New Roman"/>
                <w:sz w:val="20"/>
                <w:szCs w:val="20"/>
              </w:rPr>
            </w:pPr>
            <w:del w:id="1209" w:author="Audencio Victor Rafael" w:date="2025-10-26T01:47:00Z" w16du:dateUtc="2025-10-26T00:47:00Z">
              <w:r w:rsidRPr="00C20EF0" w:rsidDel="00A8037A">
                <w:rPr>
                  <w:rFonts w:ascii="Times New Roman" w:hAnsi="Times New Roman" w:cs="Times New Roman"/>
                  <w:sz w:val="20"/>
                  <w:szCs w:val="20"/>
                </w:rPr>
                <w:delText>0.75 (0.7, 0.79)</w:delText>
              </w:r>
            </w:del>
          </w:p>
        </w:tc>
        <w:tc>
          <w:tcPr>
            <w:tcW w:w="1650" w:type="dxa"/>
          </w:tcPr>
          <w:p w14:paraId="0A19D5C5" w14:textId="4A79692D" w:rsidR="00852950" w:rsidRPr="00426435" w:rsidDel="00A8037A" w:rsidRDefault="00852950" w:rsidP="00852950">
            <w:pPr>
              <w:jc w:val="center"/>
              <w:rPr>
                <w:del w:id="1210" w:author="Audencio Victor Rafael" w:date="2025-10-26T01:47:00Z" w16du:dateUtc="2025-10-26T00:47:00Z"/>
                <w:rFonts w:ascii="Times New Roman" w:hAnsi="Times New Roman" w:cs="Times New Roman"/>
                <w:sz w:val="20"/>
                <w:szCs w:val="20"/>
              </w:rPr>
            </w:pPr>
            <w:del w:id="1211" w:author="Audencio Victor Rafael" w:date="2025-10-26T01:47:00Z" w16du:dateUtc="2025-10-26T00:47:00Z">
              <w:r w:rsidRPr="00C20EF0" w:rsidDel="00A8037A">
                <w:rPr>
                  <w:rFonts w:ascii="Times New Roman" w:hAnsi="Times New Roman" w:cs="Times New Roman"/>
                  <w:sz w:val="20"/>
                  <w:szCs w:val="20"/>
                </w:rPr>
                <w:delText>0.89 (0.84, 0.93)</w:delText>
              </w:r>
            </w:del>
          </w:p>
        </w:tc>
      </w:tr>
      <w:tr w:rsidR="00852950" w:rsidDel="00A8037A" w14:paraId="6ED3AC1D" w14:textId="35D6DA00" w:rsidTr="002B2E0F">
        <w:trPr>
          <w:del w:id="1212" w:author="Audencio Victor Rafael" w:date="2025-10-26T01:47:00Z"/>
        </w:trPr>
        <w:tc>
          <w:tcPr>
            <w:tcW w:w="2830" w:type="dxa"/>
          </w:tcPr>
          <w:p w14:paraId="7613AEBC" w14:textId="3948C129" w:rsidR="00852950" w:rsidRPr="00426435" w:rsidDel="00A8037A" w:rsidRDefault="00852950" w:rsidP="00852950">
            <w:pPr>
              <w:rPr>
                <w:del w:id="1213" w:author="Audencio Victor Rafael" w:date="2025-10-26T01:47:00Z" w16du:dateUtc="2025-10-26T00:47:00Z"/>
                <w:rFonts w:ascii="Times New Roman" w:hAnsi="Times New Roman" w:cs="Times New Roman"/>
                <w:sz w:val="20"/>
                <w:szCs w:val="20"/>
              </w:rPr>
            </w:pPr>
            <w:del w:id="1214" w:author="Audencio Victor Rafael" w:date="2025-10-26T01:47:00Z" w16du:dateUtc="2025-10-26T00:47:00Z">
              <w:r w:rsidRPr="00C20EF0" w:rsidDel="00A8037A">
                <w:rPr>
                  <w:rFonts w:ascii="Times New Roman" w:hAnsi="Times New Roman" w:cs="Times New Roman"/>
                  <w:sz w:val="20"/>
                  <w:szCs w:val="20"/>
                </w:rPr>
                <w:delText>Early term</w:delText>
              </w:r>
              <w:r w:rsidDel="00A8037A">
                <w:rPr>
                  <w:rFonts w:ascii="Times New Roman" w:hAnsi="Times New Roman" w:cs="Times New Roman"/>
                  <w:sz w:val="20"/>
                  <w:szCs w:val="20"/>
                </w:rPr>
                <w:delText xml:space="preserve"> 37</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38</w:delText>
              </w:r>
              <w:r w:rsidRPr="00B4677B" w:rsidDel="00A8037A">
                <w:rPr>
                  <w:rFonts w:ascii="Times New Roman" w:hAnsi="Times New Roman" w:cs="Times New Roman"/>
                  <w:sz w:val="20"/>
                  <w:szCs w:val="20"/>
                  <w:vertAlign w:val="superscript"/>
                </w:rPr>
                <w:delText>+6</w:delText>
              </w:r>
            </w:del>
          </w:p>
        </w:tc>
        <w:tc>
          <w:tcPr>
            <w:tcW w:w="567" w:type="dxa"/>
          </w:tcPr>
          <w:p w14:paraId="6C236951" w14:textId="7345CE15" w:rsidR="00852950" w:rsidRPr="00426435" w:rsidDel="00A8037A" w:rsidRDefault="00852950" w:rsidP="00852950">
            <w:pPr>
              <w:jc w:val="center"/>
              <w:rPr>
                <w:del w:id="1215" w:author="Audencio Victor Rafael" w:date="2025-10-26T01:47:00Z" w16du:dateUtc="2025-10-26T00:47:00Z"/>
                <w:rFonts w:ascii="Times New Roman" w:hAnsi="Times New Roman" w:cs="Times New Roman"/>
                <w:sz w:val="20"/>
                <w:szCs w:val="20"/>
              </w:rPr>
            </w:pPr>
            <w:del w:id="1216" w:author="Audencio Victor Rafael" w:date="2025-10-26T01:47:00Z" w16du:dateUtc="2025-10-26T00:47:00Z">
              <w:r w:rsidRPr="00C20EF0" w:rsidDel="00A8037A">
                <w:rPr>
                  <w:rFonts w:ascii="Times New Roman" w:hAnsi="Times New Roman" w:cs="Times New Roman"/>
                  <w:sz w:val="20"/>
                  <w:szCs w:val="20"/>
                </w:rPr>
                <w:delText>351</w:delText>
              </w:r>
            </w:del>
          </w:p>
        </w:tc>
        <w:tc>
          <w:tcPr>
            <w:tcW w:w="1134" w:type="dxa"/>
          </w:tcPr>
          <w:p w14:paraId="258C2E68" w14:textId="137DFFC5" w:rsidR="00852950" w:rsidRPr="00426435" w:rsidDel="00A8037A" w:rsidRDefault="00852950" w:rsidP="00852950">
            <w:pPr>
              <w:jc w:val="center"/>
              <w:rPr>
                <w:del w:id="1217" w:author="Audencio Victor Rafael" w:date="2025-10-26T01:47:00Z" w16du:dateUtc="2025-10-26T00:47:00Z"/>
                <w:rFonts w:ascii="Times New Roman" w:hAnsi="Times New Roman" w:cs="Times New Roman"/>
                <w:sz w:val="20"/>
                <w:szCs w:val="20"/>
              </w:rPr>
            </w:pPr>
            <w:del w:id="1218" w:author="Audencio Victor Rafael" w:date="2025-10-26T01:47:00Z" w16du:dateUtc="2025-10-26T00:47:00Z">
              <w:r w:rsidRPr="00C20EF0" w:rsidDel="00A8037A">
                <w:rPr>
                  <w:rFonts w:ascii="Times New Roman" w:hAnsi="Times New Roman" w:cs="Times New Roman"/>
                  <w:sz w:val="20"/>
                  <w:szCs w:val="20"/>
                </w:rPr>
                <w:delText>245 (69.8)</w:delText>
              </w:r>
            </w:del>
          </w:p>
        </w:tc>
        <w:tc>
          <w:tcPr>
            <w:tcW w:w="1134" w:type="dxa"/>
          </w:tcPr>
          <w:p w14:paraId="0DDD0781" w14:textId="50CC5206" w:rsidR="00852950" w:rsidRPr="00426435" w:rsidDel="00A8037A" w:rsidRDefault="00852950" w:rsidP="00852950">
            <w:pPr>
              <w:jc w:val="center"/>
              <w:rPr>
                <w:del w:id="1219" w:author="Audencio Victor Rafael" w:date="2025-10-26T01:47:00Z" w16du:dateUtc="2025-10-26T00:47:00Z"/>
                <w:rFonts w:ascii="Times New Roman" w:hAnsi="Times New Roman" w:cs="Times New Roman"/>
                <w:sz w:val="20"/>
                <w:szCs w:val="20"/>
              </w:rPr>
            </w:pPr>
            <w:del w:id="1220" w:author="Audencio Victor Rafael" w:date="2025-10-26T01:47:00Z" w16du:dateUtc="2025-10-26T00:47:00Z">
              <w:r w:rsidRPr="00C20EF0" w:rsidDel="00A8037A">
                <w:rPr>
                  <w:rFonts w:ascii="Times New Roman" w:hAnsi="Times New Roman" w:cs="Times New Roman"/>
                  <w:sz w:val="20"/>
                  <w:szCs w:val="20"/>
                </w:rPr>
                <w:delText>149 (42.5)</w:delText>
              </w:r>
            </w:del>
          </w:p>
        </w:tc>
        <w:tc>
          <w:tcPr>
            <w:tcW w:w="1701" w:type="dxa"/>
          </w:tcPr>
          <w:p w14:paraId="73758A6B" w14:textId="7001594E" w:rsidR="00852950" w:rsidRPr="00426435" w:rsidDel="00A8037A" w:rsidRDefault="00852950" w:rsidP="00852950">
            <w:pPr>
              <w:jc w:val="center"/>
              <w:rPr>
                <w:del w:id="1221" w:author="Audencio Victor Rafael" w:date="2025-10-26T01:47:00Z" w16du:dateUtc="2025-10-26T00:47:00Z"/>
                <w:rFonts w:ascii="Times New Roman" w:hAnsi="Times New Roman" w:cs="Times New Roman"/>
                <w:sz w:val="20"/>
                <w:szCs w:val="20"/>
              </w:rPr>
            </w:pPr>
            <w:del w:id="1222" w:author="Audencio Victor Rafael" w:date="2025-10-26T01:47:00Z" w16du:dateUtc="2025-10-26T00:47:00Z">
              <w:r w:rsidRPr="00C20EF0" w:rsidDel="00A8037A">
                <w:rPr>
                  <w:rFonts w:ascii="Times New Roman" w:hAnsi="Times New Roman" w:cs="Times New Roman"/>
                  <w:sz w:val="20"/>
                  <w:szCs w:val="20"/>
                </w:rPr>
                <w:delText>0.61 (0.54, 0.67)</w:delText>
              </w:r>
            </w:del>
          </w:p>
        </w:tc>
        <w:tc>
          <w:tcPr>
            <w:tcW w:w="1650" w:type="dxa"/>
          </w:tcPr>
          <w:p w14:paraId="7F4C31AA" w14:textId="747E8C3C" w:rsidR="00852950" w:rsidRPr="00426435" w:rsidDel="00A8037A" w:rsidRDefault="00852950" w:rsidP="00852950">
            <w:pPr>
              <w:jc w:val="center"/>
              <w:rPr>
                <w:del w:id="1223" w:author="Audencio Victor Rafael" w:date="2025-10-26T01:47:00Z" w16du:dateUtc="2025-10-26T00:47:00Z"/>
                <w:rFonts w:ascii="Times New Roman" w:hAnsi="Times New Roman" w:cs="Times New Roman"/>
                <w:sz w:val="20"/>
                <w:szCs w:val="20"/>
              </w:rPr>
            </w:pPr>
            <w:del w:id="1224" w:author="Audencio Victor Rafael" w:date="2025-10-26T01:47:00Z" w16du:dateUtc="2025-10-26T00:47:00Z">
              <w:r w:rsidDel="00A8037A">
                <w:rPr>
                  <w:rFonts w:ascii="Times New Roman" w:hAnsi="Times New Roman" w:cs="Times New Roman"/>
                  <w:sz w:val="20"/>
                  <w:szCs w:val="20"/>
                </w:rPr>
                <w:delText>1</w:delText>
              </w:r>
              <w:r w:rsidRPr="00C20EF0" w:rsidDel="00A8037A">
                <w:rPr>
                  <w:rFonts w:ascii="Times New Roman" w:hAnsi="Times New Roman" w:cs="Times New Roman"/>
                  <w:sz w:val="20"/>
                  <w:szCs w:val="20"/>
                </w:rPr>
                <w:delText xml:space="preserve"> (0.</w:delText>
              </w:r>
              <w:r w:rsidDel="00A8037A">
                <w:rPr>
                  <w:rFonts w:ascii="Times New Roman" w:hAnsi="Times New Roman" w:cs="Times New Roman"/>
                  <w:sz w:val="20"/>
                  <w:szCs w:val="20"/>
                </w:rPr>
                <w:delText>97</w:delText>
              </w:r>
              <w:r w:rsidRPr="00C20EF0" w:rsidDel="00A8037A">
                <w:rPr>
                  <w:rFonts w:ascii="Times New Roman" w:hAnsi="Times New Roman" w:cs="Times New Roman"/>
                  <w:sz w:val="20"/>
                  <w:szCs w:val="20"/>
                </w:rPr>
                <w:delText xml:space="preserve">, </w:delText>
              </w:r>
              <w:r w:rsidDel="00A8037A">
                <w:rPr>
                  <w:rFonts w:ascii="Times New Roman" w:hAnsi="Times New Roman" w:cs="Times New Roman"/>
                  <w:sz w:val="20"/>
                  <w:szCs w:val="20"/>
                </w:rPr>
                <w:delText>1</w:delText>
              </w:r>
              <w:r w:rsidRPr="00C20EF0" w:rsidDel="00A8037A">
                <w:rPr>
                  <w:rFonts w:ascii="Times New Roman" w:hAnsi="Times New Roman" w:cs="Times New Roman"/>
                  <w:sz w:val="20"/>
                  <w:szCs w:val="20"/>
                </w:rPr>
                <w:delText>)</w:delText>
              </w:r>
            </w:del>
          </w:p>
        </w:tc>
      </w:tr>
      <w:tr w:rsidR="00852950" w:rsidDel="00A8037A" w14:paraId="3DEE2950" w14:textId="10AF8D11" w:rsidTr="002B2E0F">
        <w:trPr>
          <w:del w:id="1225" w:author="Audencio Victor Rafael" w:date="2025-10-26T01:47:00Z"/>
        </w:trPr>
        <w:tc>
          <w:tcPr>
            <w:tcW w:w="2830" w:type="dxa"/>
          </w:tcPr>
          <w:p w14:paraId="497EC693" w14:textId="09549528" w:rsidR="00852950" w:rsidRPr="00426435" w:rsidDel="00A8037A" w:rsidRDefault="00852950" w:rsidP="00852950">
            <w:pPr>
              <w:rPr>
                <w:del w:id="1226" w:author="Audencio Victor Rafael" w:date="2025-10-26T01:47:00Z" w16du:dateUtc="2025-10-26T00:47:00Z"/>
                <w:rFonts w:ascii="Times New Roman" w:hAnsi="Times New Roman" w:cs="Times New Roman"/>
                <w:sz w:val="20"/>
                <w:szCs w:val="20"/>
              </w:rPr>
            </w:pPr>
            <w:del w:id="1227" w:author="Audencio Victor Rafael" w:date="2025-10-26T01:47:00Z" w16du:dateUtc="2025-10-26T00:47:00Z">
              <w:r w:rsidRPr="00C20EF0" w:rsidDel="00A8037A">
                <w:rPr>
                  <w:rFonts w:ascii="Times New Roman" w:hAnsi="Times New Roman" w:cs="Times New Roman"/>
                  <w:sz w:val="20"/>
                  <w:szCs w:val="20"/>
                </w:rPr>
                <w:delText>Full term</w:delText>
              </w:r>
              <w:r w:rsidDel="00A8037A">
                <w:rPr>
                  <w:rFonts w:ascii="Times New Roman" w:hAnsi="Times New Roman" w:cs="Times New Roman"/>
                  <w:sz w:val="20"/>
                  <w:szCs w:val="20"/>
                </w:rPr>
                <w:delText xml:space="preserve"> 39</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40</w:delText>
              </w:r>
              <w:r w:rsidRPr="00B4677B" w:rsidDel="00A8037A">
                <w:rPr>
                  <w:rFonts w:ascii="Times New Roman" w:hAnsi="Times New Roman" w:cs="Times New Roman"/>
                  <w:sz w:val="20"/>
                  <w:szCs w:val="20"/>
                  <w:vertAlign w:val="superscript"/>
                </w:rPr>
                <w:delText>+6</w:delText>
              </w:r>
            </w:del>
          </w:p>
        </w:tc>
        <w:tc>
          <w:tcPr>
            <w:tcW w:w="567" w:type="dxa"/>
          </w:tcPr>
          <w:p w14:paraId="1F94E0C7" w14:textId="27298B59" w:rsidR="00852950" w:rsidRPr="00426435" w:rsidDel="00A8037A" w:rsidRDefault="00852950" w:rsidP="00852950">
            <w:pPr>
              <w:jc w:val="center"/>
              <w:rPr>
                <w:del w:id="1228" w:author="Audencio Victor Rafael" w:date="2025-10-26T01:47:00Z" w16du:dateUtc="2025-10-26T00:47:00Z"/>
                <w:rFonts w:ascii="Times New Roman" w:hAnsi="Times New Roman" w:cs="Times New Roman"/>
                <w:sz w:val="20"/>
                <w:szCs w:val="20"/>
              </w:rPr>
            </w:pPr>
            <w:del w:id="1229" w:author="Audencio Victor Rafael" w:date="2025-10-26T01:47:00Z" w16du:dateUtc="2025-10-26T00:47:00Z">
              <w:r w:rsidRPr="00C20EF0" w:rsidDel="00A8037A">
                <w:rPr>
                  <w:rFonts w:ascii="Times New Roman" w:hAnsi="Times New Roman" w:cs="Times New Roman"/>
                  <w:sz w:val="20"/>
                  <w:szCs w:val="20"/>
                </w:rPr>
                <w:delText>208</w:delText>
              </w:r>
            </w:del>
          </w:p>
        </w:tc>
        <w:tc>
          <w:tcPr>
            <w:tcW w:w="1134" w:type="dxa"/>
          </w:tcPr>
          <w:p w14:paraId="2D7FF0EF" w14:textId="768C814F" w:rsidR="00852950" w:rsidRPr="00426435" w:rsidDel="00A8037A" w:rsidRDefault="00852950" w:rsidP="00852950">
            <w:pPr>
              <w:jc w:val="center"/>
              <w:rPr>
                <w:del w:id="1230" w:author="Audencio Victor Rafael" w:date="2025-10-26T01:47:00Z" w16du:dateUtc="2025-10-26T00:47:00Z"/>
                <w:rFonts w:ascii="Times New Roman" w:hAnsi="Times New Roman" w:cs="Times New Roman"/>
                <w:sz w:val="20"/>
                <w:szCs w:val="20"/>
              </w:rPr>
            </w:pPr>
            <w:del w:id="1231" w:author="Audencio Victor Rafael" w:date="2025-10-26T01:47:00Z" w16du:dateUtc="2025-10-26T00:47:00Z">
              <w:r w:rsidRPr="00C20EF0" w:rsidDel="00A8037A">
                <w:rPr>
                  <w:rFonts w:ascii="Times New Roman" w:hAnsi="Times New Roman" w:cs="Times New Roman"/>
                  <w:sz w:val="20"/>
                  <w:szCs w:val="20"/>
                </w:rPr>
                <w:delText>124 (59.6)</w:delText>
              </w:r>
            </w:del>
          </w:p>
        </w:tc>
        <w:tc>
          <w:tcPr>
            <w:tcW w:w="1134" w:type="dxa"/>
          </w:tcPr>
          <w:p w14:paraId="204AD4F9" w14:textId="30B2C03C" w:rsidR="00852950" w:rsidRPr="00426435" w:rsidDel="00A8037A" w:rsidRDefault="00852950" w:rsidP="00852950">
            <w:pPr>
              <w:jc w:val="center"/>
              <w:rPr>
                <w:del w:id="1232" w:author="Audencio Victor Rafael" w:date="2025-10-26T01:47:00Z" w16du:dateUtc="2025-10-26T00:47:00Z"/>
                <w:rFonts w:ascii="Times New Roman" w:hAnsi="Times New Roman" w:cs="Times New Roman"/>
                <w:sz w:val="20"/>
                <w:szCs w:val="20"/>
              </w:rPr>
            </w:pPr>
            <w:del w:id="1233" w:author="Audencio Victor Rafael" w:date="2025-10-26T01:47:00Z" w16du:dateUtc="2025-10-26T00:47:00Z">
              <w:r w:rsidRPr="00C20EF0" w:rsidDel="00A8037A">
                <w:rPr>
                  <w:rFonts w:ascii="Times New Roman" w:hAnsi="Times New Roman" w:cs="Times New Roman"/>
                  <w:sz w:val="20"/>
                  <w:szCs w:val="20"/>
                </w:rPr>
                <w:delText>135 (64.9)</w:delText>
              </w:r>
            </w:del>
          </w:p>
        </w:tc>
        <w:tc>
          <w:tcPr>
            <w:tcW w:w="1701" w:type="dxa"/>
          </w:tcPr>
          <w:p w14:paraId="71D90741" w14:textId="24C67200" w:rsidR="00852950" w:rsidRPr="00426435" w:rsidDel="00A8037A" w:rsidRDefault="00852950" w:rsidP="00852950">
            <w:pPr>
              <w:jc w:val="center"/>
              <w:rPr>
                <w:del w:id="1234" w:author="Audencio Victor Rafael" w:date="2025-10-26T01:47:00Z" w16du:dateUtc="2025-10-26T00:47:00Z"/>
                <w:rFonts w:ascii="Times New Roman" w:hAnsi="Times New Roman" w:cs="Times New Roman"/>
                <w:sz w:val="20"/>
                <w:szCs w:val="20"/>
              </w:rPr>
            </w:pPr>
            <w:del w:id="1235" w:author="Audencio Victor Rafael" w:date="2025-10-26T01:47:00Z" w16du:dateUtc="2025-10-26T00:47:00Z">
              <w:r w:rsidRPr="00C20EF0" w:rsidDel="00A8037A">
                <w:rPr>
                  <w:rFonts w:ascii="Times New Roman" w:hAnsi="Times New Roman" w:cs="Times New Roman"/>
                  <w:sz w:val="20"/>
                  <w:szCs w:val="20"/>
                </w:rPr>
                <w:delText>0.98 (0.94, 1)</w:delText>
              </w:r>
            </w:del>
          </w:p>
        </w:tc>
        <w:tc>
          <w:tcPr>
            <w:tcW w:w="1650" w:type="dxa"/>
          </w:tcPr>
          <w:p w14:paraId="2DF84EA9" w14:textId="177222D9" w:rsidR="00852950" w:rsidRPr="00426435" w:rsidDel="00A8037A" w:rsidRDefault="00852950" w:rsidP="00852950">
            <w:pPr>
              <w:jc w:val="center"/>
              <w:rPr>
                <w:del w:id="1236" w:author="Audencio Victor Rafael" w:date="2025-10-26T01:47:00Z" w16du:dateUtc="2025-10-26T00:47:00Z"/>
                <w:rFonts w:ascii="Times New Roman" w:hAnsi="Times New Roman" w:cs="Times New Roman"/>
                <w:sz w:val="20"/>
                <w:szCs w:val="20"/>
              </w:rPr>
            </w:pPr>
            <w:del w:id="1237" w:author="Audencio Victor Rafael" w:date="2025-10-26T01:47:00Z" w16du:dateUtc="2025-10-26T00:47:00Z">
              <w:r w:rsidRPr="00C20EF0" w:rsidDel="00A8037A">
                <w:rPr>
                  <w:rFonts w:ascii="Times New Roman" w:hAnsi="Times New Roman" w:cs="Times New Roman"/>
                  <w:sz w:val="20"/>
                  <w:szCs w:val="20"/>
                </w:rPr>
                <w:delText>0.</w:delText>
              </w:r>
              <w:r w:rsidDel="00A8037A">
                <w:rPr>
                  <w:rFonts w:ascii="Times New Roman" w:hAnsi="Times New Roman" w:cs="Times New Roman"/>
                  <w:sz w:val="20"/>
                  <w:szCs w:val="20"/>
                </w:rPr>
                <w:delText>85</w:delText>
              </w:r>
              <w:r w:rsidRPr="00C20EF0" w:rsidDel="00A8037A">
                <w:rPr>
                  <w:rFonts w:ascii="Times New Roman" w:hAnsi="Times New Roman" w:cs="Times New Roman"/>
                  <w:sz w:val="20"/>
                  <w:szCs w:val="20"/>
                </w:rPr>
                <w:delText xml:space="preserve"> (0.</w:delText>
              </w:r>
              <w:r w:rsidDel="00A8037A">
                <w:rPr>
                  <w:rFonts w:ascii="Times New Roman" w:hAnsi="Times New Roman" w:cs="Times New Roman"/>
                  <w:sz w:val="20"/>
                  <w:szCs w:val="20"/>
                </w:rPr>
                <w:delText>75</w:delText>
              </w:r>
              <w:r w:rsidRPr="00C20EF0" w:rsidDel="00A8037A">
                <w:rPr>
                  <w:rFonts w:ascii="Times New Roman" w:hAnsi="Times New Roman" w:cs="Times New Roman"/>
                  <w:sz w:val="20"/>
                  <w:szCs w:val="20"/>
                </w:rPr>
                <w:delText>, 0.</w:delText>
              </w:r>
              <w:r w:rsidDel="00A8037A">
                <w:rPr>
                  <w:rFonts w:ascii="Times New Roman" w:hAnsi="Times New Roman" w:cs="Times New Roman"/>
                  <w:sz w:val="20"/>
                  <w:szCs w:val="20"/>
                </w:rPr>
                <w:delText>91)</w:delText>
              </w:r>
            </w:del>
          </w:p>
        </w:tc>
      </w:tr>
      <w:tr w:rsidR="00852950" w:rsidDel="00A8037A" w14:paraId="1D307684" w14:textId="227A2C49" w:rsidTr="002B2E0F">
        <w:trPr>
          <w:del w:id="1238" w:author="Audencio Victor Rafael" w:date="2025-10-26T01:47:00Z"/>
        </w:trPr>
        <w:tc>
          <w:tcPr>
            <w:tcW w:w="2830" w:type="dxa"/>
          </w:tcPr>
          <w:p w14:paraId="74B3C963" w14:textId="4336F726" w:rsidR="00852950" w:rsidRPr="00426435" w:rsidDel="00A8037A" w:rsidRDefault="00852950" w:rsidP="00852950">
            <w:pPr>
              <w:rPr>
                <w:del w:id="1239" w:author="Audencio Victor Rafael" w:date="2025-10-26T01:47:00Z" w16du:dateUtc="2025-10-26T00:47:00Z"/>
                <w:rFonts w:ascii="Times New Roman" w:hAnsi="Times New Roman" w:cs="Times New Roman"/>
                <w:sz w:val="20"/>
                <w:szCs w:val="20"/>
              </w:rPr>
            </w:pPr>
            <w:del w:id="1240" w:author="Audencio Victor Rafael" w:date="2025-10-26T01:47:00Z" w16du:dateUtc="2025-10-26T00:47:00Z">
              <w:r w:rsidRPr="00C20EF0" w:rsidDel="00A8037A">
                <w:rPr>
                  <w:rFonts w:ascii="Times New Roman" w:hAnsi="Times New Roman" w:cs="Times New Roman"/>
                  <w:sz w:val="20"/>
                  <w:szCs w:val="20"/>
                </w:rPr>
                <w:delText>Late term</w:delText>
              </w:r>
              <w:r w:rsidDel="00A8037A">
                <w:rPr>
                  <w:rFonts w:ascii="Times New Roman" w:hAnsi="Times New Roman" w:cs="Times New Roman"/>
                  <w:sz w:val="20"/>
                  <w:szCs w:val="20"/>
                </w:rPr>
                <w:delText xml:space="preserve"> 41</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42</w:delText>
              </w:r>
              <w:r w:rsidRPr="00B4677B" w:rsidDel="00A8037A">
                <w:rPr>
                  <w:rFonts w:ascii="Times New Roman" w:hAnsi="Times New Roman" w:cs="Times New Roman"/>
                  <w:sz w:val="20"/>
                  <w:szCs w:val="20"/>
                  <w:vertAlign w:val="superscript"/>
                </w:rPr>
                <w:delText>+6</w:delText>
              </w:r>
            </w:del>
          </w:p>
        </w:tc>
        <w:tc>
          <w:tcPr>
            <w:tcW w:w="567" w:type="dxa"/>
          </w:tcPr>
          <w:p w14:paraId="3041C750" w14:textId="54FB7A21" w:rsidR="00852950" w:rsidRPr="00426435" w:rsidDel="00A8037A" w:rsidRDefault="00852950" w:rsidP="00852950">
            <w:pPr>
              <w:jc w:val="center"/>
              <w:rPr>
                <w:del w:id="1241" w:author="Audencio Victor Rafael" w:date="2025-10-26T01:47:00Z" w16du:dateUtc="2025-10-26T00:47:00Z"/>
                <w:rFonts w:ascii="Times New Roman" w:hAnsi="Times New Roman" w:cs="Times New Roman"/>
                <w:sz w:val="20"/>
                <w:szCs w:val="20"/>
              </w:rPr>
            </w:pPr>
            <w:del w:id="1242" w:author="Audencio Victor Rafael" w:date="2025-10-26T01:47:00Z" w16du:dateUtc="2025-10-26T00:47:00Z">
              <w:r w:rsidRPr="00C20EF0" w:rsidDel="00A8037A">
                <w:rPr>
                  <w:rFonts w:ascii="Times New Roman" w:hAnsi="Times New Roman" w:cs="Times New Roman"/>
                  <w:sz w:val="20"/>
                  <w:szCs w:val="20"/>
                </w:rPr>
                <w:delText>31</w:delText>
              </w:r>
            </w:del>
          </w:p>
        </w:tc>
        <w:tc>
          <w:tcPr>
            <w:tcW w:w="1134" w:type="dxa"/>
          </w:tcPr>
          <w:p w14:paraId="66881490" w14:textId="7FB14402" w:rsidR="00852950" w:rsidRPr="00426435" w:rsidDel="00A8037A" w:rsidRDefault="00852950" w:rsidP="00852950">
            <w:pPr>
              <w:jc w:val="center"/>
              <w:rPr>
                <w:del w:id="1243" w:author="Audencio Victor Rafael" w:date="2025-10-26T01:47:00Z" w16du:dateUtc="2025-10-26T00:47:00Z"/>
                <w:rFonts w:ascii="Times New Roman" w:hAnsi="Times New Roman" w:cs="Times New Roman"/>
                <w:sz w:val="20"/>
                <w:szCs w:val="20"/>
              </w:rPr>
            </w:pPr>
            <w:del w:id="1244" w:author="Audencio Victor Rafael" w:date="2025-10-26T01:47:00Z" w16du:dateUtc="2025-10-26T00:47:00Z">
              <w:r w:rsidRPr="00C20EF0" w:rsidDel="00A8037A">
                <w:rPr>
                  <w:rFonts w:ascii="Times New Roman" w:hAnsi="Times New Roman" w:cs="Times New Roman"/>
                  <w:sz w:val="20"/>
                  <w:szCs w:val="20"/>
                </w:rPr>
                <w:delText>17 (54.8)</w:delText>
              </w:r>
            </w:del>
          </w:p>
        </w:tc>
        <w:tc>
          <w:tcPr>
            <w:tcW w:w="1134" w:type="dxa"/>
          </w:tcPr>
          <w:p w14:paraId="0D89C39D" w14:textId="45AF7C35" w:rsidR="00852950" w:rsidRPr="00426435" w:rsidDel="00A8037A" w:rsidRDefault="00852950" w:rsidP="00852950">
            <w:pPr>
              <w:jc w:val="center"/>
              <w:rPr>
                <w:del w:id="1245" w:author="Audencio Victor Rafael" w:date="2025-10-26T01:47:00Z" w16du:dateUtc="2025-10-26T00:47:00Z"/>
                <w:rFonts w:ascii="Times New Roman" w:hAnsi="Times New Roman" w:cs="Times New Roman"/>
                <w:sz w:val="20"/>
                <w:szCs w:val="20"/>
              </w:rPr>
            </w:pPr>
            <w:del w:id="1246" w:author="Audencio Victor Rafael" w:date="2025-10-26T01:47:00Z" w16du:dateUtc="2025-10-26T00:47:00Z">
              <w:r w:rsidRPr="00C20EF0" w:rsidDel="00A8037A">
                <w:rPr>
                  <w:rFonts w:ascii="Times New Roman" w:hAnsi="Times New Roman" w:cs="Times New Roman"/>
                  <w:sz w:val="20"/>
                  <w:szCs w:val="20"/>
                </w:rPr>
                <w:delText>26 (83.9)</w:delText>
              </w:r>
            </w:del>
          </w:p>
        </w:tc>
        <w:tc>
          <w:tcPr>
            <w:tcW w:w="1701" w:type="dxa"/>
          </w:tcPr>
          <w:p w14:paraId="792215B4" w14:textId="520E9A23" w:rsidR="00852950" w:rsidRPr="00426435" w:rsidDel="00A8037A" w:rsidRDefault="00852950" w:rsidP="00852950">
            <w:pPr>
              <w:jc w:val="center"/>
              <w:rPr>
                <w:del w:id="1247" w:author="Audencio Victor Rafael" w:date="2025-10-26T01:47:00Z" w16du:dateUtc="2025-10-26T00:47:00Z"/>
                <w:rFonts w:ascii="Times New Roman" w:hAnsi="Times New Roman" w:cs="Times New Roman"/>
                <w:sz w:val="20"/>
                <w:szCs w:val="20"/>
              </w:rPr>
            </w:pPr>
            <w:del w:id="1248" w:author="Audencio Victor Rafael" w:date="2025-10-26T01:47:00Z" w16du:dateUtc="2025-10-26T00:47:00Z">
              <w:r w:rsidRPr="00C20EF0" w:rsidDel="00A8037A">
                <w:rPr>
                  <w:rFonts w:ascii="Times New Roman" w:hAnsi="Times New Roman" w:cs="Times New Roman"/>
                  <w:sz w:val="20"/>
                  <w:szCs w:val="20"/>
                </w:rPr>
                <w:delText>1 (0.8, 1)</w:delText>
              </w:r>
            </w:del>
          </w:p>
        </w:tc>
        <w:tc>
          <w:tcPr>
            <w:tcW w:w="1650" w:type="dxa"/>
          </w:tcPr>
          <w:p w14:paraId="2BA79905" w14:textId="3F225095" w:rsidR="00852950" w:rsidRPr="00426435" w:rsidDel="00A8037A" w:rsidRDefault="00852950" w:rsidP="00852950">
            <w:pPr>
              <w:jc w:val="center"/>
              <w:rPr>
                <w:del w:id="1249" w:author="Audencio Victor Rafael" w:date="2025-10-26T01:47:00Z" w16du:dateUtc="2025-10-26T00:47:00Z"/>
                <w:rFonts w:ascii="Times New Roman" w:hAnsi="Times New Roman" w:cs="Times New Roman"/>
                <w:sz w:val="20"/>
                <w:szCs w:val="20"/>
              </w:rPr>
            </w:pPr>
            <w:del w:id="1250" w:author="Audencio Victor Rafael" w:date="2025-10-26T01:47:00Z" w16du:dateUtc="2025-10-26T00:47:00Z">
              <w:r w:rsidRPr="00C20EF0" w:rsidDel="00A8037A">
                <w:rPr>
                  <w:rFonts w:ascii="Times New Roman" w:hAnsi="Times New Roman" w:cs="Times New Roman"/>
                  <w:sz w:val="20"/>
                  <w:szCs w:val="20"/>
                </w:rPr>
                <w:delText>0.36 (0.13, 0.65)</w:delText>
              </w:r>
            </w:del>
          </w:p>
        </w:tc>
      </w:tr>
      <w:tr w:rsidR="00852950" w:rsidDel="00A8037A" w14:paraId="057017F2" w14:textId="5EC9251B" w:rsidTr="002B2E0F">
        <w:trPr>
          <w:del w:id="1251" w:author="Audencio Victor Rafael" w:date="2025-10-26T01:47:00Z"/>
        </w:trPr>
        <w:tc>
          <w:tcPr>
            <w:tcW w:w="2830" w:type="dxa"/>
            <w:shd w:val="clear" w:color="auto" w:fill="D9D9D9" w:themeFill="background1" w:themeFillShade="D9"/>
          </w:tcPr>
          <w:p w14:paraId="673F6C4F" w14:textId="12ADAE66" w:rsidR="00FD262F" w:rsidRPr="007B5DEF" w:rsidDel="00A8037A" w:rsidRDefault="00D13D93" w:rsidP="00C20EF0">
            <w:pPr>
              <w:rPr>
                <w:del w:id="1252" w:author="Audencio Victor Rafael" w:date="2025-10-26T01:47:00Z" w16du:dateUtc="2025-10-26T00:47:00Z"/>
                <w:rFonts w:ascii="Times New Roman" w:hAnsi="Times New Roman" w:cs="Times New Roman"/>
                <w:sz w:val="20"/>
                <w:szCs w:val="20"/>
              </w:rPr>
            </w:pPr>
            <w:del w:id="1253" w:author="Audencio Victor Rafael" w:date="2025-10-26T01:47:00Z" w16du:dateUtc="2025-10-26T00:47:00Z">
              <w:r w:rsidDel="00A8037A">
                <w:rPr>
                  <w:rFonts w:ascii="Times New Roman" w:hAnsi="Times New Roman" w:cs="Times New Roman"/>
                  <w:sz w:val="20"/>
                  <w:szCs w:val="20"/>
                </w:rPr>
                <w:delText>Head-circumference-for-age (HCAZ) &lt;-2</w:delText>
              </w:r>
            </w:del>
          </w:p>
        </w:tc>
        <w:tc>
          <w:tcPr>
            <w:tcW w:w="567" w:type="dxa"/>
            <w:shd w:val="clear" w:color="auto" w:fill="D9D9D9" w:themeFill="background1" w:themeFillShade="D9"/>
          </w:tcPr>
          <w:p w14:paraId="072B020C" w14:textId="2C084198" w:rsidR="00FD262F" w:rsidRPr="007B5DEF" w:rsidDel="00A8037A" w:rsidRDefault="00FD262F" w:rsidP="00C20EF0">
            <w:pPr>
              <w:jc w:val="center"/>
              <w:rPr>
                <w:del w:id="1254" w:author="Audencio Victor Rafael" w:date="2025-10-26T01:47:00Z" w16du:dateUtc="2025-10-26T00:47:00Z"/>
                <w:rFonts w:ascii="Times New Roman" w:hAnsi="Times New Roman" w:cs="Times New Roman"/>
                <w:sz w:val="20"/>
                <w:szCs w:val="20"/>
              </w:rPr>
            </w:pPr>
          </w:p>
        </w:tc>
        <w:tc>
          <w:tcPr>
            <w:tcW w:w="1134" w:type="dxa"/>
            <w:shd w:val="clear" w:color="auto" w:fill="D9D9D9" w:themeFill="background1" w:themeFillShade="D9"/>
          </w:tcPr>
          <w:p w14:paraId="17FA36B1" w14:textId="53C92315" w:rsidR="00FD262F" w:rsidRPr="007B5DEF" w:rsidDel="00A8037A" w:rsidRDefault="00FD262F" w:rsidP="00C20EF0">
            <w:pPr>
              <w:jc w:val="center"/>
              <w:rPr>
                <w:del w:id="1255" w:author="Audencio Victor Rafael" w:date="2025-10-26T01:47:00Z" w16du:dateUtc="2025-10-26T00:47:00Z"/>
                <w:rFonts w:ascii="Times New Roman" w:hAnsi="Times New Roman" w:cs="Times New Roman"/>
                <w:sz w:val="20"/>
                <w:szCs w:val="20"/>
              </w:rPr>
            </w:pPr>
          </w:p>
        </w:tc>
        <w:tc>
          <w:tcPr>
            <w:tcW w:w="1134" w:type="dxa"/>
            <w:shd w:val="clear" w:color="auto" w:fill="D9D9D9" w:themeFill="background1" w:themeFillShade="D9"/>
          </w:tcPr>
          <w:p w14:paraId="7510DDD8" w14:textId="6653C5AD" w:rsidR="00FD262F" w:rsidRPr="007B5DEF" w:rsidDel="00A8037A" w:rsidRDefault="00FD262F" w:rsidP="00C20EF0">
            <w:pPr>
              <w:jc w:val="center"/>
              <w:rPr>
                <w:del w:id="1256" w:author="Audencio Victor Rafael" w:date="2025-10-26T01:47:00Z" w16du:dateUtc="2025-10-26T00:47:00Z"/>
                <w:rFonts w:ascii="Times New Roman" w:hAnsi="Times New Roman" w:cs="Times New Roman"/>
                <w:sz w:val="20"/>
                <w:szCs w:val="20"/>
              </w:rPr>
            </w:pPr>
          </w:p>
        </w:tc>
        <w:tc>
          <w:tcPr>
            <w:tcW w:w="1701" w:type="dxa"/>
            <w:shd w:val="clear" w:color="auto" w:fill="D9D9D9" w:themeFill="background1" w:themeFillShade="D9"/>
          </w:tcPr>
          <w:p w14:paraId="231B947E" w14:textId="36D37103" w:rsidR="00FD262F" w:rsidRPr="007B5DEF" w:rsidDel="00A8037A" w:rsidRDefault="00FD262F" w:rsidP="00C20EF0">
            <w:pPr>
              <w:jc w:val="center"/>
              <w:rPr>
                <w:del w:id="1257" w:author="Audencio Victor Rafael" w:date="2025-10-26T01:47:00Z" w16du:dateUtc="2025-10-26T00:47:00Z"/>
                <w:rFonts w:ascii="Times New Roman" w:hAnsi="Times New Roman" w:cs="Times New Roman"/>
                <w:sz w:val="20"/>
                <w:szCs w:val="20"/>
              </w:rPr>
            </w:pPr>
          </w:p>
        </w:tc>
        <w:tc>
          <w:tcPr>
            <w:tcW w:w="1650" w:type="dxa"/>
            <w:shd w:val="clear" w:color="auto" w:fill="D9D9D9" w:themeFill="background1" w:themeFillShade="D9"/>
          </w:tcPr>
          <w:p w14:paraId="741C6456" w14:textId="68A360E5" w:rsidR="00FD262F" w:rsidRPr="007B5DEF" w:rsidDel="00A8037A" w:rsidRDefault="00FD262F" w:rsidP="00C20EF0">
            <w:pPr>
              <w:jc w:val="center"/>
              <w:rPr>
                <w:del w:id="1258" w:author="Audencio Victor Rafael" w:date="2025-10-26T01:47:00Z" w16du:dateUtc="2025-10-26T00:47:00Z"/>
                <w:rFonts w:ascii="Times New Roman" w:hAnsi="Times New Roman" w:cs="Times New Roman"/>
                <w:sz w:val="20"/>
                <w:szCs w:val="20"/>
              </w:rPr>
            </w:pPr>
          </w:p>
        </w:tc>
      </w:tr>
      <w:tr w:rsidR="00852950" w:rsidDel="00A8037A" w14:paraId="7EC13989" w14:textId="330E1494" w:rsidTr="002B2E0F">
        <w:trPr>
          <w:trHeight w:val="270"/>
          <w:del w:id="1259" w:author="Audencio Victor Rafael" w:date="2025-10-26T01:47:00Z"/>
        </w:trPr>
        <w:tc>
          <w:tcPr>
            <w:tcW w:w="2830" w:type="dxa"/>
          </w:tcPr>
          <w:p w14:paraId="385357DD" w14:textId="7983101A" w:rsidR="00852950" w:rsidRPr="00C20EF0" w:rsidDel="00A8037A" w:rsidRDefault="00852950" w:rsidP="00852950">
            <w:pPr>
              <w:rPr>
                <w:del w:id="1260" w:author="Audencio Victor Rafael" w:date="2025-10-26T01:47:00Z" w16du:dateUtc="2025-10-26T00:47:00Z"/>
                <w:rFonts w:ascii="Times New Roman" w:hAnsi="Times New Roman" w:cs="Times New Roman"/>
                <w:b/>
                <w:bCs/>
                <w:sz w:val="20"/>
                <w:szCs w:val="20"/>
              </w:rPr>
            </w:pPr>
            <w:del w:id="1261" w:author="Audencio Victor Rafael" w:date="2025-10-26T01:47:00Z" w16du:dateUtc="2025-10-26T00:47:00Z">
              <w:r w:rsidRPr="00C20EF0" w:rsidDel="00A8037A">
                <w:rPr>
                  <w:rFonts w:ascii="Times New Roman" w:hAnsi="Times New Roman" w:cs="Times New Roman"/>
                  <w:b/>
                  <w:bCs/>
                  <w:sz w:val="20"/>
                  <w:szCs w:val="20"/>
                </w:rPr>
                <w:delText>Preterm (overall)</w:delText>
              </w:r>
            </w:del>
          </w:p>
        </w:tc>
        <w:tc>
          <w:tcPr>
            <w:tcW w:w="567" w:type="dxa"/>
          </w:tcPr>
          <w:p w14:paraId="705E7CEE" w14:textId="0D8B4CA5" w:rsidR="00852950" w:rsidRPr="007B5DEF" w:rsidDel="00A8037A" w:rsidRDefault="00852950" w:rsidP="00852950">
            <w:pPr>
              <w:jc w:val="center"/>
              <w:rPr>
                <w:del w:id="1262" w:author="Audencio Victor Rafael" w:date="2025-10-26T01:47:00Z" w16du:dateUtc="2025-10-26T00:47:00Z"/>
                <w:rFonts w:ascii="Times New Roman" w:hAnsi="Times New Roman" w:cs="Times New Roman"/>
                <w:sz w:val="20"/>
                <w:szCs w:val="20"/>
              </w:rPr>
            </w:pPr>
            <w:del w:id="1263" w:author="Audencio Victor Rafael" w:date="2025-10-26T01:47:00Z" w16du:dateUtc="2025-10-26T00:47:00Z">
              <w:r w:rsidRPr="00C20EF0" w:rsidDel="00A8037A">
                <w:rPr>
                  <w:rFonts w:ascii="Times New Roman" w:hAnsi="Times New Roman" w:cs="Times New Roman"/>
                  <w:sz w:val="20"/>
                  <w:szCs w:val="20"/>
                </w:rPr>
                <w:delText>510</w:delText>
              </w:r>
            </w:del>
          </w:p>
        </w:tc>
        <w:tc>
          <w:tcPr>
            <w:tcW w:w="1134" w:type="dxa"/>
          </w:tcPr>
          <w:p w14:paraId="73EBA0A2" w14:textId="31C8D1C7" w:rsidR="00852950" w:rsidRPr="007B5DEF" w:rsidDel="00A8037A" w:rsidRDefault="00852950" w:rsidP="00852950">
            <w:pPr>
              <w:jc w:val="center"/>
              <w:rPr>
                <w:del w:id="1264" w:author="Audencio Victor Rafael" w:date="2025-10-26T01:47:00Z" w16du:dateUtc="2025-10-26T00:47:00Z"/>
                <w:rFonts w:ascii="Times New Roman" w:hAnsi="Times New Roman" w:cs="Times New Roman"/>
                <w:sz w:val="20"/>
                <w:szCs w:val="20"/>
              </w:rPr>
            </w:pPr>
            <w:del w:id="1265" w:author="Audencio Victor Rafael" w:date="2025-10-26T01:47:00Z" w16du:dateUtc="2025-10-26T00:47:00Z">
              <w:r w:rsidRPr="00C20EF0" w:rsidDel="00A8037A">
                <w:rPr>
                  <w:rFonts w:ascii="Times New Roman" w:hAnsi="Times New Roman" w:cs="Times New Roman"/>
                  <w:sz w:val="20"/>
                  <w:szCs w:val="20"/>
                </w:rPr>
                <w:delText>315 (61.8)</w:delText>
              </w:r>
            </w:del>
          </w:p>
        </w:tc>
        <w:tc>
          <w:tcPr>
            <w:tcW w:w="1134" w:type="dxa"/>
          </w:tcPr>
          <w:p w14:paraId="317E4F87" w14:textId="17D9D61A" w:rsidR="00852950" w:rsidRPr="007B5DEF" w:rsidDel="00A8037A" w:rsidRDefault="00852950" w:rsidP="00852950">
            <w:pPr>
              <w:jc w:val="center"/>
              <w:rPr>
                <w:del w:id="1266" w:author="Audencio Victor Rafael" w:date="2025-10-26T01:47:00Z" w16du:dateUtc="2025-10-26T00:47:00Z"/>
                <w:rFonts w:ascii="Times New Roman" w:hAnsi="Times New Roman" w:cs="Times New Roman"/>
                <w:sz w:val="20"/>
                <w:szCs w:val="20"/>
              </w:rPr>
            </w:pPr>
            <w:del w:id="1267" w:author="Audencio Victor Rafael" w:date="2025-10-26T01:47:00Z" w16du:dateUtc="2025-10-26T00:47:00Z">
              <w:r w:rsidRPr="00C20EF0" w:rsidDel="00A8037A">
                <w:rPr>
                  <w:rFonts w:ascii="Times New Roman" w:hAnsi="Times New Roman" w:cs="Times New Roman"/>
                  <w:sz w:val="20"/>
                  <w:szCs w:val="20"/>
                </w:rPr>
                <w:delText>24 (4.7)</w:delText>
              </w:r>
            </w:del>
          </w:p>
        </w:tc>
        <w:tc>
          <w:tcPr>
            <w:tcW w:w="1701" w:type="dxa"/>
          </w:tcPr>
          <w:p w14:paraId="55BDBE71" w14:textId="211E75A0" w:rsidR="00852950" w:rsidRPr="007B5DEF" w:rsidDel="00A8037A" w:rsidRDefault="00852950" w:rsidP="00852950">
            <w:pPr>
              <w:jc w:val="center"/>
              <w:rPr>
                <w:del w:id="1268" w:author="Audencio Victor Rafael" w:date="2025-10-26T01:47:00Z" w16du:dateUtc="2025-10-26T00:47:00Z"/>
                <w:rFonts w:ascii="Times New Roman" w:hAnsi="Times New Roman" w:cs="Times New Roman"/>
                <w:sz w:val="20"/>
                <w:szCs w:val="20"/>
              </w:rPr>
            </w:pPr>
            <w:del w:id="1269" w:author="Audencio Victor Rafael" w:date="2025-10-26T01:47:00Z" w16du:dateUtc="2025-10-26T00:47:00Z">
              <w:r w:rsidRPr="00C20EF0" w:rsidDel="00A8037A">
                <w:rPr>
                  <w:rFonts w:ascii="Times New Roman" w:hAnsi="Times New Roman" w:cs="Times New Roman"/>
                  <w:sz w:val="20"/>
                  <w:szCs w:val="20"/>
                </w:rPr>
                <w:delText>0.08 (0.05, 0.11)</w:delText>
              </w:r>
            </w:del>
          </w:p>
        </w:tc>
        <w:tc>
          <w:tcPr>
            <w:tcW w:w="1650" w:type="dxa"/>
          </w:tcPr>
          <w:p w14:paraId="6B3FCB11" w14:textId="339D4287" w:rsidR="00852950" w:rsidRPr="007B5DEF" w:rsidDel="00A8037A" w:rsidRDefault="00852950" w:rsidP="00852950">
            <w:pPr>
              <w:jc w:val="center"/>
              <w:rPr>
                <w:del w:id="1270" w:author="Audencio Victor Rafael" w:date="2025-10-26T01:47:00Z" w16du:dateUtc="2025-10-26T00:47:00Z"/>
                <w:rFonts w:ascii="Times New Roman" w:hAnsi="Times New Roman" w:cs="Times New Roman"/>
                <w:sz w:val="20"/>
                <w:szCs w:val="20"/>
              </w:rPr>
            </w:pPr>
            <w:del w:id="1271" w:author="Audencio Victor Rafael" w:date="2025-10-26T01:47:00Z" w16du:dateUtc="2025-10-26T00:47:00Z">
              <w:r w:rsidRPr="00C20EF0" w:rsidDel="00A8037A">
                <w:rPr>
                  <w:rFonts w:ascii="Times New Roman" w:hAnsi="Times New Roman" w:cs="Times New Roman"/>
                  <w:sz w:val="20"/>
                  <w:szCs w:val="20"/>
                </w:rPr>
                <w:delText>1 (0.98, 1)</w:delText>
              </w:r>
            </w:del>
          </w:p>
        </w:tc>
      </w:tr>
      <w:tr w:rsidR="00852950" w:rsidDel="00A8037A" w14:paraId="07B3BCD7" w14:textId="78C10A6F" w:rsidTr="002B2E0F">
        <w:trPr>
          <w:del w:id="1272" w:author="Audencio Victor Rafael" w:date="2025-10-26T01:47:00Z"/>
        </w:trPr>
        <w:tc>
          <w:tcPr>
            <w:tcW w:w="2830" w:type="dxa"/>
          </w:tcPr>
          <w:p w14:paraId="55C94B95" w14:textId="7245911E" w:rsidR="00852950" w:rsidRPr="007B5DEF" w:rsidDel="00A8037A" w:rsidRDefault="00852950" w:rsidP="00852950">
            <w:pPr>
              <w:rPr>
                <w:del w:id="1273" w:author="Audencio Victor Rafael" w:date="2025-10-26T01:47:00Z" w16du:dateUtc="2025-10-26T00:47:00Z"/>
                <w:rFonts w:ascii="Times New Roman" w:hAnsi="Times New Roman" w:cs="Times New Roman"/>
                <w:sz w:val="20"/>
                <w:szCs w:val="20"/>
              </w:rPr>
            </w:pPr>
            <w:del w:id="1274" w:author="Audencio Victor Rafael" w:date="2025-10-26T01:47:00Z" w16du:dateUtc="2025-10-26T00:47:00Z">
              <w:r w:rsidRPr="00C20EF0" w:rsidDel="00A8037A">
                <w:rPr>
                  <w:rFonts w:ascii="Times New Roman" w:hAnsi="Times New Roman" w:cs="Times New Roman"/>
                  <w:sz w:val="20"/>
                  <w:szCs w:val="20"/>
                </w:rPr>
                <w:delText>Extremely preterm</w:delText>
              </w:r>
              <w:r w:rsidDel="00A8037A">
                <w:rPr>
                  <w:rFonts w:ascii="Times New Roman" w:hAnsi="Times New Roman" w:cs="Times New Roman"/>
                  <w:sz w:val="20"/>
                  <w:szCs w:val="20"/>
                </w:rPr>
                <w:delText xml:space="preserve"> (&lt;28</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w:delText>
              </w:r>
            </w:del>
          </w:p>
        </w:tc>
        <w:tc>
          <w:tcPr>
            <w:tcW w:w="567" w:type="dxa"/>
          </w:tcPr>
          <w:p w14:paraId="266574EA" w14:textId="4C567A2D" w:rsidR="00852950" w:rsidRPr="007B5DEF" w:rsidDel="00A8037A" w:rsidRDefault="00852950" w:rsidP="00852950">
            <w:pPr>
              <w:jc w:val="center"/>
              <w:rPr>
                <w:del w:id="1275" w:author="Audencio Victor Rafael" w:date="2025-10-26T01:47:00Z" w16du:dateUtc="2025-10-26T00:47:00Z"/>
                <w:rFonts w:ascii="Times New Roman" w:hAnsi="Times New Roman" w:cs="Times New Roman"/>
                <w:sz w:val="20"/>
                <w:szCs w:val="20"/>
              </w:rPr>
            </w:pPr>
            <w:del w:id="1276" w:author="Audencio Victor Rafael" w:date="2025-10-26T01:47:00Z" w16du:dateUtc="2025-10-26T00:47:00Z">
              <w:r w:rsidRPr="00C20EF0" w:rsidDel="00A8037A">
                <w:rPr>
                  <w:rFonts w:ascii="Times New Roman" w:hAnsi="Times New Roman" w:cs="Times New Roman"/>
                  <w:sz w:val="20"/>
                  <w:szCs w:val="20"/>
                </w:rPr>
                <w:delText>3</w:delText>
              </w:r>
            </w:del>
          </w:p>
        </w:tc>
        <w:tc>
          <w:tcPr>
            <w:tcW w:w="1134" w:type="dxa"/>
          </w:tcPr>
          <w:p w14:paraId="1D42EA0F" w14:textId="2791C6EC" w:rsidR="00852950" w:rsidRPr="007B5DEF" w:rsidDel="00A8037A" w:rsidRDefault="00852950" w:rsidP="00852950">
            <w:pPr>
              <w:jc w:val="center"/>
              <w:rPr>
                <w:del w:id="1277" w:author="Audencio Victor Rafael" w:date="2025-10-26T01:47:00Z" w16du:dateUtc="2025-10-26T00:47:00Z"/>
                <w:rFonts w:ascii="Times New Roman" w:hAnsi="Times New Roman" w:cs="Times New Roman"/>
                <w:sz w:val="20"/>
                <w:szCs w:val="20"/>
              </w:rPr>
            </w:pPr>
            <w:del w:id="1278" w:author="Audencio Victor Rafael" w:date="2025-10-26T01:47:00Z" w16du:dateUtc="2025-10-26T00:47:00Z">
              <w:r w:rsidRPr="00C20EF0" w:rsidDel="00A8037A">
                <w:rPr>
                  <w:rFonts w:ascii="Times New Roman" w:hAnsi="Times New Roman" w:cs="Times New Roman"/>
                  <w:sz w:val="20"/>
                  <w:szCs w:val="20"/>
                </w:rPr>
                <w:delText>2 (66.7)</w:delText>
              </w:r>
            </w:del>
          </w:p>
        </w:tc>
        <w:tc>
          <w:tcPr>
            <w:tcW w:w="1134" w:type="dxa"/>
          </w:tcPr>
          <w:p w14:paraId="2B1A0C01" w14:textId="0B87EBB4" w:rsidR="00852950" w:rsidRPr="007B5DEF" w:rsidDel="00A8037A" w:rsidRDefault="00852950" w:rsidP="00852950">
            <w:pPr>
              <w:jc w:val="center"/>
              <w:rPr>
                <w:del w:id="1279" w:author="Audencio Victor Rafael" w:date="2025-10-26T01:47:00Z" w16du:dateUtc="2025-10-26T00:47:00Z"/>
                <w:rFonts w:ascii="Times New Roman" w:hAnsi="Times New Roman" w:cs="Times New Roman"/>
                <w:sz w:val="20"/>
                <w:szCs w:val="20"/>
              </w:rPr>
            </w:pPr>
            <w:del w:id="1280" w:author="Audencio Victor Rafael" w:date="2025-10-26T01:47:00Z" w16du:dateUtc="2025-10-26T00:47:00Z">
              <w:r w:rsidRPr="00C20EF0" w:rsidDel="00A8037A">
                <w:rPr>
                  <w:rFonts w:ascii="Times New Roman" w:hAnsi="Times New Roman" w:cs="Times New Roman"/>
                  <w:sz w:val="20"/>
                  <w:szCs w:val="20"/>
                </w:rPr>
                <w:delText>0 (0)</w:delText>
              </w:r>
            </w:del>
          </w:p>
        </w:tc>
        <w:tc>
          <w:tcPr>
            <w:tcW w:w="1701" w:type="dxa"/>
          </w:tcPr>
          <w:p w14:paraId="214B51F0" w14:textId="16DD5AC1" w:rsidR="00852950" w:rsidRPr="007B5DEF" w:rsidDel="00A8037A" w:rsidRDefault="00852950" w:rsidP="00852950">
            <w:pPr>
              <w:jc w:val="center"/>
              <w:rPr>
                <w:del w:id="1281" w:author="Audencio Victor Rafael" w:date="2025-10-26T01:47:00Z" w16du:dateUtc="2025-10-26T00:47:00Z"/>
                <w:rFonts w:ascii="Times New Roman" w:hAnsi="Times New Roman" w:cs="Times New Roman"/>
                <w:sz w:val="20"/>
                <w:szCs w:val="20"/>
              </w:rPr>
            </w:pPr>
            <w:del w:id="1282" w:author="Audencio Victor Rafael" w:date="2025-10-26T01:47:00Z" w16du:dateUtc="2025-10-26T00:47:00Z">
              <w:r w:rsidRPr="00C20EF0" w:rsidDel="00A8037A">
                <w:rPr>
                  <w:rFonts w:ascii="Times New Roman" w:hAnsi="Times New Roman" w:cs="Times New Roman"/>
                  <w:sz w:val="20"/>
                  <w:szCs w:val="20"/>
                </w:rPr>
                <w:delText>0 (0, 0.84)</w:delText>
              </w:r>
            </w:del>
          </w:p>
        </w:tc>
        <w:tc>
          <w:tcPr>
            <w:tcW w:w="1650" w:type="dxa"/>
          </w:tcPr>
          <w:p w14:paraId="61933A47" w14:textId="465CFF75" w:rsidR="00852950" w:rsidRPr="007B5DEF" w:rsidDel="00A8037A" w:rsidRDefault="00852950" w:rsidP="00852950">
            <w:pPr>
              <w:jc w:val="center"/>
              <w:rPr>
                <w:del w:id="1283" w:author="Audencio Victor Rafael" w:date="2025-10-26T01:47:00Z" w16du:dateUtc="2025-10-26T00:47:00Z"/>
                <w:rFonts w:ascii="Times New Roman" w:hAnsi="Times New Roman" w:cs="Times New Roman"/>
                <w:sz w:val="20"/>
                <w:szCs w:val="20"/>
              </w:rPr>
            </w:pPr>
            <w:del w:id="1284" w:author="Audencio Victor Rafael" w:date="2025-10-26T01:47:00Z" w16du:dateUtc="2025-10-26T00:47:00Z">
              <w:r w:rsidRPr="00C20EF0" w:rsidDel="00A8037A">
                <w:rPr>
                  <w:rFonts w:ascii="Times New Roman" w:hAnsi="Times New Roman" w:cs="Times New Roman"/>
                  <w:sz w:val="20"/>
                  <w:szCs w:val="20"/>
                </w:rPr>
                <w:delText>1 (</w:delText>
              </w:r>
              <w:r w:rsidDel="00A8037A">
                <w:rPr>
                  <w:rFonts w:ascii="Times New Roman" w:hAnsi="Times New Roman" w:cs="Times New Roman"/>
                  <w:sz w:val="20"/>
                  <w:szCs w:val="20"/>
                </w:rPr>
                <w:delText>0.03</w:delText>
              </w:r>
              <w:r w:rsidRPr="00C20EF0" w:rsidDel="00A8037A">
                <w:rPr>
                  <w:rFonts w:ascii="Times New Roman" w:hAnsi="Times New Roman" w:cs="Times New Roman"/>
                  <w:sz w:val="20"/>
                  <w:szCs w:val="20"/>
                </w:rPr>
                <w:delText>, 1)</w:delText>
              </w:r>
            </w:del>
          </w:p>
        </w:tc>
      </w:tr>
      <w:tr w:rsidR="00852950" w:rsidDel="00A8037A" w14:paraId="5308FE66" w14:textId="11DC3DDA" w:rsidTr="002B2E0F">
        <w:trPr>
          <w:del w:id="1285" w:author="Audencio Victor Rafael" w:date="2025-10-26T01:47:00Z"/>
        </w:trPr>
        <w:tc>
          <w:tcPr>
            <w:tcW w:w="2830" w:type="dxa"/>
          </w:tcPr>
          <w:p w14:paraId="15603F9A" w14:textId="0695B466" w:rsidR="00852950" w:rsidRPr="007B5DEF" w:rsidDel="00A8037A" w:rsidRDefault="00852950" w:rsidP="00852950">
            <w:pPr>
              <w:rPr>
                <w:del w:id="1286" w:author="Audencio Victor Rafael" w:date="2025-10-26T01:47:00Z" w16du:dateUtc="2025-10-26T00:47:00Z"/>
                <w:rFonts w:ascii="Times New Roman" w:hAnsi="Times New Roman" w:cs="Times New Roman"/>
                <w:sz w:val="20"/>
                <w:szCs w:val="20"/>
              </w:rPr>
            </w:pPr>
            <w:del w:id="1287" w:author="Audencio Victor Rafael" w:date="2025-10-26T01:47:00Z" w16du:dateUtc="2025-10-26T00:47:00Z">
              <w:r w:rsidRPr="00C20EF0" w:rsidDel="00A8037A">
                <w:rPr>
                  <w:rFonts w:ascii="Times New Roman" w:hAnsi="Times New Roman" w:cs="Times New Roman"/>
                  <w:sz w:val="20"/>
                  <w:szCs w:val="20"/>
                </w:rPr>
                <w:delText>Very preterm</w:delText>
              </w:r>
              <w:r w:rsidDel="00A8037A">
                <w:rPr>
                  <w:rFonts w:ascii="Times New Roman" w:hAnsi="Times New Roman" w:cs="Times New Roman"/>
                  <w:sz w:val="20"/>
                  <w:szCs w:val="20"/>
                </w:rPr>
                <w:delText xml:space="preserve"> (28</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31</w:delText>
              </w:r>
              <w:r w:rsidRPr="00B4677B" w:rsidDel="00A8037A">
                <w:rPr>
                  <w:rFonts w:ascii="Times New Roman" w:hAnsi="Times New Roman" w:cs="Times New Roman"/>
                  <w:sz w:val="20"/>
                  <w:szCs w:val="20"/>
                  <w:vertAlign w:val="superscript"/>
                </w:rPr>
                <w:delText>+6</w:delText>
              </w:r>
              <w:r w:rsidDel="00A8037A">
                <w:rPr>
                  <w:rFonts w:ascii="Times New Roman" w:hAnsi="Times New Roman" w:cs="Times New Roman"/>
                  <w:sz w:val="20"/>
                  <w:szCs w:val="20"/>
                </w:rPr>
                <w:delText>)</w:delText>
              </w:r>
            </w:del>
          </w:p>
        </w:tc>
        <w:tc>
          <w:tcPr>
            <w:tcW w:w="567" w:type="dxa"/>
          </w:tcPr>
          <w:p w14:paraId="2874B2F7" w14:textId="1AB480FA" w:rsidR="00852950" w:rsidRPr="007B5DEF" w:rsidDel="00A8037A" w:rsidRDefault="00852950" w:rsidP="00852950">
            <w:pPr>
              <w:jc w:val="center"/>
              <w:rPr>
                <w:del w:id="1288" w:author="Audencio Victor Rafael" w:date="2025-10-26T01:47:00Z" w16du:dateUtc="2025-10-26T00:47:00Z"/>
                <w:rFonts w:ascii="Times New Roman" w:hAnsi="Times New Roman" w:cs="Times New Roman"/>
                <w:sz w:val="20"/>
                <w:szCs w:val="20"/>
              </w:rPr>
            </w:pPr>
            <w:del w:id="1289" w:author="Audencio Victor Rafael" w:date="2025-10-26T01:47:00Z" w16du:dateUtc="2025-10-26T00:47:00Z">
              <w:r w:rsidRPr="00C20EF0" w:rsidDel="00A8037A">
                <w:rPr>
                  <w:rFonts w:ascii="Times New Roman" w:hAnsi="Times New Roman" w:cs="Times New Roman"/>
                  <w:sz w:val="20"/>
                  <w:szCs w:val="20"/>
                </w:rPr>
                <w:delText>46</w:delText>
              </w:r>
            </w:del>
          </w:p>
        </w:tc>
        <w:tc>
          <w:tcPr>
            <w:tcW w:w="1134" w:type="dxa"/>
          </w:tcPr>
          <w:p w14:paraId="2002742A" w14:textId="287B3AA5" w:rsidR="00852950" w:rsidRPr="007B5DEF" w:rsidDel="00A8037A" w:rsidRDefault="00852950" w:rsidP="00852950">
            <w:pPr>
              <w:jc w:val="center"/>
              <w:rPr>
                <w:del w:id="1290" w:author="Audencio Victor Rafael" w:date="2025-10-26T01:47:00Z" w16du:dateUtc="2025-10-26T00:47:00Z"/>
                <w:rFonts w:ascii="Times New Roman" w:hAnsi="Times New Roman" w:cs="Times New Roman"/>
                <w:sz w:val="20"/>
                <w:szCs w:val="20"/>
              </w:rPr>
            </w:pPr>
            <w:del w:id="1291" w:author="Audencio Victor Rafael" w:date="2025-10-26T01:47:00Z" w16du:dateUtc="2025-10-26T00:47:00Z">
              <w:r w:rsidRPr="00C20EF0" w:rsidDel="00A8037A">
                <w:rPr>
                  <w:rFonts w:ascii="Times New Roman" w:hAnsi="Times New Roman" w:cs="Times New Roman"/>
                  <w:sz w:val="20"/>
                  <w:szCs w:val="20"/>
                </w:rPr>
                <w:delText>36 (78.3)</w:delText>
              </w:r>
            </w:del>
          </w:p>
        </w:tc>
        <w:tc>
          <w:tcPr>
            <w:tcW w:w="1134" w:type="dxa"/>
          </w:tcPr>
          <w:p w14:paraId="192F3F36" w14:textId="12F3C9D1" w:rsidR="00852950" w:rsidRPr="007B5DEF" w:rsidDel="00A8037A" w:rsidRDefault="00852950" w:rsidP="00852950">
            <w:pPr>
              <w:jc w:val="center"/>
              <w:rPr>
                <w:del w:id="1292" w:author="Audencio Victor Rafael" w:date="2025-10-26T01:47:00Z" w16du:dateUtc="2025-10-26T00:47:00Z"/>
                <w:rFonts w:ascii="Times New Roman" w:hAnsi="Times New Roman" w:cs="Times New Roman"/>
                <w:sz w:val="20"/>
                <w:szCs w:val="20"/>
              </w:rPr>
            </w:pPr>
            <w:del w:id="1293" w:author="Audencio Victor Rafael" w:date="2025-10-26T01:47:00Z" w16du:dateUtc="2025-10-26T00:47:00Z">
              <w:r w:rsidRPr="00C20EF0" w:rsidDel="00A8037A">
                <w:rPr>
                  <w:rFonts w:ascii="Times New Roman" w:hAnsi="Times New Roman" w:cs="Times New Roman"/>
                  <w:sz w:val="20"/>
                  <w:szCs w:val="20"/>
                </w:rPr>
                <w:delText>0 (0)</w:delText>
              </w:r>
            </w:del>
          </w:p>
        </w:tc>
        <w:tc>
          <w:tcPr>
            <w:tcW w:w="1701" w:type="dxa"/>
          </w:tcPr>
          <w:p w14:paraId="4498A6D3" w14:textId="56C2A1CC" w:rsidR="00852950" w:rsidRPr="007B5DEF" w:rsidDel="00A8037A" w:rsidRDefault="00852950" w:rsidP="00852950">
            <w:pPr>
              <w:jc w:val="center"/>
              <w:rPr>
                <w:del w:id="1294" w:author="Audencio Victor Rafael" w:date="2025-10-26T01:47:00Z" w16du:dateUtc="2025-10-26T00:47:00Z"/>
                <w:rFonts w:ascii="Times New Roman" w:hAnsi="Times New Roman" w:cs="Times New Roman"/>
                <w:sz w:val="20"/>
                <w:szCs w:val="20"/>
              </w:rPr>
            </w:pPr>
            <w:del w:id="1295" w:author="Audencio Victor Rafael" w:date="2025-10-26T01:47:00Z" w16du:dateUtc="2025-10-26T00:47:00Z">
              <w:r w:rsidRPr="00C20EF0" w:rsidDel="00A8037A">
                <w:rPr>
                  <w:rFonts w:ascii="Times New Roman" w:hAnsi="Times New Roman" w:cs="Times New Roman"/>
                  <w:sz w:val="20"/>
                  <w:szCs w:val="20"/>
                </w:rPr>
                <w:delText>0 (0, 0.11)</w:delText>
              </w:r>
            </w:del>
          </w:p>
        </w:tc>
        <w:tc>
          <w:tcPr>
            <w:tcW w:w="1650" w:type="dxa"/>
          </w:tcPr>
          <w:p w14:paraId="2F44CCF0" w14:textId="5A33D76C" w:rsidR="00852950" w:rsidRPr="007B5DEF" w:rsidDel="00A8037A" w:rsidRDefault="00852950" w:rsidP="00852950">
            <w:pPr>
              <w:jc w:val="center"/>
              <w:rPr>
                <w:del w:id="1296" w:author="Audencio Victor Rafael" w:date="2025-10-26T01:47:00Z" w16du:dateUtc="2025-10-26T00:47:00Z"/>
                <w:rFonts w:ascii="Times New Roman" w:hAnsi="Times New Roman" w:cs="Times New Roman"/>
                <w:sz w:val="20"/>
                <w:szCs w:val="20"/>
              </w:rPr>
            </w:pPr>
            <w:del w:id="1297" w:author="Audencio Victor Rafael" w:date="2025-10-26T01:47:00Z" w16du:dateUtc="2025-10-26T00:47:00Z">
              <w:r w:rsidRPr="00C20EF0" w:rsidDel="00A8037A">
                <w:rPr>
                  <w:rFonts w:ascii="Times New Roman" w:hAnsi="Times New Roman" w:cs="Times New Roman"/>
                  <w:sz w:val="20"/>
                  <w:szCs w:val="20"/>
                </w:rPr>
                <w:delText>1 (0.</w:delText>
              </w:r>
              <w:r w:rsidDel="00A8037A">
                <w:rPr>
                  <w:rFonts w:ascii="Times New Roman" w:hAnsi="Times New Roman" w:cs="Times New Roman"/>
                  <w:sz w:val="20"/>
                  <w:szCs w:val="20"/>
                </w:rPr>
                <w:delText>69</w:delText>
              </w:r>
              <w:r w:rsidRPr="00C20EF0" w:rsidDel="00A8037A">
                <w:rPr>
                  <w:rFonts w:ascii="Times New Roman" w:hAnsi="Times New Roman" w:cs="Times New Roman"/>
                  <w:sz w:val="20"/>
                  <w:szCs w:val="20"/>
                </w:rPr>
                <w:delText>, 1)</w:delText>
              </w:r>
            </w:del>
          </w:p>
        </w:tc>
      </w:tr>
      <w:tr w:rsidR="00852950" w:rsidDel="00A8037A" w14:paraId="7202B955" w14:textId="499EB7AA" w:rsidTr="002B2E0F">
        <w:trPr>
          <w:del w:id="1298" w:author="Audencio Victor Rafael" w:date="2025-10-26T01:47:00Z"/>
        </w:trPr>
        <w:tc>
          <w:tcPr>
            <w:tcW w:w="2830" w:type="dxa"/>
          </w:tcPr>
          <w:p w14:paraId="1B147D94" w14:textId="411B1504" w:rsidR="00852950" w:rsidRPr="007B5DEF" w:rsidDel="00A8037A" w:rsidRDefault="00852950" w:rsidP="00852950">
            <w:pPr>
              <w:rPr>
                <w:del w:id="1299" w:author="Audencio Victor Rafael" w:date="2025-10-26T01:47:00Z" w16du:dateUtc="2025-10-26T00:47:00Z"/>
                <w:rFonts w:ascii="Times New Roman" w:hAnsi="Times New Roman" w:cs="Times New Roman"/>
                <w:sz w:val="20"/>
                <w:szCs w:val="20"/>
              </w:rPr>
            </w:pPr>
            <w:del w:id="1300" w:author="Audencio Victor Rafael" w:date="2025-10-26T01:47:00Z" w16du:dateUtc="2025-10-26T00:47:00Z">
              <w:r w:rsidRPr="00C20EF0" w:rsidDel="00A8037A">
                <w:rPr>
                  <w:rFonts w:ascii="Times New Roman" w:hAnsi="Times New Roman" w:cs="Times New Roman"/>
                  <w:sz w:val="20"/>
                  <w:szCs w:val="20"/>
                </w:rPr>
                <w:delText>Moderately preterm</w:delText>
              </w:r>
              <w:r w:rsidDel="00A8037A">
                <w:rPr>
                  <w:rFonts w:ascii="Times New Roman" w:hAnsi="Times New Roman" w:cs="Times New Roman"/>
                  <w:sz w:val="20"/>
                  <w:szCs w:val="20"/>
                </w:rPr>
                <w:delText xml:space="preserve"> (32</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33</w:delText>
              </w:r>
              <w:r w:rsidRPr="00B4677B" w:rsidDel="00A8037A">
                <w:rPr>
                  <w:rFonts w:ascii="Times New Roman" w:hAnsi="Times New Roman" w:cs="Times New Roman"/>
                  <w:sz w:val="20"/>
                  <w:szCs w:val="20"/>
                  <w:vertAlign w:val="superscript"/>
                </w:rPr>
                <w:delText>+6</w:delText>
              </w:r>
              <w:r w:rsidDel="00A8037A">
                <w:rPr>
                  <w:rFonts w:ascii="Times New Roman" w:hAnsi="Times New Roman" w:cs="Times New Roman"/>
                  <w:sz w:val="20"/>
                  <w:szCs w:val="20"/>
                </w:rPr>
                <w:delText>)</w:delText>
              </w:r>
            </w:del>
          </w:p>
        </w:tc>
        <w:tc>
          <w:tcPr>
            <w:tcW w:w="567" w:type="dxa"/>
          </w:tcPr>
          <w:p w14:paraId="7C22472A" w14:textId="3444A4C4" w:rsidR="00852950" w:rsidRPr="007B5DEF" w:rsidDel="00A8037A" w:rsidRDefault="00852950" w:rsidP="00852950">
            <w:pPr>
              <w:jc w:val="center"/>
              <w:rPr>
                <w:del w:id="1301" w:author="Audencio Victor Rafael" w:date="2025-10-26T01:47:00Z" w16du:dateUtc="2025-10-26T00:47:00Z"/>
                <w:rFonts w:ascii="Times New Roman" w:hAnsi="Times New Roman" w:cs="Times New Roman"/>
                <w:sz w:val="20"/>
                <w:szCs w:val="20"/>
              </w:rPr>
            </w:pPr>
            <w:del w:id="1302" w:author="Audencio Victor Rafael" w:date="2025-10-26T01:47:00Z" w16du:dateUtc="2025-10-26T00:47:00Z">
              <w:r w:rsidRPr="00C20EF0" w:rsidDel="00A8037A">
                <w:rPr>
                  <w:rFonts w:ascii="Times New Roman" w:hAnsi="Times New Roman" w:cs="Times New Roman"/>
                  <w:sz w:val="20"/>
                  <w:szCs w:val="20"/>
                </w:rPr>
                <w:delText>98</w:delText>
              </w:r>
            </w:del>
          </w:p>
        </w:tc>
        <w:tc>
          <w:tcPr>
            <w:tcW w:w="1134" w:type="dxa"/>
          </w:tcPr>
          <w:p w14:paraId="4A11237F" w14:textId="4FBFFD15" w:rsidR="00852950" w:rsidRPr="007B5DEF" w:rsidDel="00A8037A" w:rsidRDefault="00852950" w:rsidP="00852950">
            <w:pPr>
              <w:jc w:val="center"/>
              <w:rPr>
                <w:del w:id="1303" w:author="Audencio Victor Rafael" w:date="2025-10-26T01:47:00Z" w16du:dateUtc="2025-10-26T00:47:00Z"/>
                <w:rFonts w:ascii="Times New Roman" w:hAnsi="Times New Roman" w:cs="Times New Roman"/>
                <w:sz w:val="20"/>
                <w:szCs w:val="20"/>
              </w:rPr>
            </w:pPr>
            <w:del w:id="1304" w:author="Audencio Victor Rafael" w:date="2025-10-26T01:47:00Z" w16du:dateUtc="2025-10-26T00:47:00Z">
              <w:r w:rsidRPr="00C20EF0" w:rsidDel="00A8037A">
                <w:rPr>
                  <w:rFonts w:ascii="Times New Roman" w:hAnsi="Times New Roman" w:cs="Times New Roman"/>
                  <w:sz w:val="20"/>
                  <w:szCs w:val="20"/>
                </w:rPr>
                <w:delText>75 (76.5)</w:delText>
              </w:r>
            </w:del>
          </w:p>
        </w:tc>
        <w:tc>
          <w:tcPr>
            <w:tcW w:w="1134" w:type="dxa"/>
          </w:tcPr>
          <w:p w14:paraId="0E8BA81D" w14:textId="7009C159" w:rsidR="00852950" w:rsidRPr="007B5DEF" w:rsidDel="00A8037A" w:rsidRDefault="00852950" w:rsidP="00852950">
            <w:pPr>
              <w:jc w:val="center"/>
              <w:rPr>
                <w:del w:id="1305" w:author="Audencio Victor Rafael" w:date="2025-10-26T01:47:00Z" w16du:dateUtc="2025-10-26T00:47:00Z"/>
                <w:rFonts w:ascii="Times New Roman" w:hAnsi="Times New Roman" w:cs="Times New Roman"/>
                <w:sz w:val="20"/>
                <w:szCs w:val="20"/>
              </w:rPr>
            </w:pPr>
            <w:del w:id="1306" w:author="Audencio Victor Rafael" w:date="2025-10-26T01:47:00Z" w16du:dateUtc="2025-10-26T00:47:00Z">
              <w:r w:rsidRPr="00C20EF0" w:rsidDel="00A8037A">
                <w:rPr>
                  <w:rFonts w:ascii="Times New Roman" w:hAnsi="Times New Roman" w:cs="Times New Roman"/>
                  <w:sz w:val="20"/>
                  <w:szCs w:val="20"/>
                </w:rPr>
                <w:delText>2 (2)</w:delText>
              </w:r>
            </w:del>
          </w:p>
        </w:tc>
        <w:tc>
          <w:tcPr>
            <w:tcW w:w="1701" w:type="dxa"/>
          </w:tcPr>
          <w:p w14:paraId="1EBD265F" w14:textId="036BC540" w:rsidR="00852950" w:rsidRPr="007B5DEF" w:rsidDel="00A8037A" w:rsidRDefault="00852950" w:rsidP="00852950">
            <w:pPr>
              <w:jc w:val="center"/>
              <w:rPr>
                <w:del w:id="1307" w:author="Audencio Victor Rafael" w:date="2025-10-26T01:47:00Z" w16du:dateUtc="2025-10-26T00:47:00Z"/>
                <w:rFonts w:ascii="Times New Roman" w:hAnsi="Times New Roman" w:cs="Times New Roman"/>
                <w:sz w:val="20"/>
                <w:szCs w:val="20"/>
              </w:rPr>
            </w:pPr>
            <w:del w:id="1308" w:author="Audencio Victor Rafael" w:date="2025-10-26T01:47:00Z" w16du:dateUtc="2025-10-26T00:47:00Z">
              <w:r w:rsidRPr="00C20EF0" w:rsidDel="00A8037A">
                <w:rPr>
                  <w:rFonts w:ascii="Times New Roman" w:hAnsi="Times New Roman" w:cs="Times New Roman"/>
                  <w:sz w:val="20"/>
                  <w:szCs w:val="20"/>
                </w:rPr>
                <w:delText>0.03 (0.00, 0.09)</w:delText>
              </w:r>
            </w:del>
          </w:p>
        </w:tc>
        <w:tc>
          <w:tcPr>
            <w:tcW w:w="1650" w:type="dxa"/>
          </w:tcPr>
          <w:p w14:paraId="5975C913" w14:textId="3E5B24C7" w:rsidR="00852950" w:rsidRPr="007B5DEF" w:rsidDel="00A8037A" w:rsidRDefault="00852950" w:rsidP="00852950">
            <w:pPr>
              <w:jc w:val="center"/>
              <w:rPr>
                <w:del w:id="1309" w:author="Audencio Victor Rafael" w:date="2025-10-26T01:47:00Z" w16du:dateUtc="2025-10-26T00:47:00Z"/>
                <w:rFonts w:ascii="Times New Roman" w:hAnsi="Times New Roman" w:cs="Times New Roman"/>
                <w:sz w:val="20"/>
                <w:szCs w:val="20"/>
              </w:rPr>
            </w:pPr>
            <w:del w:id="1310" w:author="Audencio Victor Rafael" w:date="2025-10-26T01:47:00Z" w16du:dateUtc="2025-10-26T00:47:00Z">
              <w:r w:rsidRPr="00C20EF0" w:rsidDel="00A8037A">
                <w:rPr>
                  <w:rFonts w:ascii="Times New Roman" w:hAnsi="Times New Roman" w:cs="Times New Roman"/>
                  <w:sz w:val="20"/>
                  <w:szCs w:val="20"/>
                </w:rPr>
                <w:delText>1 (0.</w:delText>
              </w:r>
              <w:r w:rsidDel="00A8037A">
                <w:rPr>
                  <w:rFonts w:ascii="Times New Roman" w:hAnsi="Times New Roman" w:cs="Times New Roman"/>
                  <w:sz w:val="20"/>
                  <w:szCs w:val="20"/>
                </w:rPr>
                <w:delText>8</w:delText>
              </w:r>
              <w:r w:rsidRPr="00C20EF0" w:rsidDel="00A8037A">
                <w:rPr>
                  <w:rFonts w:ascii="Times New Roman" w:hAnsi="Times New Roman" w:cs="Times New Roman"/>
                  <w:sz w:val="20"/>
                  <w:szCs w:val="20"/>
                </w:rPr>
                <w:delText>5, 1)</w:delText>
              </w:r>
            </w:del>
          </w:p>
        </w:tc>
      </w:tr>
      <w:tr w:rsidR="00852950" w:rsidDel="00A8037A" w14:paraId="6C93166B" w14:textId="5D8F9143" w:rsidTr="002B2E0F">
        <w:trPr>
          <w:del w:id="1311" w:author="Audencio Victor Rafael" w:date="2025-10-26T01:47:00Z"/>
        </w:trPr>
        <w:tc>
          <w:tcPr>
            <w:tcW w:w="2830" w:type="dxa"/>
          </w:tcPr>
          <w:p w14:paraId="6D8CF78C" w14:textId="330E96CC" w:rsidR="00852950" w:rsidRPr="007B5DEF" w:rsidDel="00A8037A" w:rsidRDefault="00852950" w:rsidP="00852950">
            <w:pPr>
              <w:rPr>
                <w:del w:id="1312" w:author="Audencio Victor Rafael" w:date="2025-10-26T01:47:00Z" w16du:dateUtc="2025-10-26T00:47:00Z"/>
                <w:rFonts w:ascii="Times New Roman" w:hAnsi="Times New Roman" w:cs="Times New Roman"/>
                <w:sz w:val="20"/>
                <w:szCs w:val="20"/>
              </w:rPr>
            </w:pPr>
            <w:del w:id="1313" w:author="Audencio Victor Rafael" w:date="2025-10-26T01:47:00Z" w16du:dateUtc="2025-10-26T00:47:00Z">
              <w:r w:rsidRPr="00C20EF0" w:rsidDel="00A8037A">
                <w:rPr>
                  <w:rFonts w:ascii="Times New Roman" w:hAnsi="Times New Roman" w:cs="Times New Roman"/>
                  <w:sz w:val="20"/>
                  <w:szCs w:val="20"/>
                </w:rPr>
                <w:delText>Late preterm</w:delText>
              </w:r>
              <w:r w:rsidDel="00A8037A">
                <w:rPr>
                  <w:rFonts w:ascii="Times New Roman" w:hAnsi="Times New Roman" w:cs="Times New Roman"/>
                  <w:sz w:val="20"/>
                  <w:szCs w:val="20"/>
                </w:rPr>
                <w:delText xml:space="preserve"> 34</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36</w:delText>
              </w:r>
              <w:r w:rsidRPr="00B4677B" w:rsidDel="00A8037A">
                <w:rPr>
                  <w:rFonts w:ascii="Times New Roman" w:hAnsi="Times New Roman" w:cs="Times New Roman"/>
                  <w:sz w:val="20"/>
                  <w:szCs w:val="20"/>
                  <w:vertAlign w:val="superscript"/>
                </w:rPr>
                <w:delText>+6</w:delText>
              </w:r>
            </w:del>
          </w:p>
        </w:tc>
        <w:tc>
          <w:tcPr>
            <w:tcW w:w="567" w:type="dxa"/>
          </w:tcPr>
          <w:p w14:paraId="5401B7DC" w14:textId="322D33E3" w:rsidR="00852950" w:rsidRPr="007B5DEF" w:rsidDel="00A8037A" w:rsidRDefault="00852950" w:rsidP="00852950">
            <w:pPr>
              <w:jc w:val="center"/>
              <w:rPr>
                <w:del w:id="1314" w:author="Audencio Victor Rafael" w:date="2025-10-26T01:47:00Z" w16du:dateUtc="2025-10-26T00:47:00Z"/>
                <w:rFonts w:ascii="Times New Roman" w:hAnsi="Times New Roman" w:cs="Times New Roman"/>
                <w:sz w:val="20"/>
                <w:szCs w:val="20"/>
              </w:rPr>
            </w:pPr>
            <w:del w:id="1315" w:author="Audencio Victor Rafael" w:date="2025-10-26T01:47:00Z" w16du:dateUtc="2025-10-26T00:47:00Z">
              <w:r w:rsidRPr="00C20EF0" w:rsidDel="00A8037A">
                <w:rPr>
                  <w:rFonts w:ascii="Times New Roman" w:hAnsi="Times New Roman" w:cs="Times New Roman"/>
                  <w:sz w:val="20"/>
                  <w:szCs w:val="20"/>
                </w:rPr>
                <w:delText>363</w:delText>
              </w:r>
            </w:del>
          </w:p>
        </w:tc>
        <w:tc>
          <w:tcPr>
            <w:tcW w:w="1134" w:type="dxa"/>
          </w:tcPr>
          <w:p w14:paraId="60F75274" w14:textId="420349D3" w:rsidR="00852950" w:rsidRPr="007B5DEF" w:rsidDel="00A8037A" w:rsidRDefault="00852950" w:rsidP="00852950">
            <w:pPr>
              <w:jc w:val="center"/>
              <w:rPr>
                <w:del w:id="1316" w:author="Audencio Victor Rafael" w:date="2025-10-26T01:47:00Z" w16du:dateUtc="2025-10-26T00:47:00Z"/>
                <w:rFonts w:ascii="Times New Roman" w:hAnsi="Times New Roman" w:cs="Times New Roman"/>
                <w:sz w:val="20"/>
                <w:szCs w:val="20"/>
              </w:rPr>
            </w:pPr>
            <w:del w:id="1317" w:author="Audencio Victor Rafael" w:date="2025-10-26T01:47:00Z" w16du:dateUtc="2025-10-26T00:47:00Z">
              <w:r w:rsidRPr="00C20EF0" w:rsidDel="00A8037A">
                <w:rPr>
                  <w:rFonts w:ascii="Times New Roman" w:hAnsi="Times New Roman" w:cs="Times New Roman"/>
                  <w:sz w:val="20"/>
                  <w:szCs w:val="20"/>
                </w:rPr>
                <w:delText>202 (55.6)</w:delText>
              </w:r>
            </w:del>
          </w:p>
        </w:tc>
        <w:tc>
          <w:tcPr>
            <w:tcW w:w="1134" w:type="dxa"/>
          </w:tcPr>
          <w:p w14:paraId="0B231CB0" w14:textId="4EA46485" w:rsidR="00852950" w:rsidRPr="007B5DEF" w:rsidDel="00A8037A" w:rsidRDefault="00852950" w:rsidP="00852950">
            <w:pPr>
              <w:jc w:val="center"/>
              <w:rPr>
                <w:del w:id="1318" w:author="Audencio Victor Rafael" w:date="2025-10-26T01:47:00Z" w16du:dateUtc="2025-10-26T00:47:00Z"/>
                <w:rFonts w:ascii="Times New Roman" w:hAnsi="Times New Roman" w:cs="Times New Roman"/>
                <w:sz w:val="20"/>
                <w:szCs w:val="20"/>
              </w:rPr>
            </w:pPr>
            <w:del w:id="1319" w:author="Audencio Victor Rafael" w:date="2025-10-26T01:47:00Z" w16du:dateUtc="2025-10-26T00:47:00Z">
              <w:r w:rsidRPr="00C20EF0" w:rsidDel="00A8037A">
                <w:rPr>
                  <w:rFonts w:ascii="Times New Roman" w:hAnsi="Times New Roman" w:cs="Times New Roman"/>
                  <w:sz w:val="20"/>
                  <w:szCs w:val="20"/>
                </w:rPr>
                <w:delText>22 (6.1)</w:delText>
              </w:r>
            </w:del>
          </w:p>
        </w:tc>
        <w:tc>
          <w:tcPr>
            <w:tcW w:w="1701" w:type="dxa"/>
          </w:tcPr>
          <w:p w14:paraId="5D1038AB" w14:textId="0D3B9494" w:rsidR="00852950" w:rsidRPr="007B5DEF" w:rsidDel="00A8037A" w:rsidRDefault="00852950" w:rsidP="00852950">
            <w:pPr>
              <w:jc w:val="center"/>
              <w:rPr>
                <w:del w:id="1320" w:author="Audencio Victor Rafael" w:date="2025-10-26T01:47:00Z" w16du:dateUtc="2025-10-26T00:47:00Z"/>
                <w:rFonts w:ascii="Times New Roman" w:hAnsi="Times New Roman" w:cs="Times New Roman"/>
                <w:sz w:val="20"/>
                <w:szCs w:val="20"/>
              </w:rPr>
            </w:pPr>
            <w:del w:id="1321" w:author="Audencio Victor Rafael" w:date="2025-10-26T01:47:00Z" w16du:dateUtc="2025-10-26T00:47:00Z">
              <w:r w:rsidRPr="00C20EF0" w:rsidDel="00A8037A">
                <w:rPr>
                  <w:rFonts w:ascii="Times New Roman" w:hAnsi="Times New Roman" w:cs="Times New Roman"/>
                  <w:sz w:val="20"/>
                  <w:szCs w:val="20"/>
                </w:rPr>
                <w:delText>0.11 (0.07, 0.16)</w:delText>
              </w:r>
            </w:del>
          </w:p>
        </w:tc>
        <w:tc>
          <w:tcPr>
            <w:tcW w:w="1650" w:type="dxa"/>
          </w:tcPr>
          <w:p w14:paraId="525AE2D1" w14:textId="23C1D185" w:rsidR="00852950" w:rsidRPr="007B5DEF" w:rsidDel="00A8037A" w:rsidRDefault="00852950" w:rsidP="00852950">
            <w:pPr>
              <w:jc w:val="center"/>
              <w:rPr>
                <w:del w:id="1322" w:author="Audencio Victor Rafael" w:date="2025-10-26T01:47:00Z" w16du:dateUtc="2025-10-26T00:47:00Z"/>
                <w:rFonts w:ascii="Times New Roman" w:hAnsi="Times New Roman" w:cs="Times New Roman"/>
                <w:sz w:val="20"/>
                <w:szCs w:val="20"/>
              </w:rPr>
            </w:pPr>
            <w:del w:id="1323" w:author="Audencio Victor Rafael" w:date="2025-10-26T01:47:00Z" w16du:dateUtc="2025-10-26T00:47:00Z">
              <w:r w:rsidRPr="00C20EF0" w:rsidDel="00A8037A">
                <w:rPr>
                  <w:rFonts w:ascii="Times New Roman" w:hAnsi="Times New Roman" w:cs="Times New Roman"/>
                  <w:sz w:val="20"/>
                  <w:szCs w:val="20"/>
                </w:rPr>
                <w:delText>1 (0.9</w:delText>
              </w:r>
              <w:r w:rsidDel="00A8037A">
                <w:rPr>
                  <w:rFonts w:ascii="Times New Roman" w:hAnsi="Times New Roman" w:cs="Times New Roman"/>
                  <w:sz w:val="20"/>
                  <w:szCs w:val="20"/>
                </w:rPr>
                <w:delText>8</w:delText>
              </w:r>
              <w:r w:rsidRPr="00C20EF0" w:rsidDel="00A8037A">
                <w:rPr>
                  <w:rFonts w:ascii="Times New Roman" w:hAnsi="Times New Roman" w:cs="Times New Roman"/>
                  <w:sz w:val="20"/>
                  <w:szCs w:val="20"/>
                </w:rPr>
                <w:delText>, 1)</w:delText>
              </w:r>
            </w:del>
          </w:p>
        </w:tc>
      </w:tr>
      <w:tr w:rsidR="00852950" w:rsidDel="00A8037A" w14:paraId="4C78C524" w14:textId="38C27DBD" w:rsidTr="002B2E0F">
        <w:trPr>
          <w:del w:id="1324" w:author="Audencio Victor Rafael" w:date="2025-10-26T01:47:00Z"/>
        </w:trPr>
        <w:tc>
          <w:tcPr>
            <w:tcW w:w="2830" w:type="dxa"/>
          </w:tcPr>
          <w:p w14:paraId="61D00307" w14:textId="7F802FA6" w:rsidR="00852950" w:rsidRPr="00C20EF0" w:rsidDel="00A8037A" w:rsidRDefault="00852950" w:rsidP="00852950">
            <w:pPr>
              <w:rPr>
                <w:del w:id="1325" w:author="Audencio Victor Rafael" w:date="2025-10-26T01:47:00Z" w16du:dateUtc="2025-10-26T00:47:00Z"/>
                <w:rFonts w:ascii="Times New Roman" w:hAnsi="Times New Roman" w:cs="Times New Roman"/>
                <w:b/>
                <w:bCs/>
                <w:sz w:val="20"/>
                <w:szCs w:val="20"/>
              </w:rPr>
            </w:pPr>
            <w:del w:id="1326" w:author="Audencio Victor Rafael" w:date="2025-10-26T01:47:00Z" w16du:dateUtc="2025-10-26T00:47:00Z">
              <w:r w:rsidRPr="00C20EF0" w:rsidDel="00A8037A">
                <w:rPr>
                  <w:rFonts w:ascii="Times New Roman" w:hAnsi="Times New Roman" w:cs="Times New Roman"/>
                  <w:b/>
                  <w:bCs/>
                  <w:sz w:val="20"/>
                  <w:szCs w:val="20"/>
                </w:rPr>
                <w:delText>Term (overall)</w:delText>
              </w:r>
            </w:del>
          </w:p>
        </w:tc>
        <w:tc>
          <w:tcPr>
            <w:tcW w:w="567" w:type="dxa"/>
          </w:tcPr>
          <w:p w14:paraId="0410FCA3" w14:textId="669752AE" w:rsidR="00852950" w:rsidRPr="007B5DEF" w:rsidDel="00A8037A" w:rsidRDefault="00852950" w:rsidP="00852950">
            <w:pPr>
              <w:jc w:val="center"/>
              <w:rPr>
                <w:del w:id="1327" w:author="Audencio Victor Rafael" w:date="2025-10-26T01:47:00Z" w16du:dateUtc="2025-10-26T00:47:00Z"/>
                <w:rFonts w:ascii="Times New Roman" w:hAnsi="Times New Roman" w:cs="Times New Roman"/>
                <w:sz w:val="20"/>
                <w:szCs w:val="20"/>
              </w:rPr>
            </w:pPr>
            <w:del w:id="1328" w:author="Audencio Victor Rafael" w:date="2025-10-26T01:47:00Z" w16du:dateUtc="2025-10-26T00:47:00Z">
              <w:r w:rsidRPr="00C20EF0" w:rsidDel="00A8037A">
                <w:rPr>
                  <w:rFonts w:ascii="Times New Roman" w:hAnsi="Times New Roman" w:cs="Times New Roman"/>
                  <w:sz w:val="20"/>
                  <w:szCs w:val="20"/>
                </w:rPr>
                <w:delText>591</w:delText>
              </w:r>
            </w:del>
          </w:p>
        </w:tc>
        <w:tc>
          <w:tcPr>
            <w:tcW w:w="1134" w:type="dxa"/>
          </w:tcPr>
          <w:p w14:paraId="1AB8AB92" w14:textId="3249F8EE" w:rsidR="00852950" w:rsidRPr="007B5DEF" w:rsidDel="00A8037A" w:rsidRDefault="00852950" w:rsidP="00852950">
            <w:pPr>
              <w:jc w:val="center"/>
              <w:rPr>
                <w:del w:id="1329" w:author="Audencio Victor Rafael" w:date="2025-10-26T01:47:00Z" w16du:dateUtc="2025-10-26T00:47:00Z"/>
                <w:rFonts w:ascii="Times New Roman" w:hAnsi="Times New Roman" w:cs="Times New Roman"/>
                <w:sz w:val="20"/>
                <w:szCs w:val="20"/>
              </w:rPr>
            </w:pPr>
            <w:del w:id="1330" w:author="Audencio Victor Rafael" w:date="2025-10-26T01:47:00Z" w16du:dateUtc="2025-10-26T00:47:00Z">
              <w:r w:rsidRPr="00C20EF0" w:rsidDel="00A8037A">
                <w:rPr>
                  <w:rFonts w:ascii="Times New Roman" w:hAnsi="Times New Roman" w:cs="Times New Roman"/>
                  <w:sz w:val="20"/>
                  <w:szCs w:val="20"/>
                </w:rPr>
                <w:delText>249 (42.1)</w:delText>
              </w:r>
            </w:del>
          </w:p>
        </w:tc>
        <w:tc>
          <w:tcPr>
            <w:tcW w:w="1134" w:type="dxa"/>
          </w:tcPr>
          <w:p w14:paraId="399AB5EA" w14:textId="4D48A0FE" w:rsidR="00852950" w:rsidRPr="007B5DEF" w:rsidDel="00A8037A" w:rsidRDefault="00852950" w:rsidP="00852950">
            <w:pPr>
              <w:jc w:val="center"/>
              <w:rPr>
                <w:del w:id="1331" w:author="Audencio Victor Rafael" w:date="2025-10-26T01:47:00Z" w16du:dateUtc="2025-10-26T00:47:00Z"/>
                <w:rFonts w:ascii="Times New Roman" w:hAnsi="Times New Roman" w:cs="Times New Roman"/>
                <w:sz w:val="20"/>
                <w:szCs w:val="20"/>
              </w:rPr>
            </w:pPr>
            <w:del w:id="1332" w:author="Audencio Victor Rafael" w:date="2025-10-26T01:47:00Z" w16du:dateUtc="2025-10-26T00:47:00Z">
              <w:r w:rsidRPr="00C20EF0" w:rsidDel="00A8037A">
                <w:rPr>
                  <w:rFonts w:ascii="Times New Roman" w:hAnsi="Times New Roman" w:cs="Times New Roman"/>
                  <w:sz w:val="20"/>
                  <w:szCs w:val="20"/>
                </w:rPr>
                <w:delText>150 (25.4)</w:delText>
              </w:r>
            </w:del>
          </w:p>
        </w:tc>
        <w:tc>
          <w:tcPr>
            <w:tcW w:w="1701" w:type="dxa"/>
          </w:tcPr>
          <w:p w14:paraId="7F419C7C" w14:textId="37B1095D" w:rsidR="00852950" w:rsidRPr="007B5DEF" w:rsidDel="00A8037A" w:rsidRDefault="00852950" w:rsidP="00852950">
            <w:pPr>
              <w:jc w:val="center"/>
              <w:rPr>
                <w:del w:id="1333" w:author="Audencio Victor Rafael" w:date="2025-10-26T01:47:00Z" w16du:dateUtc="2025-10-26T00:47:00Z"/>
                <w:rFonts w:ascii="Times New Roman" w:hAnsi="Times New Roman" w:cs="Times New Roman"/>
                <w:sz w:val="20"/>
                <w:szCs w:val="20"/>
              </w:rPr>
            </w:pPr>
            <w:del w:id="1334" w:author="Audencio Victor Rafael" w:date="2025-10-26T01:47:00Z" w16du:dateUtc="2025-10-26T00:47:00Z">
              <w:r w:rsidRPr="00C20EF0" w:rsidDel="00A8037A">
                <w:rPr>
                  <w:rFonts w:ascii="Times New Roman" w:hAnsi="Times New Roman" w:cs="Times New Roman"/>
                  <w:sz w:val="20"/>
                  <w:szCs w:val="20"/>
                </w:rPr>
                <w:delText>0.58 (0.52, 0.64)</w:delText>
              </w:r>
            </w:del>
          </w:p>
        </w:tc>
        <w:tc>
          <w:tcPr>
            <w:tcW w:w="1650" w:type="dxa"/>
          </w:tcPr>
          <w:p w14:paraId="131D3005" w14:textId="02880F60" w:rsidR="00852950" w:rsidRPr="007B5DEF" w:rsidDel="00A8037A" w:rsidRDefault="00852950" w:rsidP="00852950">
            <w:pPr>
              <w:jc w:val="center"/>
              <w:rPr>
                <w:del w:id="1335" w:author="Audencio Victor Rafael" w:date="2025-10-26T01:47:00Z" w16du:dateUtc="2025-10-26T00:47:00Z"/>
                <w:rFonts w:ascii="Times New Roman" w:hAnsi="Times New Roman" w:cs="Times New Roman"/>
                <w:sz w:val="20"/>
                <w:szCs w:val="20"/>
              </w:rPr>
            </w:pPr>
            <w:del w:id="1336" w:author="Audencio Victor Rafael" w:date="2025-10-26T01:47:00Z" w16du:dateUtc="2025-10-26T00:47:00Z">
              <w:r w:rsidRPr="00C20EF0" w:rsidDel="00A8037A">
                <w:rPr>
                  <w:rFonts w:ascii="Times New Roman" w:hAnsi="Times New Roman" w:cs="Times New Roman"/>
                  <w:sz w:val="20"/>
                  <w:szCs w:val="20"/>
                </w:rPr>
                <w:delText>0.9</w:delText>
              </w:r>
              <w:r w:rsidDel="00A8037A">
                <w:rPr>
                  <w:rFonts w:ascii="Times New Roman" w:hAnsi="Times New Roman" w:cs="Times New Roman"/>
                  <w:sz w:val="20"/>
                  <w:szCs w:val="20"/>
                </w:rPr>
                <w:delText>9</w:delText>
              </w:r>
              <w:r w:rsidRPr="00C20EF0" w:rsidDel="00A8037A">
                <w:rPr>
                  <w:rFonts w:ascii="Times New Roman" w:hAnsi="Times New Roman" w:cs="Times New Roman"/>
                  <w:sz w:val="20"/>
                  <w:szCs w:val="20"/>
                </w:rPr>
                <w:delText xml:space="preserve"> (0.</w:delText>
              </w:r>
              <w:r w:rsidDel="00A8037A">
                <w:rPr>
                  <w:rFonts w:ascii="Times New Roman" w:hAnsi="Times New Roman" w:cs="Times New Roman"/>
                  <w:sz w:val="20"/>
                  <w:szCs w:val="20"/>
                </w:rPr>
                <w:delText>97</w:delText>
              </w:r>
              <w:r w:rsidRPr="00C20EF0" w:rsidDel="00A8037A">
                <w:rPr>
                  <w:rFonts w:ascii="Times New Roman" w:hAnsi="Times New Roman" w:cs="Times New Roman"/>
                  <w:sz w:val="20"/>
                  <w:szCs w:val="20"/>
                </w:rPr>
                <w:delText xml:space="preserve">, </w:delText>
              </w:r>
              <w:r w:rsidDel="00A8037A">
                <w:rPr>
                  <w:rFonts w:ascii="Times New Roman" w:hAnsi="Times New Roman" w:cs="Times New Roman"/>
                  <w:sz w:val="20"/>
                  <w:szCs w:val="20"/>
                </w:rPr>
                <w:delText>1</w:delText>
              </w:r>
              <w:r w:rsidRPr="00C20EF0" w:rsidDel="00A8037A">
                <w:rPr>
                  <w:rFonts w:ascii="Times New Roman" w:hAnsi="Times New Roman" w:cs="Times New Roman"/>
                  <w:sz w:val="20"/>
                  <w:szCs w:val="20"/>
                </w:rPr>
                <w:delText>)</w:delText>
              </w:r>
            </w:del>
          </w:p>
        </w:tc>
      </w:tr>
      <w:tr w:rsidR="00852950" w:rsidDel="00A8037A" w14:paraId="624CA339" w14:textId="2CC59ADA" w:rsidTr="002B2E0F">
        <w:trPr>
          <w:del w:id="1337" w:author="Audencio Victor Rafael" w:date="2025-10-26T01:47:00Z"/>
        </w:trPr>
        <w:tc>
          <w:tcPr>
            <w:tcW w:w="2830" w:type="dxa"/>
          </w:tcPr>
          <w:p w14:paraId="502FDD1B" w14:textId="477F8060" w:rsidR="00852950" w:rsidRPr="007B5DEF" w:rsidDel="00A8037A" w:rsidRDefault="00852950" w:rsidP="00852950">
            <w:pPr>
              <w:rPr>
                <w:del w:id="1338" w:author="Audencio Victor Rafael" w:date="2025-10-26T01:47:00Z" w16du:dateUtc="2025-10-26T00:47:00Z"/>
                <w:rFonts w:ascii="Times New Roman" w:hAnsi="Times New Roman" w:cs="Times New Roman"/>
                <w:sz w:val="20"/>
                <w:szCs w:val="20"/>
              </w:rPr>
            </w:pPr>
            <w:del w:id="1339" w:author="Audencio Victor Rafael" w:date="2025-10-26T01:47:00Z" w16du:dateUtc="2025-10-26T00:47:00Z">
              <w:r w:rsidRPr="00C20EF0" w:rsidDel="00A8037A">
                <w:rPr>
                  <w:rFonts w:ascii="Times New Roman" w:hAnsi="Times New Roman" w:cs="Times New Roman"/>
                  <w:sz w:val="20"/>
                  <w:szCs w:val="20"/>
                </w:rPr>
                <w:delText>Early term</w:delText>
              </w:r>
              <w:r w:rsidDel="00A8037A">
                <w:rPr>
                  <w:rFonts w:ascii="Times New Roman" w:hAnsi="Times New Roman" w:cs="Times New Roman"/>
                  <w:sz w:val="20"/>
                  <w:szCs w:val="20"/>
                </w:rPr>
                <w:delText xml:space="preserve"> 37</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38</w:delText>
              </w:r>
              <w:r w:rsidRPr="00B4677B" w:rsidDel="00A8037A">
                <w:rPr>
                  <w:rFonts w:ascii="Times New Roman" w:hAnsi="Times New Roman" w:cs="Times New Roman"/>
                  <w:sz w:val="20"/>
                  <w:szCs w:val="20"/>
                  <w:vertAlign w:val="superscript"/>
                </w:rPr>
                <w:delText>+6</w:delText>
              </w:r>
            </w:del>
          </w:p>
        </w:tc>
        <w:tc>
          <w:tcPr>
            <w:tcW w:w="567" w:type="dxa"/>
          </w:tcPr>
          <w:p w14:paraId="57422548" w14:textId="443462C8" w:rsidR="00852950" w:rsidRPr="007B5DEF" w:rsidDel="00A8037A" w:rsidRDefault="00852950" w:rsidP="00852950">
            <w:pPr>
              <w:jc w:val="center"/>
              <w:rPr>
                <w:del w:id="1340" w:author="Audencio Victor Rafael" w:date="2025-10-26T01:47:00Z" w16du:dateUtc="2025-10-26T00:47:00Z"/>
                <w:rFonts w:ascii="Times New Roman" w:hAnsi="Times New Roman" w:cs="Times New Roman"/>
                <w:sz w:val="20"/>
                <w:szCs w:val="20"/>
              </w:rPr>
            </w:pPr>
            <w:del w:id="1341" w:author="Audencio Victor Rafael" w:date="2025-10-26T01:47:00Z" w16du:dateUtc="2025-10-26T00:47:00Z">
              <w:r w:rsidRPr="00C20EF0" w:rsidDel="00A8037A">
                <w:rPr>
                  <w:rFonts w:ascii="Times New Roman" w:hAnsi="Times New Roman" w:cs="Times New Roman"/>
                  <w:sz w:val="20"/>
                  <w:szCs w:val="20"/>
                </w:rPr>
                <w:delText>351</w:delText>
              </w:r>
            </w:del>
          </w:p>
        </w:tc>
        <w:tc>
          <w:tcPr>
            <w:tcW w:w="1134" w:type="dxa"/>
          </w:tcPr>
          <w:p w14:paraId="1F9D1825" w14:textId="2B8ECA33" w:rsidR="00852950" w:rsidRPr="007B5DEF" w:rsidDel="00A8037A" w:rsidRDefault="00852950" w:rsidP="00852950">
            <w:pPr>
              <w:jc w:val="center"/>
              <w:rPr>
                <w:del w:id="1342" w:author="Audencio Victor Rafael" w:date="2025-10-26T01:47:00Z" w16du:dateUtc="2025-10-26T00:47:00Z"/>
                <w:rFonts w:ascii="Times New Roman" w:hAnsi="Times New Roman" w:cs="Times New Roman"/>
                <w:sz w:val="20"/>
                <w:szCs w:val="20"/>
              </w:rPr>
            </w:pPr>
            <w:del w:id="1343" w:author="Audencio Victor Rafael" w:date="2025-10-26T01:47:00Z" w16du:dateUtc="2025-10-26T00:47:00Z">
              <w:r w:rsidRPr="00C20EF0" w:rsidDel="00A8037A">
                <w:rPr>
                  <w:rFonts w:ascii="Times New Roman" w:hAnsi="Times New Roman" w:cs="Times New Roman"/>
                  <w:sz w:val="20"/>
                  <w:szCs w:val="20"/>
                </w:rPr>
                <w:delText>163 (46.4)</w:delText>
              </w:r>
            </w:del>
          </w:p>
        </w:tc>
        <w:tc>
          <w:tcPr>
            <w:tcW w:w="1134" w:type="dxa"/>
          </w:tcPr>
          <w:p w14:paraId="68B406E0" w14:textId="4BD93D5C" w:rsidR="00852950" w:rsidRPr="007B5DEF" w:rsidDel="00A8037A" w:rsidRDefault="00852950" w:rsidP="00852950">
            <w:pPr>
              <w:jc w:val="center"/>
              <w:rPr>
                <w:del w:id="1344" w:author="Audencio Victor Rafael" w:date="2025-10-26T01:47:00Z" w16du:dateUtc="2025-10-26T00:47:00Z"/>
                <w:rFonts w:ascii="Times New Roman" w:hAnsi="Times New Roman" w:cs="Times New Roman"/>
                <w:sz w:val="20"/>
                <w:szCs w:val="20"/>
              </w:rPr>
            </w:pPr>
            <w:del w:id="1345" w:author="Audencio Victor Rafael" w:date="2025-10-26T01:47:00Z" w16du:dateUtc="2025-10-26T00:47:00Z">
              <w:r w:rsidRPr="00C20EF0" w:rsidDel="00A8037A">
                <w:rPr>
                  <w:rFonts w:ascii="Times New Roman" w:hAnsi="Times New Roman" w:cs="Times New Roman"/>
                  <w:sz w:val="20"/>
                  <w:szCs w:val="20"/>
                </w:rPr>
                <w:delText>63 (17.9)</w:delText>
              </w:r>
            </w:del>
          </w:p>
        </w:tc>
        <w:tc>
          <w:tcPr>
            <w:tcW w:w="1701" w:type="dxa"/>
          </w:tcPr>
          <w:p w14:paraId="5D78AB7F" w14:textId="5D36597D" w:rsidR="00852950" w:rsidRPr="007B5DEF" w:rsidDel="00A8037A" w:rsidRDefault="00852950" w:rsidP="00852950">
            <w:pPr>
              <w:jc w:val="center"/>
              <w:rPr>
                <w:del w:id="1346" w:author="Audencio Victor Rafael" w:date="2025-10-26T01:47:00Z" w16du:dateUtc="2025-10-26T00:47:00Z"/>
                <w:rFonts w:ascii="Times New Roman" w:hAnsi="Times New Roman" w:cs="Times New Roman"/>
                <w:sz w:val="20"/>
                <w:szCs w:val="20"/>
              </w:rPr>
            </w:pPr>
            <w:del w:id="1347" w:author="Audencio Victor Rafael" w:date="2025-10-26T01:47:00Z" w16du:dateUtc="2025-10-26T00:47:00Z">
              <w:r w:rsidRPr="00C20EF0" w:rsidDel="00A8037A">
                <w:rPr>
                  <w:rFonts w:ascii="Times New Roman" w:hAnsi="Times New Roman" w:cs="Times New Roman"/>
                  <w:sz w:val="20"/>
                  <w:szCs w:val="20"/>
                </w:rPr>
                <w:delText>0.39 (0.31, 0.47)</w:delText>
              </w:r>
            </w:del>
          </w:p>
        </w:tc>
        <w:tc>
          <w:tcPr>
            <w:tcW w:w="1650" w:type="dxa"/>
          </w:tcPr>
          <w:p w14:paraId="79580518" w14:textId="0E8C05C2" w:rsidR="00852950" w:rsidRPr="007B5DEF" w:rsidDel="00A8037A" w:rsidRDefault="00852950" w:rsidP="00852950">
            <w:pPr>
              <w:jc w:val="center"/>
              <w:rPr>
                <w:del w:id="1348" w:author="Audencio Victor Rafael" w:date="2025-10-26T01:47:00Z" w16du:dateUtc="2025-10-26T00:47:00Z"/>
                <w:rFonts w:ascii="Times New Roman" w:hAnsi="Times New Roman" w:cs="Times New Roman"/>
                <w:sz w:val="20"/>
                <w:szCs w:val="20"/>
              </w:rPr>
            </w:pPr>
            <w:del w:id="1349" w:author="Audencio Victor Rafael" w:date="2025-10-26T01:47:00Z" w16du:dateUtc="2025-10-26T00:47:00Z">
              <w:r w:rsidRPr="00C20EF0" w:rsidDel="00A8037A">
                <w:rPr>
                  <w:rFonts w:ascii="Times New Roman" w:hAnsi="Times New Roman" w:cs="Times New Roman"/>
                  <w:sz w:val="20"/>
                  <w:szCs w:val="20"/>
                </w:rPr>
                <w:delText>1 (0.</w:delText>
              </w:r>
              <w:r w:rsidDel="00A8037A">
                <w:rPr>
                  <w:rFonts w:ascii="Times New Roman" w:hAnsi="Times New Roman" w:cs="Times New Roman"/>
                  <w:sz w:val="20"/>
                  <w:szCs w:val="20"/>
                </w:rPr>
                <w:delText>98</w:delText>
              </w:r>
              <w:r w:rsidRPr="00C20EF0" w:rsidDel="00A8037A">
                <w:rPr>
                  <w:rFonts w:ascii="Times New Roman" w:hAnsi="Times New Roman" w:cs="Times New Roman"/>
                  <w:sz w:val="20"/>
                  <w:szCs w:val="20"/>
                </w:rPr>
                <w:delText xml:space="preserve">, </w:delText>
              </w:r>
              <w:r w:rsidDel="00A8037A">
                <w:rPr>
                  <w:rFonts w:ascii="Times New Roman" w:hAnsi="Times New Roman" w:cs="Times New Roman"/>
                  <w:sz w:val="20"/>
                  <w:szCs w:val="20"/>
                </w:rPr>
                <w:delText>1</w:delText>
              </w:r>
              <w:r w:rsidRPr="00C20EF0" w:rsidDel="00A8037A">
                <w:rPr>
                  <w:rFonts w:ascii="Times New Roman" w:hAnsi="Times New Roman" w:cs="Times New Roman"/>
                  <w:sz w:val="20"/>
                  <w:szCs w:val="20"/>
                </w:rPr>
                <w:delText>)</w:delText>
              </w:r>
            </w:del>
          </w:p>
        </w:tc>
      </w:tr>
      <w:tr w:rsidR="00852950" w:rsidDel="00A8037A" w14:paraId="6AE35094" w14:textId="217008E8" w:rsidTr="002B2E0F">
        <w:trPr>
          <w:del w:id="1350" w:author="Audencio Victor Rafael" w:date="2025-10-26T01:47:00Z"/>
        </w:trPr>
        <w:tc>
          <w:tcPr>
            <w:tcW w:w="2830" w:type="dxa"/>
          </w:tcPr>
          <w:p w14:paraId="311EAB82" w14:textId="72C00E1A" w:rsidR="00852950" w:rsidRPr="007B5DEF" w:rsidDel="00A8037A" w:rsidRDefault="00852950" w:rsidP="00852950">
            <w:pPr>
              <w:rPr>
                <w:del w:id="1351" w:author="Audencio Victor Rafael" w:date="2025-10-26T01:47:00Z" w16du:dateUtc="2025-10-26T00:47:00Z"/>
                <w:rFonts w:ascii="Times New Roman" w:hAnsi="Times New Roman" w:cs="Times New Roman"/>
                <w:sz w:val="20"/>
                <w:szCs w:val="20"/>
              </w:rPr>
            </w:pPr>
            <w:del w:id="1352" w:author="Audencio Victor Rafael" w:date="2025-10-26T01:47:00Z" w16du:dateUtc="2025-10-26T00:47:00Z">
              <w:r w:rsidRPr="00C20EF0" w:rsidDel="00A8037A">
                <w:rPr>
                  <w:rFonts w:ascii="Times New Roman" w:hAnsi="Times New Roman" w:cs="Times New Roman"/>
                  <w:sz w:val="20"/>
                  <w:szCs w:val="20"/>
                </w:rPr>
                <w:delText>Full term</w:delText>
              </w:r>
              <w:r w:rsidDel="00A8037A">
                <w:rPr>
                  <w:rFonts w:ascii="Times New Roman" w:hAnsi="Times New Roman" w:cs="Times New Roman"/>
                  <w:sz w:val="20"/>
                  <w:szCs w:val="20"/>
                </w:rPr>
                <w:delText xml:space="preserve"> 39</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40</w:delText>
              </w:r>
              <w:r w:rsidRPr="00B4677B" w:rsidDel="00A8037A">
                <w:rPr>
                  <w:rFonts w:ascii="Times New Roman" w:hAnsi="Times New Roman" w:cs="Times New Roman"/>
                  <w:sz w:val="20"/>
                  <w:szCs w:val="20"/>
                  <w:vertAlign w:val="superscript"/>
                </w:rPr>
                <w:delText>+6</w:delText>
              </w:r>
            </w:del>
          </w:p>
        </w:tc>
        <w:tc>
          <w:tcPr>
            <w:tcW w:w="567" w:type="dxa"/>
          </w:tcPr>
          <w:p w14:paraId="00A65FFD" w14:textId="475F415D" w:rsidR="00852950" w:rsidRPr="007B5DEF" w:rsidDel="00A8037A" w:rsidRDefault="00852950" w:rsidP="00852950">
            <w:pPr>
              <w:jc w:val="center"/>
              <w:rPr>
                <w:del w:id="1353" w:author="Audencio Victor Rafael" w:date="2025-10-26T01:47:00Z" w16du:dateUtc="2025-10-26T00:47:00Z"/>
                <w:rFonts w:ascii="Times New Roman" w:hAnsi="Times New Roman" w:cs="Times New Roman"/>
                <w:sz w:val="20"/>
                <w:szCs w:val="20"/>
              </w:rPr>
            </w:pPr>
            <w:del w:id="1354" w:author="Audencio Victor Rafael" w:date="2025-10-26T01:47:00Z" w16du:dateUtc="2025-10-26T00:47:00Z">
              <w:r w:rsidRPr="00C20EF0" w:rsidDel="00A8037A">
                <w:rPr>
                  <w:rFonts w:ascii="Times New Roman" w:hAnsi="Times New Roman" w:cs="Times New Roman"/>
                  <w:sz w:val="20"/>
                  <w:szCs w:val="20"/>
                </w:rPr>
                <w:delText>209</w:delText>
              </w:r>
            </w:del>
          </w:p>
        </w:tc>
        <w:tc>
          <w:tcPr>
            <w:tcW w:w="1134" w:type="dxa"/>
          </w:tcPr>
          <w:p w14:paraId="09BD2483" w14:textId="4B45E53C" w:rsidR="00852950" w:rsidRPr="007B5DEF" w:rsidDel="00A8037A" w:rsidRDefault="00852950" w:rsidP="00852950">
            <w:pPr>
              <w:jc w:val="center"/>
              <w:rPr>
                <w:del w:id="1355" w:author="Audencio Victor Rafael" w:date="2025-10-26T01:47:00Z" w16du:dateUtc="2025-10-26T00:47:00Z"/>
                <w:rFonts w:ascii="Times New Roman" w:hAnsi="Times New Roman" w:cs="Times New Roman"/>
                <w:sz w:val="20"/>
                <w:szCs w:val="20"/>
              </w:rPr>
            </w:pPr>
            <w:del w:id="1356" w:author="Audencio Victor Rafael" w:date="2025-10-26T01:47:00Z" w16du:dateUtc="2025-10-26T00:47:00Z">
              <w:r w:rsidRPr="00C20EF0" w:rsidDel="00A8037A">
                <w:rPr>
                  <w:rFonts w:ascii="Times New Roman" w:hAnsi="Times New Roman" w:cs="Times New Roman"/>
                  <w:sz w:val="20"/>
                  <w:szCs w:val="20"/>
                </w:rPr>
                <w:delText>76 (36.4)</w:delText>
              </w:r>
            </w:del>
          </w:p>
        </w:tc>
        <w:tc>
          <w:tcPr>
            <w:tcW w:w="1134" w:type="dxa"/>
          </w:tcPr>
          <w:p w14:paraId="382E6087" w14:textId="3E690CF7" w:rsidR="00852950" w:rsidRPr="007B5DEF" w:rsidDel="00A8037A" w:rsidRDefault="00852950" w:rsidP="00852950">
            <w:pPr>
              <w:jc w:val="center"/>
              <w:rPr>
                <w:del w:id="1357" w:author="Audencio Victor Rafael" w:date="2025-10-26T01:47:00Z" w16du:dateUtc="2025-10-26T00:47:00Z"/>
                <w:rFonts w:ascii="Times New Roman" w:hAnsi="Times New Roman" w:cs="Times New Roman"/>
                <w:sz w:val="20"/>
                <w:szCs w:val="20"/>
              </w:rPr>
            </w:pPr>
            <w:del w:id="1358" w:author="Audencio Victor Rafael" w:date="2025-10-26T01:47:00Z" w16du:dateUtc="2025-10-26T00:47:00Z">
              <w:r w:rsidRPr="00C20EF0" w:rsidDel="00A8037A">
                <w:rPr>
                  <w:rFonts w:ascii="Times New Roman" w:hAnsi="Times New Roman" w:cs="Times New Roman"/>
                  <w:sz w:val="20"/>
                  <w:szCs w:val="20"/>
                </w:rPr>
                <w:delText>76 (36.4)</w:delText>
              </w:r>
            </w:del>
          </w:p>
        </w:tc>
        <w:tc>
          <w:tcPr>
            <w:tcW w:w="1701" w:type="dxa"/>
          </w:tcPr>
          <w:p w14:paraId="6639DD17" w14:textId="659B0540" w:rsidR="00852950" w:rsidRPr="007B5DEF" w:rsidDel="00A8037A" w:rsidRDefault="00852950" w:rsidP="00852950">
            <w:pPr>
              <w:jc w:val="center"/>
              <w:rPr>
                <w:del w:id="1359" w:author="Audencio Victor Rafael" w:date="2025-10-26T01:47:00Z" w16du:dateUtc="2025-10-26T00:47:00Z"/>
                <w:rFonts w:ascii="Times New Roman" w:hAnsi="Times New Roman" w:cs="Times New Roman"/>
                <w:sz w:val="20"/>
                <w:szCs w:val="20"/>
              </w:rPr>
            </w:pPr>
            <w:del w:id="1360" w:author="Audencio Victor Rafael" w:date="2025-10-26T01:47:00Z" w16du:dateUtc="2025-10-26T00:47:00Z">
              <w:r w:rsidRPr="00C20EF0" w:rsidDel="00A8037A">
                <w:rPr>
                  <w:rFonts w:ascii="Times New Roman" w:hAnsi="Times New Roman" w:cs="Times New Roman"/>
                  <w:sz w:val="20"/>
                  <w:szCs w:val="20"/>
                </w:rPr>
                <w:delText>0.95 (0.87, 0.99)</w:delText>
              </w:r>
            </w:del>
          </w:p>
        </w:tc>
        <w:tc>
          <w:tcPr>
            <w:tcW w:w="1650" w:type="dxa"/>
          </w:tcPr>
          <w:p w14:paraId="54E3ACDF" w14:textId="40D75F4E" w:rsidR="00852950" w:rsidRPr="007B5DEF" w:rsidDel="00A8037A" w:rsidRDefault="00852950" w:rsidP="00852950">
            <w:pPr>
              <w:jc w:val="center"/>
              <w:rPr>
                <w:del w:id="1361" w:author="Audencio Victor Rafael" w:date="2025-10-26T01:47:00Z" w16du:dateUtc="2025-10-26T00:47:00Z"/>
                <w:rFonts w:ascii="Times New Roman" w:hAnsi="Times New Roman" w:cs="Times New Roman"/>
                <w:sz w:val="20"/>
                <w:szCs w:val="20"/>
              </w:rPr>
            </w:pPr>
            <w:del w:id="1362" w:author="Audencio Victor Rafael" w:date="2025-10-26T01:47:00Z" w16du:dateUtc="2025-10-26T00:47:00Z">
              <w:r w:rsidRPr="00C20EF0" w:rsidDel="00A8037A">
                <w:rPr>
                  <w:rFonts w:ascii="Times New Roman" w:hAnsi="Times New Roman" w:cs="Times New Roman"/>
                  <w:sz w:val="20"/>
                  <w:szCs w:val="20"/>
                </w:rPr>
                <w:delText>0.97 (0.92, 0.99)</w:delText>
              </w:r>
            </w:del>
          </w:p>
        </w:tc>
      </w:tr>
      <w:tr w:rsidR="00852950" w:rsidDel="00A8037A" w14:paraId="6BABD048" w14:textId="7A9B1EE5" w:rsidTr="002B2E0F">
        <w:trPr>
          <w:del w:id="1363" w:author="Audencio Victor Rafael" w:date="2025-10-26T01:47:00Z"/>
        </w:trPr>
        <w:tc>
          <w:tcPr>
            <w:tcW w:w="2830" w:type="dxa"/>
          </w:tcPr>
          <w:p w14:paraId="2D9735A7" w14:textId="358182BA" w:rsidR="00852950" w:rsidRPr="007B5DEF" w:rsidDel="00A8037A" w:rsidRDefault="00852950" w:rsidP="00852950">
            <w:pPr>
              <w:rPr>
                <w:del w:id="1364" w:author="Audencio Victor Rafael" w:date="2025-10-26T01:47:00Z" w16du:dateUtc="2025-10-26T00:47:00Z"/>
                <w:rFonts w:ascii="Times New Roman" w:hAnsi="Times New Roman" w:cs="Times New Roman"/>
                <w:sz w:val="20"/>
                <w:szCs w:val="20"/>
              </w:rPr>
            </w:pPr>
            <w:del w:id="1365" w:author="Audencio Victor Rafael" w:date="2025-10-26T01:47:00Z" w16du:dateUtc="2025-10-26T00:47:00Z">
              <w:r w:rsidRPr="00C20EF0" w:rsidDel="00A8037A">
                <w:rPr>
                  <w:rFonts w:ascii="Times New Roman" w:hAnsi="Times New Roman" w:cs="Times New Roman"/>
                  <w:sz w:val="20"/>
                  <w:szCs w:val="20"/>
                </w:rPr>
                <w:delText>Late term</w:delText>
              </w:r>
              <w:r w:rsidDel="00A8037A">
                <w:rPr>
                  <w:rFonts w:ascii="Times New Roman" w:hAnsi="Times New Roman" w:cs="Times New Roman"/>
                  <w:sz w:val="20"/>
                  <w:szCs w:val="20"/>
                </w:rPr>
                <w:delText xml:space="preserve"> 41</w:delText>
              </w:r>
              <w:r w:rsidRPr="00B4677B" w:rsidDel="00A8037A">
                <w:rPr>
                  <w:rFonts w:ascii="Times New Roman" w:hAnsi="Times New Roman" w:cs="Times New Roman"/>
                  <w:sz w:val="20"/>
                  <w:szCs w:val="20"/>
                  <w:vertAlign w:val="superscript"/>
                </w:rPr>
                <w:delText>+0</w:delText>
              </w:r>
              <w:r w:rsidDel="00A8037A">
                <w:rPr>
                  <w:rFonts w:ascii="Times New Roman" w:hAnsi="Times New Roman" w:cs="Times New Roman"/>
                  <w:sz w:val="20"/>
                  <w:szCs w:val="20"/>
                </w:rPr>
                <w:delText xml:space="preserve"> to 42</w:delText>
              </w:r>
              <w:r w:rsidRPr="00B4677B" w:rsidDel="00A8037A">
                <w:rPr>
                  <w:rFonts w:ascii="Times New Roman" w:hAnsi="Times New Roman" w:cs="Times New Roman"/>
                  <w:sz w:val="20"/>
                  <w:szCs w:val="20"/>
                  <w:vertAlign w:val="superscript"/>
                </w:rPr>
                <w:delText>+6</w:delText>
              </w:r>
            </w:del>
          </w:p>
        </w:tc>
        <w:tc>
          <w:tcPr>
            <w:tcW w:w="567" w:type="dxa"/>
          </w:tcPr>
          <w:p w14:paraId="1CF21320" w14:textId="2237B29F" w:rsidR="00852950" w:rsidRPr="007B5DEF" w:rsidDel="00A8037A" w:rsidRDefault="00852950" w:rsidP="00852950">
            <w:pPr>
              <w:jc w:val="center"/>
              <w:rPr>
                <w:del w:id="1366" w:author="Audencio Victor Rafael" w:date="2025-10-26T01:47:00Z" w16du:dateUtc="2025-10-26T00:47:00Z"/>
                <w:rFonts w:ascii="Times New Roman" w:hAnsi="Times New Roman" w:cs="Times New Roman"/>
                <w:sz w:val="20"/>
                <w:szCs w:val="20"/>
              </w:rPr>
            </w:pPr>
            <w:del w:id="1367" w:author="Audencio Victor Rafael" w:date="2025-10-26T01:47:00Z" w16du:dateUtc="2025-10-26T00:47:00Z">
              <w:r w:rsidRPr="00C20EF0" w:rsidDel="00A8037A">
                <w:rPr>
                  <w:rFonts w:ascii="Times New Roman" w:hAnsi="Times New Roman" w:cs="Times New Roman"/>
                  <w:sz w:val="20"/>
                  <w:szCs w:val="20"/>
                </w:rPr>
                <w:delText>31</w:delText>
              </w:r>
            </w:del>
          </w:p>
        </w:tc>
        <w:tc>
          <w:tcPr>
            <w:tcW w:w="1134" w:type="dxa"/>
          </w:tcPr>
          <w:p w14:paraId="0DD462BB" w14:textId="2E785819" w:rsidR="00852950" w:rsidRPr="007B5DEF" w:rsidDel="00A8037A" w:rsidRDefault="00852950" w:rsidP="00852950">
            <w:pPr>
              <w:jc w:val="center"/>
              <w:rPr>
                <w:del w:id="1368" w:author="Audencio Victor Rafael" w:date="2025-10-26T01:47:00Z" w16du:dateUtc="2025-10-26T00:47:00Z"/>
                <w:rFonts w:ascii="Times New Roman" w:hAnsi="Times New Roman" w:cs="Times New Roman"/>
                <w:sz w:val="20"/>
                <w:szCs w:val="20"/>
              </w:rPr>
            </w:pPr>
            <w:del w:id="1369" w:author="Audencio Victor Rafael" w:date="2025-10-26T01:47:00Z" w16du:dateUtc="2025-10-26T00:47:00Z">
              <w:r w:rsidRPr="00C20EF0" w:rsidDel="00A8037A">
                <w:rPr>
                  <w:rFonts w:ascii="Times New Roman" w:hAnsi="Times New Roman" w:cs="Times New Roman"/>
                  <w:sz w:val="20"/>
                  <w:szCs w:val="20"/>
                </w:rPr>
                <w:delText>10 (32.3)</w:delText>
              </w:r>
            </w:del>
          </w:p>
        </w:tc>
        <w:tc>
          <w:tcPr>
            <w:tcW w:w="1134" w:type="dxa"/>
          </w:tcPr>
          <w:p w14:paraId="27DC6AF0" w14:textId="64A6DA9F" w:rsidR="00852950" w:rsidRPr="007B5DEF" w:rsidDel="00A8037A" w:rsidRDefault="00852950" w:rsidP="00852950">
            <w:pPr>
              <w:jc w:val="center"/>
              <w:rPr>
                <w:del w:id="1370" w:author="Audencio Victor Rafael" w:date="2025-10-26T01:47:00Z" w16du:dateUtc="2025-10-26T00:47:00Z"/>
                <w:rFonts w:ascii="Times New Roman" w:hAnsi="Times New Roman" w:cs="Times New Roman"/>
                <w:sz w:val="20"/>
                <w:szCs w:val="20"/>
              </w:rPr>
            </w:pPr>
            <w:del w:id="1371" w:author="Audencio Victor Rafael" w:date="2025-10-26T01:47:00Z" w16du:dateUtc="2025-10-26T00:47:00Z">
              <w:r w:rsidRPr="00C20EF0" w:rsidDel="00A8037A">
                <w:rPr>
                  <w:rFonts w:ascii="Times New Roman" w:hAnsi="Times New Roman" w:cs="Times New Roman"/>
                  <w:sz w:val="20"/>
                  <w:szCs w:val="20"/>
                </w:rPr>
                <w:delText>11 (35.5)</w:delText>
              </w:r>
            </w:del>
          </w:p>
        </w:tc>
        <w:tc>
          <w:tcPr>
            <w:tcW w:w="1701" w:type="dxa"/>
          </w:tcPr>
          <w:p w14:paraId="4DFF4C35" w14:textId="452C07B6" w:rsidR="00852950" w:rsidRPr="007B5DEF" w:rsidDel="00A8037A" w:rsidRDefault="00852950" w:rsidP="00852950">
            <w:pPr>
              <w:jc w:val="center"/>
              <w:rPr>
                <w:del w:id="1372" w:author="Audencio Victor Rafael" w:date="2025-10-26T01:47:00Z" w16du:dateUtc="2025-10-26T00:47:00Z"/>
                <w:rFonts w:ascii="Times New Roman" w:hAnsi="Times New Roman" w:cs="Times New Roman"/>
                <w:sz w:val="20"/>
                <w:szCs w:val="20"/>
              </w:rPr>
            </w:pPr>
            <w:del w:id="1373" w:author="Audencio Victor Rafael" w:date="2025-10-26T01:47:00Z" w16du:dateUtc="2025-10-26T00:47:00Z">
              <w:r w:rsidRPr="00C20EF0" w:rsidDel="00A8037A">
                <w:rPr>
                  <w:rFonts w:ascii="Times New Roman" w:hAnsi="Times New Roman" w:cs="Times New Roman"/>
                  <w:sz w:val="20"/>
                  <w:szCs w:val="20"/>
                </w:rPr>
                <w:delText>1 (0.69, 1)</w:delText>
              </w:r>
            </w:del>
          </w:p>
        </w:tc>
        <w:tc>
          <w:tcPr>
            <w:tcW w:w="1650" w:type="dxa"/>
          </w:tcPr>
          <w:p w14:paraId="561B70FC" w14:textId="7879FAE5" w:rsidR="00852950" w:rsidRPr="007B5DEF" w:rsidDel="00A8037A" w:rsidRDefault="00852950" w:rsidP="00852950">
            <w:pPr>
              <w:jc w:val="center"/>
              <w:rPr>
                <w:del w:id="1374" w:author="Audencio Victor Rafael" w:date="2025-10-26T01:47:00Z" w16du:dateUtc="2025-10-26T00:47:00Z"/>
                <w:rFonts w:ascii="Times New Roman" w:hAnsi="Times New Roman" w:cs="Times New Roman"/>
                <w:sz w:val="20"/>
                <w:szCs w:val="20"/>
              </w:rPr>
            </w:pPr>
            <w:del w:id="1375" w:author="Audencio Victor Rafael" w:date="2025-10-26T01:47:00Z" w16du:dateUtc="2025-10-26T00:47:00Z">
              <w:r w:rsidRPr="00C20EF0" w:rsidDel="00A8037A">
                <w:rPr>
                  <w:rFonts w:ascii="Times New Roman" w:hAnsi="Times New Roman" w:cs="Times New Roman"/>
                  <w:sz w:val="20"/>
                  <w:szCs w:val="20"/>
                </w:rPr>
                <w:delText>0.95 (0.76, 1)</w:delText>
              </w:r>
            </w:del>
          </w:p>
        </w:tc>
      </w:tr>
    </w:tbl>
    <w:p w14:paraId="2C179B87" w14:textId="7827B217" w:rsidR="00B10AA8" w:rsidRPr="00915300" w:rsidRDefault="00AC02FE" w:rsidP="00915300">
      <w:pPr>
        <w:spacing w:after="0" w:line="240" w:lineRule="auto"/>
        <w:rPr>
          <w:rFonts w:ascii="Times New Roman" w:hAnsi="Times New Roman" w:cs="Times New Roman"/>
          <w:sz w:val="16"/>
          <w:szCs w:val="16"/>
          <w:vertAlign w:val="superscript"/>
        </w:rPr>
      </w:pPr>
      <w:r w:rsidRPr="00915300">
        <w:rPr>
          <w:rFonts w:ascii="Times New Roman" w:hAnsi="Times New Roman" w:cs="Times New Roman"/>
          <w:sz w:val="20"/>
          <w:szCs w:val="20"/>
          <w:vertAlign w:val="superscript"/>
        </w:rPr>
        <w:t>1</w:t>
      </w:r>
      <w:r w:rsidRPr="00C20EF0">
        <w:rPr>
          <w:rFonts w:ascii="Times New Roman" w:hAnsi="Times New Roman" w:cs="Times New Roman"/>
          <w:sz w:val="16"/>
          <w:szCs w:val="16"/>
        </w:rPr>
        <w:t>Gestational age categories (</w:t>
      </w:r>
      <w:proofErr w:type="spellStart"/>
      <w:r w:rsidRPr="00C20EF0">
        <w:rPr>
          <w:rFonts w:ascii="Times New Roman" w:hAnsi="Times New Roman" w:cs="Times New Roman"/>
          <w:sz w:val="16"/>
          <w:szCs w:val="16"/>
        </w:rPr>
        <w:t>weeks</w:t>
      </w:r>
      <w:r w:rsidRPr="00C20EF0">
        <w:rPr>
          <w:rFonts w:ascii="Times New Roman" w:hAnsi="Times New Roman" w:cs="Times New Roman"/>
          <w:sz w:val="16"/>
          <w:szCs w:val="16"/>
          <w:vertAlign w:val="superscript"/>
        </w:rPr>
        <w:t>+days</w:t>
      </w:r>
      <w:proofErr w:type="spellEnd"/>
      <w:r w:rsidRPr="00C20EF0">
        <w:rPr>
          <w:rFonts w:ascii="Times New Roman" w:hAnsi="Times New Roman" w:cs="Times New Roman"/>
          <w:sz w:val="16"/>
          <w:szCs w:val="16"/>
        </w:rPr>
        <w:t>)</w:t>
      </w:r>
    </w:p>
    <w:p w14:paraId="4C7BBD7A" w14:textId="77777777" w:rsidR="006C533D" w:rsidRDefault="006C533D" w:rsidP="008C7F86">
      <w:pPr>
        <w:spacing w:line="276" w:lineRule="auto"/>
        <w:rPr>
          <w:rFonts w:ascii="Times New Roman" w:hAnsi="Times New Roman" w:cs="Times New Roman"/>
          <w:b/>
          <w:bCs/>
        </w:rPr>
      </w:pPr>
    </w:p>
    <w:p w14:paraId="0589A6D9" w14:textId="110E24F0" w:rsidR="00542CD6" w:rsidRDefault="096A8421" w:rsidP="00BA37E6">
      <w:pPr>
        <w:spacing w:line="480" w:lineRule="auto"/>
        <w:rPr>
          <w:rFonts w:ascii="Times New Roman" w:hAnsi="Times New Roman" w:cs="Times New Roman"/>
        </w:rPr>
      </w:pPr>
      <w:commentRangeStart w:id="1376"/>
      <w:commentRangeStart w:id="1377"/>
      <w:r w:rsidRPr="70CA9FFC">
        <w:rPr>
          <w:rFonts w:ascii="Times New Roman" w:hAnsi="Times New Roman" w:cs="Times New Roman"/>
          <w:b/>
          <w:bCs/>
        </w:rPr>
        <w:t>Figure 1</w:t>
      </w:r>
      <w:r w:rsidR="00193824">
        <w:rPr>
          <w:rFonts w:ascii="Times New Roman" w:hAnsi="Times New Roman" w:cs="Times New Roman"/>
          <w:b/>
          <w:bCs/>
        </w:rPr>
        <w:t>a-c</w:t>
      </w:r>
      <w:r w:rsidRPr="70CA9FFC">
        <w:rPr>
          <w:rFonts w:ascii="Times New Roman" w:hAnsi="Times New Roman" w:cs="Times New Roman"/>
        </w:rPr>
        <w:t xml:space="preserve"> </w:t>
      </w:r>
      <w:commentRangeEnd w:id="1376"/>
      <w:r w:rsidR="00E52071">
        <w:rPr>
          <w:rStyle w:val="CommentReference"/>
        </w:rPr>
        <w:commentReference w:id="1376"/>
      </w:r>
      <w:commentRangeEnd w:id="1377"/>
      <w:r w:rsidR="00E52071">
        <w:rPr>
          <w:rStyle w:val="CommentReference"/>
        </w:rPr>
        <w:commentReference w:id="1377"/>
      </w:r>
      <w:r w:rsidR="00D657C5">
        <w:rPr>
          <w:rFonts w:ascii="Times New Roman" w:hAnsi="Times New Roman" w:cs="Times New Roman"/>
        </w:rPr>
        <w:t>illustrates</w:t>
      </w:r>
      <w:r w:rsidR="00D657C5" w:rsidRPr="70CA9FFC">
        <w:rPr>
          <w:rFonts w:ascii="Times New Roman" w:hAnsi="Times New Roman" w:cs="Times New Roman"/>
        </w:rPr>
        <w:t xml:space="preserve"> </w:t>
      </w:r>
      <w:r w:rsidRPr="70CA9FFC">
        <w:rPr>
          <w:rFonts w:ascii="Times New Roman" w:hAnsi="Times New Roman" w:cs="Times New Roman"/>
        </w:rPr>
        <w:t xml:space="preserve">the </w:t>
      </w:r>
      <w:r w:rsidR="00542CD6" w:rsidRPr="002B2E0F">
        <w:rPr>
          <w:rFonts w:ascii="Times New Roman" w:hAnsi="Times New Roman" w:cs="Times New Roman"/>
        </w:rPr>
        <w:t xml:space="preserve">birth </w:t>
      </w:r>
      <w:r w:rsidR="0058430C">
        <w:rPr>
          <w:rFonts w:ascii="Times New Roman" w:hAnsi="Times New Roman" w:cs="Times New Roman"/>
        </w:rPr>
        <w:t>WAZ</w:t>
      </w:r>
      <w:r w:rsidR="00542CD6" w:rsidRPr="002B2E0F">
        <w:rPr>
          <w:rFonts w:ascii="Times New Roman" w:hAnsi="Times New Roman" w:cs="Times New Roman"/>
        </w:rPr>
        <w:t xml:space="preserve"> z score</w:t>
      </w:r>
      <w:r w:rsidR="00D657C5">
        <w:rPr>
          <w:rFonts w:ascii="Times New Roman" w:hAnsi="Times New Roman" w:cs="Times New Roman"/>
        </w:rPr>
        <w:t>s</w:t>
      </w:r>
      <w:r w:rsidR="00542CD6" w:rsidRPr="002B2E0F">
        <w:rPr>
          <w:rFonts w:ascii="Times New Roman" w:hAnsi="Times New Roman" w:cs="Times New Roman"/>
        </w:rPr>
        <w:t xml:space="preserve">, </w:t>
      </w:r>
      <w:r w:rsidR="0058430C">
        <w:rPr>
          <w:rFonts w:ascii="Times New Roman" w:hAnsi="Times New Roman" w:cs="Times New Roman"/>
        </w:rPr>
        <w:t>LAZ</w:t>
      </w:r>
      <w:r w:rsidR="00542CD6" w:rsidRPr="002B2E0F">
        <w:rPr>
          <w:rFonts w:ascii="Times New Roman" w:hAnsi="Times New Roman" w:cs="Times New Roman"/>
        </w:rPr>
        <w:t xml:space="preserve"> z-score</w:t>
      </w:r>
      <w:r w:rsidR="00D657C5">
        <w:rPr>
          <w:rFonts w:ascii="Times New Roman" w:hAnsi="Times New Roman" w:cs="Times New Roman"/>
        </w:rPr>
        <w:t>s</w:t>
      </w:r>
      <w:r w:rsidR="00542CD6" w:rsidRPr="002B2E0F">
        <w:rPr>
          <w:rFonts w:ascii="Times New Roman" w:hAnsi="Times New Roman" w:cs="Times New Roman"/>
        </w:rPr>
        <w:t xml:space="preserve">, and </w:t>
      </w:r>
      <w:r w:rsidR="0058430C">
        <w:rPr>
          <w:rFonts w:ascii="Times New Roman" w:hAnsi="Times New Roman" w:cs="Times New Roman"/>
        </w:rPr>
        <w:t>HCAZ</w:t>
      </w:r>
      <w:r w:rsidR="00542CD6" w:rsidRPr="002B2E0F">
        <w:rPr>
          <w:rFonts w:ascii="Times New Roman" w:hAnsi="Times New Roman" w:cs="Times New Roman"/>
        </w:rPr>
        <w:t xml:space="preserve"> z-score</w:t>
      </w:r>
      <w:r w:rsidR="00D657C5">
        <w:rPr>
          <w:rFonts w:ascii="Times New Roman" w:hAnsi="Times New Roman" w:cs="Times New Roman"/>
        </w:rPr>
        <w:t>s</w:t>
      </w:r>
      <w:r w:rsidR="00542CD6" w:rsidRPr="002B2E0F">
        <w:rPr>
          <w:rFonts w:ascii="Times New Roman" w:hAnsi="Times New Roman" w:cs="Times New Roman"/>
        </w:rPr>
        <w:t xml:space="preserve"> among children using the WHO GS compared with the IG-21st NBS</w:t>
      </w:r>
      <w:r w:rsidR="00542CD6">
        <w:rPr>
          <w:rFonts w:ascii="Times New Roman" w:hAnsi="Times New Roman" w:cs="Times New Roman"/>
        </w:rPr>
        <w:t>.</w:t>
      </w:r>
      <w:r w:rsidR="00542CD6" w:rsidRPr="00915300">
        <w:rPr>
          <w:rFonts w:ascii="Times New Roman" w:hAnsi="Times New Roman" w:cs="Times New Roman"/>
          <w:i/>
          <w:iCs/>
          <w:sz w:val="18"/>
          <w:szCs w:val="18"/>
        </w:rPr>
        <w:t xml:space="preserve"> </w:t>
      </w:r>
      <w:r w:rsidRPr="70CA9FFC">
        <w:rPr>
          <w:rFonts w:ascii="Times New Roman" w:hAnsi="Times New Roman" w:cs="Times New Roman"/>
        </w:rPr>
        <w:t xml:space="preserve"> </w:t>
      </w:r>
    </w:p>
    <w:p w14:paraId="2B89ACB0" w14:textId="5E6B55F8" w:rsidR="00542CD6" w:rsidRDefault="00542CD6" w:rsidP="00BA37E6">
      <w:pPr>
        <w:spacing w:line="480" w:lineRule="auto"/>
        <w:rPr>
          <w:rFonts w:ascii="Times New Roman" w:hAnsi="Times New Roman" w:cs="Times New Roman"/>
        </w:rPr>
      </w:pPr>
      <w:del w:id="1378" w:author="Audencio Victor Rafael" w:date="2025-10-26T01:29:00Z" w16du:dateUtc="2025-10-26T00:29:00Z">
        <w:r w:rsidRPr="00033AAC" w:rsidDel="005A3B7B">
          <w:rPr>
            <w:rFonts w:ascii="Times New Roman" w:hAnsi="Times New Roman" w:cs="Times New Roman"/>
            <w:b/>
            <w:bCs/>
            <w:noProof/>
          </w:rPr>
          <w:drawing>
            <wp:anchor distT="0" distB="0" distL="114300" distR="114300" simplePos="0" relativeHeight="251743232" behindDoc="0" locked="0" layoutInCell="1" allowOverlap="1" wp14:anchorId="0483FD14" wp14:editId="56CDE66E">
              <wp:simplePos x="0" y="0"/>
              <wp:positionH relativeFrom="column">
                <wp:posOffset>3049905</wp:posOffset>
              </wp:positionH>
              <wp:positionV relativeFrom="paragraph">
                <wp:posOffset>0</wp:posOffset>
              </wp:positionV>
              <wp:extent cx="2338070" cy="1330960"/>
              <wp:effectExtent l="0" t="0" r="0" b="2540"/>
              <wp:wrapSquare wrapText="bothSides"/>
              <wp:docPr id="1244988090" name="Picture 2" descr="A graph of different colored lines&#10;&#10;AI-generated content may be incorrect.">
                <a:extLst xmlns:a="http://schemas.openxmlformats.org/drawingml/2006/main">
                  <a:ext uri="{FF2B5EF4-FFF2-40B4-BE49-F238E27FC236}">
                    <a16:creationId xmlns:a16="http://schemas.microsoft.com/office/drawing/2014/main" id="{F094D254-2B11-F6A3-02D4-CB61B0F128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88090" name="Picture 2" descr="A graph of different colored lines&#10;&#10;AI-generated content may be incorrect.">
                        <a:extLst>
                          <a:ext uri="{FF2B5EF4-FFF2-40B4-BE49-F238E27FC236}">
                            <a16:creationId xmlns:a16="http://schemas.microsoft.com/office/drawing/2014/main" id="{F094D254-2B11-F6A3-02D4-CB61B0F12891}"/>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4" r="4"/>
                      <a:stretch/>
                    </pic:blipFill>
                    <pic:spPr>
                      <a:xfrm>
                        <a:off x="0" y="0"/>
                        <a:ext cx="2338070" cy="1330960"/>
                      </a:xfrm>
                      <a:prstGeom prst="rect">
                        <a:avLst/>
                      </a:prstGeom>
                    </pic:spPr>
                  </pic:pic>
                </a:graphicData>
              </a:graphic>
              <wp14:sizeRelH relativeFrom="page">
                <wp14:pctWidth>0</wp14:pctWidth>
              </wp14:sizeRelH>
              <wp14:sizeRelV relativeFrom="page">
                <wp14:pctHeight>0</wp14:pctHeight>
              </wp14:sizeRelV>
            </wp:anchor>
          </w:drawing>
        </w:r>
        <w:r w:rsidRPr="00033AAC" w:rsidDel="005A3B7B">
          <w:rPr>
            <w:noProof/>
          </w:rPr>
          <w:drawing>
            <wp:anchor distT="0" distB="0" distL="114300" distR="114300" simplePos="0" relativeHeight="251742208" behindDoc="0" locked="0" layoutInCell="1" allowOverlap="1" wp14:anchorId="41B484EF" wp14:editId="485DFD8A">
              <wp:simplePos x="0" y="0"/>
              <wp:positionH relativeFrom="column">
                <wp:posOffset>239842</wp:posOffset>
              </wp:positionH>
              <wp:positionV relativeFrom="paragraph">
                <wp:posOffset>219</wp:posOffset>
              </wp:positionV>
              <wp:extent cx="2336225" cy="1335186"/>
              <wp:effectExtent l="0" t="0" r="635" b="0"/>
              <wp:wrapSquare wrapText="bothSides"/>
              <wp:docPr id="1736801228" name="Picture 3" descr="A group of graphs showing different colored lines&#10;&#10;Description automatically generated">
                <a:extLst xmlns:a="http://schemas.openxmlformats.org/drawingml/2006/main">
                  <a:ext uri="{FF2B5EF4-FFF2-40B4-BE49-F238E27FC236}">
                    <a16:creationId xmlns:a16="http://schemas.microsoft.com/office/drawing/2014/main" id="{3D784599-56BD-DBE5-5C6C-951DF57931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oup of graphs showing different colored lines&#10;&#10;Description automatically generated">
                        <a:extLst>
                          <a:ext uri="{FF2B5EF4-FFF2-40B4-BE49-F238E27FC236}">
                            <a16:creationId xmlns:a16="http://schemas.microsoft.com/office/drawing/2014/main" id="{3D784599-56BD-DBE5-5C6C-951DF57931F4}"/>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b="66753"/>
                      <a:stretch/>
                    </pic:blipFill>
                    <pic:spPr>
                      <a:xfrm>
                        <a:off x="0" y="0"/>
                        <a:ext cx="2354269" cy="1345498"/>
                      </a:xfrm>
                      <a:prstGeom prst="rect">
                        <a:avLst/>
                      </a:prstGeom>
                    </pic:spPr>
                  </pic:pic>
                </a:graphicData>
              </a:graphic>
              <wp14:sizeRelH relativeFrom="page">
                <wp14:pctWidth>0</wp14:pctWidth>
              </wp14:sizeRelH>
              <wp14:sizeRelV relativeFrom="page">
                <wp14:pctHeight>0</wp14:pctHeight>
              </wp14:sizeRelV>
            </wp:anchor>
          </w:drawing>
        </w:r>
      </w:del>
    </w:p>
    <w:p w14:paraId="09BEFBBF" w14:textId="1480B83B" w:rsidR="00542CD6" w:rsidRDefault="00542CD6" w:rsidP="00BA37E6">
      <w:pPr>
        <w:spacing w:line="480" w:lineRule="auto"/>
        <w:rPr>
          <w:rFonts w:ascii="Times New Roman" w:hAnsi="Times New Roman" w:cs="Times New Roman"/>
        </w:rPr>
      </w:pPr>
    </w:p>
    <w:p w14:paraId="237866A4" w14:textId="763DA7FC" w:rsidR="00542CD6" w:rsidDel="005A3B7B" w:rsidRDefault="005A3B7B" w:rsidP="00BA37E6">
      <w:pPr>
        <w:spacing w:line="480" w:lineRule="auto"/>
        <w:rPr>
          <w:del w:id="1379" w:author="Audencio Victor Rafael" w:date="2025-10-26T01:29:00Z" w16du:dateUtc="2025-10-26T00:29:00Z"/>
          <w:rFonts w:ascii="Times New Roman" w:hAnsi="Times New Roman" w:cs="Times New Roman"/>
        </w:rPr>
      </w:pPr>
      <w:ins w:id="1380" w:author="Audencio Victor Rafael" w:date="2025-10-26T01:29:00Z" w16du:dateUtc="2025-10-26T00:29:00Z">
        <w:r>
          <w:rPr>
            <w:rFonts w:ascii="Times New Roman" w:hAnsi="Times New Roman" w:cs="Times New Roman"/>
            <w:noProof/>
          </w:rPr>
          <w:lastRenderedPageBreak/>
          <w:drawing>
            <wp:inline distT="0" distB="0" distL="0" distR="0" wp14:anchorId="36625307" wp14:editId="2CCF6D18">
              <wp:extent cx="5731510" cy="4093845"/>
              <wp:effectExtent l="0" t="0" r="0" b="0"/>
              <wp:docPr id="339861610" name="Picture 1"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61610" name="Picture 1" descr="A collage of graphs and char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ins>
    </w:p>
    <w:p w14:paraId="056E8717" w14:textId="3E5001FD" w:rsidR="00542CD6" w:rsidDel="005A3B7B" w:rsidRDefault="00542CD6" w:rsidP="00BA37E6">
      <w:pPr>
        <w:spacing w:line="480" w:lineRule="auto"/>
        <w:rPr>
          <w:del w:id="1381" w:author="Audencio Victor Rafael" w:date="2025-10-26T01:29:00Z" w16du:dateUtc="2025-10-26T00:29:00Z"/>
          <w:rFonts w:ascii="Times New Roman" w:hAnsi="Times New Roman" w:cs="Times New Roman"/>
        </w:rPr>
      </w:pPr>
      <w:del w:id="1382" w:author="Audencio Victor Rafael" w:date="2025-10-26T01:29:00Z" w16du:dateUtc="2025-10-26T00:29:00Z">
        <w:r w:rsidRPr="00033AAC" w:rsidDel="005A3B7B">
          <w:rPr>
            <w:rFonts w:ascii="Times New Roman" w:hAnsi="Times New Roman" w:cs="Times New Roman"/>
            <w:b/>
            <w:bCs/>
            <w:noProof/>
          </w:rPr>
          <w:drawing>
            <wp:anchor distT="0" distB="0" distL="114300" distR="114300" simplePos="0" relativeHeight="251744256" behindDoc="0" locked="0" layoutInCell="1" allowOverlap="1" wp14:anchorId="76A668DF" wp14:editId="1E69113E">
              <wp:simplePos x="0" y="0"/>
              <wp:positionH relativeFrom="column">
                <wp:posOffset>239395</wp:posOffset>
              </wp:positionH>
              <wp:positionV relativeFrom="paragraph">
                <wp:posOffset>192405</wp:posOffset>
              </wp:positionV>
              <wp:extent cx="2339975" cy="1333500"/>
              <wp:effectExtent l="0" t="0" r="0" b="0"/>
              <wp:wrapSquare wrapText="bothSides"/>
              <wp:docPr id="1744133834" name="Picture 4" descr="A graph with colored lines and black text&#10;&#10;AI-generated content may be incorrect.">
                <a:extLst xmlns:a="http://schemas.openxmlformats.org/drawingml/2006/main">
                  <a:ext uri="{FF2B5EF4-FFF2-40B4-BE49-F238E27FC236}">
                    <a16:creationId xmlns:a16="http://schemas.microsoft.com/office/drawing/2014/main" id="{5C676938-AF8D-66C8-3016-E2AC14A063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33834" name="Picture 4" descr="A graph with colored lines and black text&#10;&#10;AI-generated content may be incorrect.">
                        <a:extLst>
                          <a:ext uri="{FF2B5EF4-FFF2-40B4-BE49-F238E27FC236}">
                            <a16:creationId xmlns:a16="http://schemas.microsoft.com/office/drawing/2014/main" id="{5C676938-AF8D-66C8-3016-E2AC14A063B1}"/>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l="42" r="42"/>
                      <a:stretch/>
                    </pic:blipFill>
                    <pic:spPr>
                      <a:xfrm>
                        <a:off x="0" y="0"/>
                        <a:ext cx="2339975" cy="1333500"/>
                      </a:xfrm>
                      <a:prstGeom prst="rect">
                        <a:avLst/>
                      </a:prstGeom>
                    </pic:spPr>
                  </pic:pic>
                </a:graphicData>
              </a:graphic>
              <wp14:sizeRelH relativeFrom="page">
                <wp14:pctWidth>0</wp14:pctWidth>
              </wp14:sizeRelH>
              <wp14:sizeRelV relativeFrom="page">
                <wp14:pctHeight>0</wp14:pctHeight>
              </wp14:sizeRelV>
            </wp:anchor>
          </w:drawing>
        </w:r>
      </w:del>
    </w:p>
    <w:p w14:paraId="48338B7B" w14:textId="77777777" w:rsidR="00542CD6" w:rsidDel="005A3B7B" w:rsidRDefault="00542CD6" w:rsidP="00BA37E6">
      <w:pPr>
        <w:spacing w:line="480" w:lineRule="auto"/>
        <w:rPr>
          <w:del w:id="1383" w:author="Audencio Victor Rafael" w:date="2025-10-26T01:29:00Z" w16du:dateUtc="2025-10-26T00:29:00Z"/>
          <w:rFonts w:ascii="Times New Roman" w:hAnsi="Times New Roman" w:cs="Times New Roman"/>
        </w:rPr>
      </w:pPr>
    </w:p>
    <w:p w14:paraId="3A615057" w14:textId="77777777" w:rsidR="00542CD6" w:rsidDel="005A3B7B" w:rsidRDefault="00542CD6" w:rsidP="00BA37E6">
      <w:pPr>
        <w:spacing w:line="480" w:lineRule="auto"/>
        <w:rPr>
          <w:del w:id="1384" w:author="Audencio Victor Rafael" w:date="2025-10-26T01:29:00Z" w16du:dateUtc="2025-10-26T00:29:00Z"/>
          <w:rFonts w:ascii="Times New Roman" w:hAnsi="Times New Roman" w:cs="Times New Roman"/>
        </w:rPr>
      </w:pPr>
    </w:p>
    <w:p w14:paraId="143CAF50" w14:textId="77777777" w:rsidR="00542CD6" w:rsidRDefault="00542CD6" w:rsidP="002B2E0F">
      <w:pPr>
        <w:spacing w:line="480" w:lineRule="auto"/>
        <w:rPr>
          <w:rFonts w:ascii="Times New Roman" w:hAnsi="Times New Roman" w:cs="Times New Roman"/>
          <w:b/>
          <w:bCs/>
          <w:i/>
          <w:iCs/>
          <w:sz w:val="18"/>
          <w:szCs w:val="18"/>
        </w:rPr>
      </w:pPr>
    </w:p>
    <w:p w14:paraId="3F458525" w14:textId="45F605AA" w:rsidR="00033AAC" w:rsidRDefault="00033AAC" w:rsidP="00915300">
      <w:pPr>
        <w:spacing w:line="240" w:lineRule="auto"/>
        <w:rPr>
          <w:rFonts w:ascii="Times New Roman" w:hAnsi="Times New Roman" w:cs="Times New Roman"/>
          <w:i/>
          <w:iCs/>
          <w:sz w:val="18"/>
          <w:szCs w:val="18"/>
        </w:rPr>
      </w:pPr>
      <w:commentRangeStart w:id="1385"/>
      <w:r w:rsidRPr="00915300">
        <w:rPr>
          <w:rFonts w:ascii="Times New Roman" w:hAnsi="Times New Roman" w:cs="Times New Roman"/>
          <w:b/>
          <w:bCs/>
          <w:i/>
          <w:iCs/>
          <w:sz w:val="18"/>
          <w:szCs w:val="18"/>
        </w:rPr>
        <w:t xml:space="preserve">Figure </w:t>
      </w:r>
      <w:commentRangeEnd w:id="1385"/>
      <w:r w:rsidRPr="00915300">
        <w:rPr>
          <w:rStyle w:val="CommentReference"/>
          <w:rFonts w:ascii="Times New Roman" w:hAnsi="Times New Roman" w:cs="Times New Roman"/>
          <w:sz w:val="18"/>
          <w:szCs w:val="18"/>
        </w:rPr>
        <w:commentReference w:id="1385"/>
      </w:r>
      <w:r w:rsidRPr="00915300">
        <w:rPr>
          <w:rFonts w:ascii="Times New Roman" w:hAnsi="Times New Roman" w:cs="Times New Roman"/>
          <w:b/>
          <w:bCs/>
          <w:i/>
          <w:iCs/>
          <w:sz w:val="18"/>
          <w:szCs w:val="18"/>
        </w:rPr>
        <w:t>1a-c:</w:t>
      </w:r>
      <w:r w:rsidRPr="00915300">
        <w:rPr>
          <w:rFonts w:ascii="Times New Roman" w:hAnsi="Times New Roman" w:cs="Times New Roman"/>
          <w:b/>
          <w:bCs/>
          <w:sz w:val="18"/>
          <w:szCs w:val="18"/>
        </w:rPr>
        <w:t xml:space="preserve"> </w:t>
      </w:r>
      <w:r w:rsidRPr="00915300">
        <w:rPr>
          <w:rFonts w:ascii="Times New Roman" w:hAnsi="Times New Roman" w:cs="Times New Roman"/>
          <w:i/>
          <w:iCs/>
          <w:sz w:val="18"/>
          <w:szCs w:val="18"/>
        </w:rPr>
        <w:t>(a) birth weight-for-age z score, (b) birth length-for-age z-score, (c), head circumference-for-age z-score among children using the WHO GS compared with the IG-21</w:t>
      </w:r>
      <w:r w:rsidRPr="00915300">
        <w:rPr>
          <w:rFonts w:ascii="Times New Roman" w:hAnsi="Times New Roman" w:cs="Times New Roman"/>
          <w:i/>
          <w:iCs/>
          <w:sz w:val="18"/>
          <w:szCs w:val="18"/>
          <w:vertAlign w:val="superscript"/>
        </w:rPr>
        <w:t>st</w:t>
      </w:r>
      <w:r w:rsidRPr="00915300">
        <w:rPr>
          <w:rFonts w:ascii="Times New Roman" w:hAnsi="Times New Roman" w:cs="Times New Roman"/>
          <w:i/>
          <w:iCs/>
          <w:sz w:val="18"/>
          <w:szCs w:val="18"/>
        </w:rPr>
        <w:t xml:space="preserve"> NBS Note: Grey lines indicate </w:t>
      </w:r>
      <w:r w:rsidR="00D657C5">
        <w:rPr>
          <w:rFonts w:ascii="Times New Roman" w:hAnsi="Times New Roman" w:cs="Times New Roman"/>
          <w:i/>
          <w:iCs/>
          <w:sz w:val="18"/>
          <w:szCs w:val="18"/>
        </w:rPr>
        <w:t xml:space="preserve">the &lt;-2 z-score </w:t>
      </w:r>
      <w:r w:rsidRPr="00915300">
        <w:rPr>
          <w:rFonts w:ascii="Times New Roman" w:hAnsi="Times New Roman" w:cs="Times New Roman"/>
          <w:i/>
          <w:iCs/>
          <w:sz w:val="18"/>
          <w:szCs w:val="18"/>
        </w:rPr>
        <w:t>cut-off for growth outcomes</w:t>
      </w:r>
      <w:r w:rsidRPr="00915300">
        <w:rPr>
          <w:rFonts w:ascii="Times New Roman" w:hAnsi="Times New Roman" w:cs="Times New Roman"/>
          <w:sz w:val="18"/>
          <w:szCs w:val="18"/>
        </w:rPr>
        <w:t xml:space="preserve"> </w:t>
      </w:r>
    </w:p>
    <w:p w14:paraId="2350E086" w14:textId="248B1811" w:rsidR="00816F98" w:rsidDel="00AE343E" w:rsidRDefault="00816F98" w:rsidP="00BA37E6">
      <w:pPr>
        <w:spacing w:after="0" w:line="480" w:lineRule="auto"/>
        <w:rPr>
          <w:del w:id="1386" w:author="Audencio Victor" w:date="2025-10-29T23:00:00Z" w16du:dateUtc="2025-10-29T23:00:00Z"/>
          <w:rFonts w:ascii="Times New Roman" w:hAnsi="Times New Roman" w:cs="Times New Roman"/>
        </w:rPr>
      </w:pPr>
    </w:p>
    <w:p w14:paraId="1CA87290" w14:textId="5DFB0234" w:rsidR="00033AAC" w:rsidDel="00AE343E" w:rsidRDefault="00BE6CDB" w:rsidP="00BA37E6">
      <w:pPr>
        <w:spacing w:after="0" w:line="480" w:lineRule="auto"/>
        <w:rPr>
          <w:del w:id="1387" w:author="Audencio Victor" w:date="2025-10-29T23:00:00Z" w16du:dateUtc="2025-10-29T23:00:00Z"/>
          <w:rFonts w:ascii="Times New Roman" w:hAnsi="Times New Roman" w:cs="Times New Roman"/>
        </w:rPr>
      </w:pPr>
      <w:del w:id="1388" w:author="Audencio Victor" w:date="2025-10-29T23:00:00Z" w16du:dateUtc="2025-10-29T23:00:00Z">
        <w:r w:rsidDel="00AE343E">
          <w:rPr>
            <w:rFonts w:ascii="Times New Roman" w:hAnsi="Times New Roman" w:cs="Times New Roman"/>
          </w:rPr>
          <w:delText xml:space="preserve">In addition to differences in classification at the &lt;-2 z-score cut off, we also examined the extent of discrepancy between the two growth standards. </w:delText>
        </w:r>
        <w:r w:rsidR="000A66DB" w:rsidRPr="00915300" w:rsidDel="00AE343E">
          <w:rPr>
            <w:rFonts w:ascii="Times New Roman" w:hAnsi="Times New Roman" w:cs="Times New Roman"/>
          </w:rPr>
          <w:delText xml:space="preserve">Large </w:delText>
        </w:r>
        <w:r w:rsidDel="00AE343E">
          <w:rPr>
            <w:rFonts w:ascii="Times New Roman" w:hAnsi="Times New Roman" w:cs="Times New Roman"/>
          </w:rPr>
          <w:delText xml:space="preserve">differences </w:delText>
        </w:r>
        <w:r w:rsidR="000A66DB" w:rsidRPr="00915300" w:rsidDel="00AE343E">
          <w:rPr>
            <w:rFonts w:ascii="Times New Roman" w:hAnsi="Times New Roman" w:cs="Times New Roman"/>
          </w:rPr>
          <w:delText xml:space="preserve">were observed mainly among </w:delText>
        </w:r>
        <w:r w:rsidR="0019102A" w:rsidDel="00AE343E">
          <w:rPr>
            <w:rFonts w:ascii="Times New Roman" w:hAnsi="Times New Roman" w:cs="Times New Roman"/>
          </w:rPr>
          <w:delText>preterm infants</w:delText>
        </w:r>
        <w:r w:rsidR="000A66DB" w:rsidRPr="00915300" w:rsidDel="00AE343E">
          <w:rPr>
            <w:rFonts w:ascii="Times New Roman" w:hAnsi="Times New Roman" w:cs="Times New Roman"/>
          </w:rPr>
          <w:delText>. For very preterm, moderately preterm, late preterm, and early term groups, more than 80–100% of infants had z-score discrepancies exceeding</w:delText>
        </w:r>
        <w:r w:rsidDel="00AE343E">
          <w:rPr>
            <w:rFonts w:ascii="Times New Roman" w:hAnsi="Times New Roman" w:cs="Times New Roman"/>
          </w:rPr>
          <w:delText xml:space="preserve"> +/- 0.5 z-scores</w:delText>
        </w:r>
        <w:r w:rsidR="000A66DB" w:rsidRPr="00915300" w:rsidDel="00AE343E">
          <w:rPr>
            <w:rFonts w:ascii="Times New Roman" w:hAnsi="Times New Roman" w:cs="Times New Roman"/>
          </w:rPr>
          <w:delText xml:space="preserve"> for </w:delText>
        </w:r>
        <w:r w:rsidR="00B926E2" w:rsidDel="00AE343E">
          <w:rPr>
            <w:rFonts w:ascii="Times New Roman" w:hAnsi="Times New Roman" w:cs="Times New Roman"/>
          </w:rPr>
          <w:delText>WAZ, LAZ, and HCAZ</w:delText>
        </w:r>
        <w:r w:rsidR="000A66DB" w:rsidRPr="00915300" w:rsidDel="00AE343E">
          <w:rPr>
            <w:rFonts w:ascii="Times New Roman" w:hAnsi="Times New Roman" w:cs="Times New Roman"/>
          </w:rPr>
          <w:delText>. In contrast, agreement between the two standards was highest for full-term infants</w:delText>
        </w:r>
        <w:r w:rsidDel="00AE343E">
          <w:rPr>
            <w:rFonts w:ascii="Times New Roman" w:hAnsi="Times New Roman" w:cs="Times New Roman"/>
          </w:rPr>
          <w:delText xml:space="preserve"> (2.4% WAZ, 5.8% LAZ, and 1.4% HCAZ)</w:delText>
        </w:r>
        <w:r w:rsidR="000A66DB" w:rsidRPr="00915300" w:rsidDel="00AE343E">
          <w:rPr>
            <w:rFonts w:ascii="Times New Roman" w:hAnsi="Times New Roman" w:cs="Times New Roman"/>
          </w:rPr>
          <w:delText xml:space="preserve">, where the proportion </w:delText>
        </w:r>
        <w:r w:rsidDel="00AE343E">
          <w:rPr>
            <w:rFonts w:ascii="Times New Roman" w:hAnsi="Times New Roman" w:cs="Times New Roman"/>
          </w:rPr>
          <w:delText>exceeding this threshold was markedly lower</w:delText>
        </w:r>
        <w:r w:rsidR="000A66DB" w:rsidRPr="00915300" w:rsidDel="00AE343E">
          <w:rPr>
            <w:rFonts w:ascii="Times New Roman" w:hAnsi="Times New Roman" w:cs="Times New Roman"/>
          </w:rPr>
          <w:delText xml:space="preserve"> (</w:delText>
        </w:r>
        <w:r w:rsidR="000A66DB" w:rsidRPr="00915300" w:rsidDel="00AE343E">
          <w:rPr>
            <w:rFonts w:ascii="Times New Roman" w:hAnsi="Times New Roman" w:cs="Times New Roman"/>
            <w:b/>
            <w:bCs/>
          </w:rPr>
          <w:delText>Figure S1a–c</w:delText>
        </w:r>
        <w:r w:rsidR="000A66DB" w:rsidRPr="00915300" w:rsidDel="00AE343E">
          <w:rPr>
            <w:rFonts w:ascii="Times New Roman" w:hAnsi="Times New Roman" w:cs="Times New Roman"/>
          </w:rPr>
          <w:delText>).</w:delText>
        </w:r>
      </w:del>
    </w:p>
    <w:p w14:paraId="6E8A20D3" w14:textId="01907104" w:rsidR="002127D6" w:rsidRPr="000221EA" w:rsidDel="00AE343E" w:rsidRDefault="002127D6" w:rsidP="70CA9FFC">
      <w:pPr>
        <w:spacing w:line="276" w:lineRule="auto"/>
        <w:rPr>
          <w:del w:id="1389" w:author="Audencio Victor" w:date="2025-10-29T23:00:00Z" w16du:dateUtc="2025-10-29T23:00:00Z"/>
          <w:rFonts w:ascii="Times New Roman" w:hAnsi="Times New Roman" w:cs="Times New Roman"/>
          <w:i/>
          <w:iCs/>
          <w:sz w:val="24"/>
          <w:szCs w:val="24"/>
        </w:rPr>
      </w:pPr>
    </w:p>
    <w:p w14:paraId="2B2915B1" w14:textId="65147551" w:rsidR="008A1A60" w:rsidRPr="002F0166" w:rsidDel="00AE343E" w:rsidRDefault="00934AFD" w:rsidP="008C7F86">
      <w:pPr>
        <w:spacing w:line="276" w:lineRule="auto"/>
        <w:rPr>
          <w:del w:id="1390" w:author="Audencio Victor" w:date="2025-10-29T23:00:00Z" w16du:dateUtc="2025-10-29T23:00:00Z"/>
          <w:rFonts w:ascii="Times New Roman" w:hAnsi="Times New Roman" w:cs="Times New Roman"/>
          <w:i/>
          <w:iCs/>
        </w:rPr>
      </w:pPr>
      <w:del w:id="1391" w:author="Audencio Victor" w:date="2025-10-29T23:00:00Z" w16du:dateUtc="2025-10-29T23:00:00Z">
        <w:r w:rsidDel="00AE343E">
          <w:rPr>
            <w:rFonts w:ascii="Times New Roman" w:hAnsi="Times New Roman" w:cs="Times New Roman"/>
            <w:i/>
            <w:iCs/>
          </w:rPr>
          <w:delText>Absolute difference in growth</w:delText>
        </w:r>
        <w:r w:rsidR="006D68B7" w:rsidDel="00AE343E">
          <w:rPr>
            <w:rFonts w:ascii="Times New Roman" w:hAnsi="Times New Roman" w:cs="Times New Roman"/>
            <w:i/>
            <w:iCs/>
          </w:rPr>
          <w:delText xml:space="preserve"> </w:delText>
        </w:r>
        <w:r w:rsidR="006D68B7" w:rsidRPr="000221EA" w:rsidDel="00AE343E">
          <w:rPr>
            <w:rFonts w:ascii="Times New Roman" w:hAnsi="Times New Roman" w:cs="Times New Roman"/>
            <w:i/>
            <w:iCs/>
            <w:sz w:val="24"/>
            <w:szCs w:val="24"/>
          </w:rPr>
          <w:delText>comparisons using WHO GS versus IG-21</w:delText>
        </w:r>
        <w:r w:rsidR="006D68B7" w:rsidRPr="000221EA" w:rsidDel="00AE343E">
          <w:rPr>
            <w:rFonts w:ascii="Times New Roman" w:hAnsi="Times New Roman" w:cs="Times New Roman"/>
            <w:i/>
            <w:iCs/>
            <w:sz w:val="24"/>
            <w:szCs w:val="24"/>
            <w:vertAlign w:val="superscript"/>
          </w:rPr>
          <w:delText xml:space="preserve">st </w:delText>
        </w:r>
        <w:r w:rsidR="006D68B7" w:rsidRPr="000221EA" w:rsidDel="00AE343E">
          <w:rPr>
            <w:rFonts w:ascii="Times New Roman" w:hAnsi="Times New Roman" w:cs="Times New Roman"/>
            <w:i/>
            <w:iCs/>
            <w:sz w:val="24"/>
            <w:szCs w:val="24"/>
          </w:rPr>
          <w:delText>NBS</w:delText>
        </w:r>
      </w:del>
    </w:p>
    <w:p w14:paraId="550F512F" w14:textId="1F1657AC" w:rsidR="00722037" w:rsidDel="00AE343E" w:rsidRDefault="00707F47" w:rsidP="00BA37E6">
      <w:pPr>
        <w:spacing w:line="480" w:lineRule="auto"/>
        <w:rPr>
          <w:del w:id="1392" w:author="Audencio Victor" w:date="2025-10-29T23:00:00Z" w16du:dateUtc="2025-10-29T23:00:00Z"/>
          <w:rFonts w:ascii="Times New Roman" w:hAnsi="Times New Roman" w:cs="Times New Roman"/>
        </w:rPr>
      </w:pPr>
      <w:del w:id="1393" w:author="Audencio Victor" w:date="2025-10-29T23:00:00Z" w16du:dateUtc="2025-10-29T23:00:00Z">
        <w:r w:rsidDel="00AE343E">
          <w:rPr>
            <w:rFonts w:ascii="Times New Roman" w:hAnsi="Times New Roman" w:cs="Times New Roman"/>
          </w:rPr>
          <w:delText xml:space="preserve">Between birth to 6 months, </w:delText>
        </w:r>
        <w:r w:rsidR="333A9191" w:rsidRPr="70CA9FFC" w:rsidDel="00AE343E">
          <w:rPr>
            <w:rFonts w:ascii="Times New Roman" w:hAnsi="Times New Roman" w:cs="Times New Roman"/>
          </w:rPr>
          <w:delText>GIG</w:delText>
        </w:r>
        <w:r w:rsidR="506F85D3" w:rsidRPr="70CA9FFC" w:rsidDel="00AE343E">
          <w:rPr>
            <w:rFonts w:ascii="Times New Roman" w:hAnsi="Times New Roman" w:cs="Times New Roman"/>
          </w:rPr>
          <w:delText>S</w:delText>
        </w:r>
        <w:r w:rsidR="3E627735" w:rsidRPr="70CA9FFC" w:rsidDel="00AE343E">
          <w:rPr>
            <w:rFonts w:ascii="Times New Roman" w:hAnsi="Times New Roman" w:cs="Times New Roman"/>
          </w:rPr>
          <w:delText xml:space="preserve"> </w:delText>
        </w:r>
        <w:r w:rsidR="00BF0FDC" w:rsidDel="00AE343E">
          <w:rPr>
            <w:rFonts w:ascii="Times New Roman" w:hAnsi="Times New Roman" w:cs="Times New Roman"/>
          </w:rPr>
          <w:delText xml:space="preserve">absolute change in </w:delText>
        </w:r>
        <w:r w:rsidR="333A9191" w:rsidRPr="70CA9FFC" w:rsidDel="00AE343E">
          <w:rPr>
            <w:rFonts w:ascii="Times New Roman" w:hAnsi="Times New Roman" w:cs="Times New Roman"/>
          </w:rPr>
          <w:delText xml:space="preserve">WAZ </w:delText>
        </w:r>
        <w:r w:rsidR="3E627735" w:rsidRPr="70CA9FFC" w:rsidDel="00AE343E">
          <w:rPr>
            <w:rFonts w:ascii="Times New Roman" w:hAnsi="Times New Roman" w:cs="Times New Roman"/>
          </w:rPr>
          <w:delText>was g</w:delText>
        </w:r>
        <w:r w:rsidR="333A9191" w:rsidRPr="70CA9FFC" w:rsidDel="00AE343E">
          <w:rPr>
            <w:rFonts w:ascii="Times New Roman" w:hAnsi="Times New Roman" w:cs="Times New Roman"/>
          </w:rPr>
          <w:delText xml:space="preserve">enerally smaller </w:delText>
        </w:r>
        <w:r w:rsidR="3E627735" w:rsidRPr="70CA9FFC" w:rsidDel="00AE343E">
          <w:rPr>
            <w:rFonts w:ascii="Times New Roman" w:hAnsi="Times New Roman" w:cs="Times New Roman"/>
          </w:rPr>
          <w:delText xml:space="preserve">compared to the </w:delText>
        </w:r>
        <w:r w:rsidR="65AA4BFD" w:rsidRPr="70CA9FFC" w:rsidDel="00AE343E">
          <w:rPr>
            <w:rFonts w:ascii="Times New Roman" w:hAnsi="Times New Roman" w:cs="Times New Roman"/>
          </w:rPr>
          <w:delText>difference in WAZ using the WHO GS. However, f</w:delText>
        </w:r>
        <w:r w:rsidR="333A9191" w:rsidRPr="70CA9FFC" w:rsidDel="00AE343E">
          <w:rPr>
            <w:rFonts w:ascii="Times New Roman" w:hAnsi="Times New Roman" w:cs="Times New Roman"/>
          </w:rPr>
          <w:delText>ull</w:delText>
        </w:r>
        <w:r w:rsidR="72D489E7" w:rsidRPr="70CA9FFC" w:rsidDel="00AE343E">
          <w:rPr>
            <w:rFonts w:ascii="Times New Roman" w:hAnsi="Times New Roman" w:cs="Times New Roman"/>
          </w:rPr>
          <w:delText>-</w:delText>
        </w:r>
        <w:r w:rsidR="333A9191" w:rsidRPr="70CA9FFC" w:rsidDel="00AE343E">
          <w:rPr>
            <w:rFonts w:ascii="Times New Roman" w:hAnsi="Times New Roman" w:cs="Times New Roman"/>
          </w:rPr>
          <w:delText xml:space="preserve">term </w:delText>
        </w:r>
        <w:r w:rsidR="00B24335" w:rsidDel="00AE343E">
          <w:rPr>
            <w:rFonts w:ascii="Times New Roman" w:hAnsi="Times New Roman" w:cs="Times New Roman"/>
          </w:rPr>
          <w:delText xml:space="preserve">absolute change in </w:delText>
        </w:r>
        <w:r w:rsidR="333A9191" w:rsidRPr="70CA9FFC" w:rsidDel="00AE343E">
          <w:rPr>
            <w:rFonts w:ascii="Times New Roman" w:hAnsi="Times New Roman" w:cs="Times New Roman"/>
          </w:rPr>
          <w:delText xml:space="preserve">WAZ </w:delText>
        </w:r>
        <w:r w:rsidR="72D489E7" w:rsidRPr="70CA9FFC" w:rsidDel="00AE343E">
          <w:rPr>
            <w:rFonts w:ascii="Times New Roman" w:hAnsi="Times New Roman" w:cs="Times New Roman"/>
          </w:rPr>
          <w:delText>was</w:delText>
        </w:r>
        <w:r w:rsidR="333A9191" w:rsidRPr="70CA9FFC" w:rsidDel="00AE343E">
          <w:rPr>
            <w:rFonts w:ascii="Times New Roman" w:hAnsi="Times New Roman" w:cs="Times New Roman"/>
          </w:rPr>
          <w:delText xml:space="preserve"> most similar between GIGS and WHO</w:delText>
        </w:r>
        <w:r w:rsidR="72D489E7" w:rsidRPr="70CA9FFC" w:rsidDel="00AE343E">
          <w:rPr>
            <w:rFonts w:ascii="Times New Roman" w:hAnsi="Times New Roman" w:cs="Times New Roman"/>
          </w:rPr>
          <w:delText xml:space="preserve"> GS</w:delText>
        </w:r>
        <w:r w:rsidR="506F85D3" w:rsidRPr="70CA9FFC" w:rsidDel="00AE343E">
          <w:rPr>
            <w:rFonts w:ascii="Times New Roman" w:hAnsi="Times New Roman" w:cs="Times New Roman"/>
          </w:rPr>
          <w:delText xml:space="preserve">. </w:delText>
        </w:r>
        <w:commentRangeStart w:id="1394"/>
        <w:r w:rsidR="506F85D3" w:rsidRPr="70CA9FFC" w:rsidDel="00AE343E">
          <w:rPr>
            <w:rFonts w:ascii="Times New Roman" w:hAnsi="Times New Roman" w:cs="Times New Roman"/>
          </w:rPr>
          <w:delText xml:space="preserve">Similar findings </w:delText>
        </w:r>
        <w:r w:rsidR="60EE9BF4" w:rsidRPr="70CA9FFC" w:rsidDel="00AE343E">
          <w:rPr>
            <w:rFonts w:ascii="Times New Roman" w:hAnsi="Times New Roman" w:cs="Times New Roman"/>
          </w:rPr>
          <w:delText>were found in the</w:delText>
        </w:r>
        <w:r w:rsidR="506F85D3" w:rsidRPr="70CA9FFC" w:rsidDel="00AE343E">
          <w:rPr>
            <w:rFonts w:ascii="Times New Roman" w:hAnsi="Times New Roman" w:cs="Times New Roman"/>
          </w:rPr>
          <w:delText xml:space="preserve"> </w:delText>
        </w:r>
        <w:r w:rsidR="00F630E0" w:rsidRPr="00C20EF0" w:rsidDel="00AE343E">
          <w:rPr>
            <w:rFonts w:ascii="Times New Roman" w:hAnsi="Times New Roman" w:cs="Times New Roman"/>
          </w:rPr>
          <w:sym w:font="Symbol" w:char="F044"/>
        </w:r>
        <w:r w:rsidR="506F85D3" w:rsidRPr="70CA9FFC" w:rsidDel="00AE343E">
          <w:rPr>
            <w:rFonts w:ascii="Times New Roman" w:hAnsi="Times New Roman" w:cs="Times New Roman"/>
          </w:rPr>
          <w:delText xml:space="preserve">LAZ and </w:delText>
        </w:r>
        <w:r w:rsidR="00F630E0" w:rsidRPr="00C20EF0" w:rsidDel="00AE343E">
          <w:rPr>
            <w:rFonts w:ascii="Times New Roman" w:hAnsi="Times New Roman" w:cs="Times New Roman"/>
          </w:rPr>
          <w:sym w:font="Symbol" w:char="F044"/>
        </w:r>
        <w:r w:rsidR="506F85D3" w:rsidRPr="70CA9FFC" w:rsidDel="00AE343E">
          <w:rPr>
            <w:rFonts w:ascii="Times New Roman" w:hAnsi="Times New Roman" w:cs="Times New Roman"/>
          </w:rPr>
          <w:delText>HCAZ</w:delText>
        </w:r>
        <w:r w:rsidR="00C55DE8" w:rsidDel="00AE343E">
          <w:rPr>
            <w:rFonts w:ascii="Times New Roman" w:hAnsi="Times New Roman" w:cs="Times New Roman"/>
          </w:rPr>
          <w:delText>, with variation by gestational age group: under the GIGS approach (using IG-21</w:delText>
        </w:r>
        <w:r w:rsidR="00C55DE8" w:rsidRPr="00445A09" w:rsidDel="00AE343E">
          <w:rPr>
            <w:rFonts w:ascii="Times New Roman" w:hAnsi="Times New Roman" w:cs="Times New Roman"/>
            <w:vertAlign w:val="superscript"/>
          </w:rPr>
          <w:delText>st</w:delText>
        </w:r>
        <w:r w:rsidR="00C55DE8" w:rsidDel="00AE343E">
          <w:rPr>
            <w:rFonts w:ascii="Times New Roman" w:hAnsi="Times New Roman" w:cs="Times New Roman"/>
          </w:rPr>
          <w:delText xml:space="preserve"> NBS), early-term infants had smaller changes in LAZ (-0.09), and HCAZ (-0.23) compared to the WHO GS (+0.64 and +0.59), respectively), whereas late-term infants had larger positive changes in LAZ (+1.16 versus +0.53) and HCAZ (+0.74 versus +0.26) </w:delText>
        </w:r>
        <w:r w:rsidR="506F85D3" w:rsidRPr="70CA9FFC" w:rsidDel="00AE343E">
          <w:rPr>
            <w:rFonts w:ascii="Times New Roman" w:hAnsi="Times New Roman" w:cs="Times New Roman"/>
          </w:rPr>
          <w:delText>(</w:delText>
        </w:r>
        <w:r w:rsidR="506F85D3" w:rsidRPr="70CA9FFC" w:rsidDel="00AE343E">
          <w:rPr>
            <w:rFonts w:ascii="Times New Roman" w:hAnsi="Times New Roman" w:cs="Times New Roman"/>
            <w:b/>
            <w:bCs/>
          </w:rPr>
          <w:delText xml:space="preserve">Table </w:delText>
        </w:r>
        <w:r w:rsidR="00071F89" w:rsidDel="00AE343E">
          <w:rPr>
            <w:rFonts w:ascii="Times New Roman" w:hAnsi="Times New Roman" w:cs="Times New Roman"/>
            <w:b/>
            <w:bCs/>
          </w:rPr>
          <w:delText>3</w:delText>
        </w:r>
        <w:r w:rsidR="000A66DB" w:rsidDel="00AE343E">
          <w:rPr>
            <w:rFonts w:ascii="Times New Roman" w:hAnsi="Times New Roman" w:cs="Times New Roman"/>
            <w:b/>
            <w:bCs/>
          </w:rPr>
          <w:delText>, Figure</w:delText>
        </w:r>
        <w:r w:rsidR="00071F89" w:rsidDel="00AE343E">
          <w:rPr>
            <w:rFonts w:ascii="Times New Roman" w:hAnsi="Times New Roman" w:cs="Times New Roman"/>
            <w:b/>
            <w:bCs/>
          </w:rPr>
          <w:delText xml:space="preserve"> S2a-c</w:delText>
        </w:r>
        <w:r w:rsidR="506F85D3" w:rsidRPr="70CA9FFC" w:rsidDel="00AE343E">
          <w:rPr>
            <w:rFonts w:ascii="Times New Roman" w:hAnsi="Times New Roman" w:cs="Times New Roman"/>
          </w:rPr>
          <w:delText>).</w:delText>
        </w:r>
        <w:r w:rsidR="4F77F46D" w:rsidRPr="70CA9FFC" w:rsidDel="00AE343E">
          <w:rPr>
            <w:rFonts w:ascii="Times New Roman" w:hAnsi="Times New Roman" w:cs="Times New Roman"/>
          </w:rPr>
          <w:delText xml:space="preserve"> </w:delText>
        </w:r>
        <w:commentRangeEnd w:id="1394"/>
        <w:r w:rsidR="00B24335" w:rsidDel="00AE343E">
          <w:rPr>
            <w:rStyle w:val="CommentReference"/>
          </w:rPr>
          <w:commentReference w:id="1394"/>
        </w:r>
        <w:commentRangeStart w:id="1395"/>
        <w:r w:rsidR="4F77F46D" w:rsidRPr="70CA9FFC" w:rsidDel="00AE343E">
          <w:rPr>
            <w:rFonts w:ascii="Times New Roman" w:hAnsi="Times New Roman" w:cs="Times New Roman"/>
          </w:rPr>
          <w:delText xml:space="preserve"> </w:delText>
        </w:r>
      </w:del>
    </w:p>
    <w:p w14:paraId="416A06E5" w14:textId="2C29FAEF" w:rsidR="00722037" w:rsidDel="00AE343E" w:rsidRDefault="00707F47" w:rsidP="00BA37E6">
      <w:pPr>
        <w:spacing w:line="480" w:lineRule="auto"/>
        <w:rPr>
          <w:del w:id="1396" w:author="Audencio Victor" w:date="2025-10-29T23:00:00Z" w16du:dateUtc="2025-10-29T23:00:00Z"/>
          <w:rFonts w:ascii="Times New Roman" w:hAnsi="Times New Roman" w:cs="Times New Roman"/>
        </w:rPr>
      </w:pPr>
      <w:del w:id="1397" w:author="Audencio Victor" w:date="2025-10-29T23:00:00Z" w16du:dateUtc="2025-10-29T23:00:00Z">
        <w:r w:rsidDel="00AE343E">
          <w:rPr>
            <w:rFonts w:ascii="Times New Roman" w:hAnsi="Times New Roman" w:cs="Times New Roman"/>
          </w:rPr>
          <w:delText xml:space="preserve">At 6-12 months, </w:delText>
        </w:r>
        <w:r w:rsidR="000375C4" w:rsidRPr="00C20EF0" w:rsidDel="00AE343E">
          <w:rPr>
            <w:rFonts w:ascii="Times New Roman" w:hAnsi="Times New Roman" w:cs="Times New Roman"/>
          </w:rPr>
          <w:sym w:font="Symbol" w:char="F044"/>
        </w:r>
        <w:r w:rsidRPr="00C20EF0" w:rsidDel="00AE343E">
          <w:rPr>
            <w:rFonts w:ascii="Times New Roman" w:hAnsi="Times New Roman" w:cs="Times New Roman"/>
          </w:rPr>
          <w:delText xml:space="preserve">WAZ remained smaller </w:delText>
        </w:r>
        <w:r w:rsidR="009A766A" w:rsidDel="00AE343E">
          <w:rPr>
            <w:rFonts w:ascii="Times New Roman" w:hAnsi="Times New Roman" w:cs="Times New Roman"/>
          </w:rPr>
          <w:delText>under the</w:delText>
        </w:r>
        <w:r w:rsidRPr="00C20EF0" w:rsidDel="00AE343E">
          <w:rPr>
            <w:rFonts w:ascii="Times New Roman" w:hAnsi="Times New Roman" w:cs="Times New Roman"/>
          </w:rPr>
          <w:delText xml:space="preserve"> GIGS</w:delText>
        </w:r>
        <w:r w:rsidR="009A766A" w:rsidDel="00AE343E">
          <w:rPr>
            <w:rFonts w:ascii="Times New Roman" w:hAnsi="Times New Roman" w:cs="Times New Roman"/>
          </w:rPr>
          <w:delText xml:space="preserve"> approach</w:delText>
        </w:r>
        <w:r w:rsidRPr="00C20EF0" w:rsidDel="00AE343E">
          <w:rPr>
            <w:rFonts w:ascii="Times New Roman" w:hAnsi="Times New Roman" w:cs="Times New Roman"/>
          </w:rPr>
          <w:delText xml:space="preserve"> than WHO GS</w:delText>
        </w:r>
        <w:r w:rsidR="009A766A" w:rsidDel="00AE343E">
          <w:rPr>
            <w:rFonts w:ascii="Times New Roman" w:hAnsi="Times New Roman" w:cs="Times New Roman"/>
          </w:rPr>
          <w:delText xml:space="preserve"> across preterm groups— very preterm: -1.12 vs. </w:delText>
        </w:r>
        <w:r w:rsidR="005F4DBC" w:rsidDel="00AE343E">
          <w:rPr>
            <w:rFonts w:ascii="Times New Roman" w:hAnsi="Times New Roman" w:cs="Times New Roman"/>
          </w:rPr>
          <w:delText>+</w:delText>
        </w:r>
        <w:r w:rsidR="009A766A" w:rsidDel="00AE343E">
          <w:rPr>
            <w:rFonts w:ascii="Times New Roman" w:hAnsi="Times New Roman" w:cs="Times New Roman"/>
          </w:rPr>
          <w:delText xml:space="preserve">0.15; moderately preterm: </w:delText>
        </w:r>
        <w:r w:rsidR="005F4DBC" w:rsidDel="00AE343E">
          <w:rPr>
            <w:rFonts w:ascii="Times New Roman" w:hAnsi="Times New Roman" w:cs="Times New Roman"/>
          </w:rPr>
          <w:delText>+</w:delText>
        </w:r>
        <w:r w:rsidR="009A766A" w:rsidDel="00AE343E">
          <w:rPr>
            <w:rFonts w:ascii="Times New Roman" w:hAnsi="Times New Roman" w:cs="Times New Roman"/>
          </w:rPr>
          <w:delText xml:space="preserve">0.37 vs. 0.33; late preterm: -0.22 vs. </w:delText>
        </w:r>
        <w:r w:rsidR="005F4DBC" w:rsidDel="00AE343E">
          <w:rPr>
            <w:rFonts w:ascii="Times New Roman" w:hAnsi="Times New Roman" w:cs="Times New Roman"/>
          </w:rPr>
          <w:delText>+</w:delText>
        </w:r>
        <w:r w:rsidR="009A766A" w:rsidDel="00AE343E">
          <w:rPr>
            <w:rFonts w:ascii="Times New Roman" w:hAnsi="Times New Roman" w:cs="Times New Roman"/>
          </w:rPr>
          <w:delText xml:space="preserve">0.16SD—while mean </w:delText>
        </w:r>
        <w:r w:rsidR="008F2C89" w:rsidDel="00AE343E">
          <w:rPr>
            <w:rFonts w:ascii="Times New Roman" w:hAnsi="Times New Roman" w:cs="Times New Roman"/>
          </w:rPr>
          <w:delText>z-scores</w:delText>
        </w:r>
        <w:r w:rsidR="009A766A" w:rsidDel="00AE343E">
          <w:rPr>
            <w:rFonts w:ascii="Times New Roman" w:hAnsi="Times New Roman" w:cs="Times New Roman"/>
          </w:rPr>
          <w:delText xml:space="preserve"> in full term remained identical</w:delText>
        </w:r>
        <w:r w:rsidR="008F2C89" w:rsidDel="00AE343E">
          <w:rPr>
            <w:rFonts w:ascii="Times New Roman" w:hAnsi="Times New Roman" w:cs="Times New Roman"/>
          </w:rPr>
          <w:delText xml:space="preserve"> in both approaches</w:delText>
        </w:r>
        <w:r w:rsidR="009A766A" w:rsidDel="00AE343E">
          <w:rPr>
            <w:rFonts w:ascii="Times New Roman" w:hAnsi="Times New Roman" w:cs="Times New Roman"/>
          </w:rPr>
          <w:delText xml:space="preserve"> (0.16)</w:delText>
        </w:r>
        <w:r w:rsidRPr="00C20EF0" w:rsidDel="00AE343E">
          <w:rPr>
            <w:rFonts w:ascii="Times New Roman" w:hAnsi="Times New Roman" w:cs="Times New Roman"/>
          </w:rPr>
          <w:delText xml:space="preserve">. </w:delText>
        </w:r>
        <w:r w:rsidR="009A766A" w:rsidDel="00AE343E">
          <w:rPr>
            <w:rFonts w:ascii="Times New Roman" w:hAnsi="Times New Roman" w:cs="Times New Roman"/>
          </w:rPr>
          <w:delText xml:space="preserve">For LAZ and HCAZ, a similar pattern held: in very preterm infants, </w:delText>
        </w:r>
        <w:r w:rsidR="009A766A" w:rsidRPr="00C20EF0" w:rsidDel="00AE343E">
          <w:rPr>
            <w:rFonts w:ascii="Times New Roman" w:hAnsi="Times New Roman" w:cs="Times New Roman"/>
          </w:rPr>
          <w:sym w:font="Symbol" w:char="F044"/>
        </w:r>
        <w:r w:rsidR="009A766A" w:rsidDel="00AE343E">
          <w:rPr>
            <w:rFonts w:ascii="Times New Roman" w:hAnsi="Times New Roman" w:cs="Times New Roman"/>
          </w:rPr>
          <w:delText>L</w:delText>
        </w:r>
        <w:r w:rsidR="009A766A" w:rsidRPr="00C20EF0" w:rsidDel="00AE343E">
          <w:rPr>
            <w:rFonts w:ascii="Times New Roman" w:hAnsi="Times New Roman" w:cs="Times New Roman"/>
          </w:rPr>
          <w:delText>AZ</w:delText>
        </w:r>
        <w:r w:rsidR="009A766A" w:rsidDel="00AE343E">
          <w:rPr>
            <w:rFonts w:ascii="Times New Roman" w:hAnsi="Times New Roman" w:cs="Times New Roman"/>
          </w:rPr>
          <w:delText xml:space="preserve"> was -1.48 under GIGS vs. 0.31 for WHO GS; </w:delText>
        </w:r>
        <w:r w:rsidR="009A766A" w:rsidRPr="00C20EF0" w:rsidDel="00AE343E">
          <w:rPr>
            <w:rFonts w:ascii="Times New Roman" w:hAnsi="Times New Roman" w:cs="Times New Roman"/>
          </w:rPr>
          <w:sym w:font="Symbol" w:char="F044"/>
        </w:r>
        <w:r w:rsidR="009A766A" w:rsidDel="00AE343E">
          <w:rPr>
            <w:rFonts w:ascii="Times New Roman" w:hAnsi="Times New Roman" w:cs="Times New Roman"/>
          </w:rPr>
          <w:delText>HC</w:delText>
        </w:r>
        <w:r w:rsidR="009A766A" w:rsidRPr="00C20EF0" w:rsidDel="00AE343E">
          <w:rPr>
            <w:rFonts w:ascii="Times New Roman" w:hAnsi="Times New Roman" w:cs="Times New Roman"/>
          </w:rPr>
          <w:delText>AZ</w:delText>
        </w:r>
        <w:r w:rsidR="009A766A" w:rsidDel="00AE343E">
          <w:rPr>
            <w:rFonts w:ascii="Times New Roman" w:hAnsi="Times New Roman" w:cs="Times New Roman"/>
          </w:rPr>
          <w:delText xml:space="preserve"> was -0.62 versus 0.62 (GIGS vs. WHO), with convergence at full term (e.g. HCAZ 0.14 for both)</w:delText>
        </w:r>
        <w:r w:rsidRPr="00C20EF0" w:rsidDel="00AE343E">
          <w:rPr>
            <w:rFonts w:ascii="Times New Roman" w:hAnsi="Times New Roman" w:cs="Times New Roman"/>
          </w:rPr>
          <w:delText xml:space="preserve"> (</w:delText>
        </w:r>
        <w:r w:rsidRPr="00C20EF0" w:rsidDel="00AE343E">
          <w:rPr>
            <w:rFonts w:ascii="Times New Roman" w:hAnsi="Times New Roman" w:cs="Times New Roman"/>
            <w:b/>
            <w:bCs/>
          </w:rPr>
          <w:delText>Table S2, Figure S3a–c</w:delText>
        </w:r>
        <w:r w:rsidRPr="00C20EF0" w:rsidDel="00AE343E">
          <w:rPr>
            <w:rFonts w:ascii="Times New Roman" w:hAnsi="Times New Roman" w:cs="Times New Roman"/>
          </w:rPr>
          <w:delText>).</w:delText>
        </w:r>
        <w:r w:rsidDel="00AE343E">
          <w:rPr>
            <w:rFonts w:ascii="Times New Roman" w:hAnsi="Times New Roman" w:cs="Times New Roman"/>
          </w:rPr>
          <w:delText xml:space="preserve"> </w:delText>
        </w:r>
        <w:commentRangeEnd w:id="1395"/>
        <w:r w:rsidR="00B24335" w:rsidDel="00AE343E">
          <w:rPr>
            <w:rStyle w:val="CommentReference"/>
          </w:rPr>
          <w:commentReference w:id="1395"/>
        </w:r>
      </w:del>
    </w:p>
    <w:p w14:paraId="46FD3665" w14:textId="7A100773" w:rsidR="00707F47" w:rsidRPr="00445A09" w:rsidDel="00AE343E" w:rsidRDefault="00707F47" w:rsidP="00BA37E6">
      <w:pPr>
        <w:spacing w:line="480" w:lineRule="auto"/>
        <w:rPr>
          <w:del w:id="1398" w:author="Audencio Victor" w:date="2025-10-29T23:00:00Z" w16du:dateUtc="2025-10-29T23:00:00Z"/>
          <w:rFonts w:ascii="Times New Roman" w:hAnsi="Times New Roman" w:cs="Times New Roman"/>
        </w:rPr>
      </w:pPr>
      <w:del w:id="1399" w:author="Audencio Victor" w:date="2025-10-29T23:00:00Z" w16du:dateUtc="2025-10-29T23:00:00Z">
        <w:r w:rsidRPr="00915300" w:rsidDel="00AE343E">
          <w:rPr>
            <w:rFonts w:ascii="Times New Roman" w:hAnsi="Times New Roman" w:cs="Times New Roman"/>
          </w:rPr>
          <w:delText>From 12</w:delText>
        </w:r>
        <w:r w:rsidR="000375C4" w:rsidDel="00AE343E">
          <w:rPr>
            <w:rFonts w:ascii="Times New Roman" w:hAnsi="Times New Roman" w:cs="Times New Roman"/>
          </w:rPr>
          <w:delText>-24 months</w:delText>
        </w:r>
        <w:r w:rsidRPr="00915300" w:rsidDel="00AE343E">
          <w:rPr>
            <w:rFonts w:ascii="Times New Roman" w:hAnsi="Times New Roman" w:cs="Times New Roman"/>
          </w:rPr>
          <w:delText xml:space="preserve">, all infants were assessed with WHO GS </w:delText>
        </w:r>
        <w:r w:rsidR="0009522B" w:rsidDel="00AE343E">
          <w:rPr>
            <w:rFonts w:ascii="Times New Roman" w:hAnsi="Times New Roman" w:cs="Times New Roman"/>
          </w:rPr>
          <w:delText xml:space="preserve">only, </w:delText>
        </w:r>
        <w:r w:rsidR="00CB4FB2" w:rsidDel="00AE343E">
          <w:rPr>
            <w:rFonts w:ascii="Times New Roman" w:hAnsi="Times New Roman" w:cs="Times New Roman"/>
          </w:rPr>
          <w:delText xml:space="preserve">since </w:delText>
        </w:r>
        <w:r w:rsidR="0009522B" w:rsidDel="00AE343E">
          <w:rPr>
            <w:rFonts w:ascii="Times New Roman" w:hAnsi="Times New Roman" w:cs="Times New Roman"/>
          </w:rPr>
          <w:delText>by this age all preterm infants had reached &gt;64 weeks PMA and both the WHO-only and GIGS approaches apply the WHO CS</w:delText>
        </w:r>
        <w:r w:rsidRPr="00915300" w:rsidDel="00AE343E">
          <w:rPr>
            <w:rFonts w:ascii="Times New Roman" w:hAnsi="Times New Roman" w:cs="Times New Roman"/>
          </w:rPr>
          <w:delText xml:space="preserve">. </w:delText>
        </w:r>
        <w:r w:rsidR="0009522B" w:rsidDel="00AE343E">
          <w:rPr>
            <w:rFonts w:ascii="Times New Roman" w:hAnsi="Times New Roman" w:cs="Times New Roman"/>
          </w:rPr>
          <w:delText>WAZ decreased by 0.2-0.3</w:delText>
        </w:r>
        <w:r w:rsidR="00D828DD" w:rsidDel="00AE343E">
          <w:rPr>
            <w:rFonts w:ascii="Times New Roman" w:hAnsi="Times New Roman" w:cs="Times New Roman"/>
          </w:rPr>
          <w:delText xml:space="preserve"> z-scores</w:delText>
        </w:r>
        <w:r w:rsidR="0009522B" w:rsidDel="00AE343E">
          <w:rPr>
            <w:rFonts w:ascii="Times New Roman" w:hAnsi="Times New Roman" w:cs="Times New Roman"/>
          </w:rPr>
          <w:delText xml:space="preserve"> across most GA categories (e.g., late preterm -0.26; term </w:delText>
        </w:r>
        <w:r w:rsidR="005F4DBC" w:rsidDel="00AE343E">
          <w:rPr>
            <w:rFonts w:ascii="Times New Roman" w:hAnsi="Times New Roman" w:cs="Times New Roman"/>
          </w:rPr>
          <w:delText>+</w:delText>
        </w:r>
        <w:r w:rsidR="0009522B" w:rsidDel="00AE343E">
          <w:rPr>
            <w:rFonts w:ascii="Times New Roman" w:hAnsi="Times New Roman" w:cs="Times New Roman"/>
          </w:rPr>
          <w:delText xml:space="preserve">0.24), while very preterm showed a mean increase of </w:delText>
        </w:r>
        <w:r w:rsidR="005F4DBC" w:rsidDel="00AE343E">
          <w:rPr>
            <w:rFonts w:ascii="Times New Roman" w:hAnsi="Times New Roman" w:cs="Times New Roman"/>
          </w:rPr>
          <w:delText>+</w:delText>
        </w:r>
        <w:r w:rsidR="0009522B" w:rsidDel="00AE343E">
          <w:rPr>
            <w:rFonts w:ascii="Times New Roman" w:hAnsi="Times New Roman" w:cs="Times New Roman"/>
          </w:rPr>
          <w:delText xml:space="preserve">0.15 and full term a larger decrease of -0.35. </w:delText>
        </w:r>
        <w:r w:rsidR="0009522B" w:rsidRPr="00C20EF0" w:rsidDel="00AE343E">
          <w:rPr>
            <w:rFonts w:ascii="Times New Roman" w:hAnsi="Times New Roman" w:cs="Times New Roman"/>
          </w:rPr>
          <w:sym w:font="Symbol" w:char="F044"/>
        </w:r>
        <w:r w:rsidR="0009522B" w:rsidDel="00AE343E">
          <w:rPr>
            <w:rFonts w:ascii="Times New Roman" w:hAnsi="Times New Roman" w:cs="Times New Roman"/>
          </w:rPr>
          <w:delText>L</w:delText>
        </w:r>
        <w:r w:rsidR="0009522B" w:rsidRPr="00C20EF0" w:rsidDel="00AE343E">
          <w:rPr>
            <w:rFonts w:ascii="Times New Roman" w:hAnsi="Times New Roman" w:cs="Times New Roman"/>
          </w:rPr>
          <w:delText>A</w:delText>
        </w:r>
        <w:r w:rsidR="0009522B" w:rsidDel="00AE343E">
          <w:rPr>
            <w:rFonts w:ascii="Times New Roman" w:hAnsi="Times New Roman" w:cs="Times New Roman"/>
          </w:rPr>
          <w:delText>Z were close to zero in most groups (e.g., term -0.03), with increases in moderately preterm (</w:delText>
        </w:r>
        <w:r w:rsidR="005F4DBC" w:rsidDel="00AE343E">
          <w:rPr>
            <w:rFonts w:ascii="Times New Roman" w:hAnsi="Times New Roman" w:cs="Times New Roman"/>
          </w:rPr>
          <w:delText>+</w:delText>
        </w:r>
        <w:r w:rsidR="0009522B" w:rsidDel="00AE343E">
          <w:rPr>
            <w:rFonts w:ascii="Times New Roman" w:hAnsi="Times New Roman" w:cs="Times New Roman"/>
          </w:rPr>
          <w:delText xml:space="preserve">0.25) and decreases in late term (-0.26). </w:delText>
        </w:r>
        <w:r w:rsidR="0009522B" w:rsidRPr="00C20EF0" w:rsidDel="00AE343E">
          <w:rPr>
            <w:rFonts w:ascii="Times New Roman" w:hAnsi="Times New Roman" w:cs="Times New Roman"/>
          </w:rPr>
          <w:sym w:font="Symbol" w:char="F044"/>
        </w:r>
        <w:r w:rsidR="0009522B" w:rsidDel="00AE343E">
          <w:rPr>
            <w:rFonts w:ascii="Times New Roman" w:hAnsi="Times New Roman" w:cs="Times New Roman"/>
          </w:rPr>
          <w:delText>HCAZ increased overall (</w:delText>
        </w:r>
        <w:r w:rsidR="005F4DBC" w:rsidDel="00AE343E">
          <w:rPr>
            <w:rFonts w:ascii="Times New Roman" w:hAnsi="Times New Roman" w:cs="Times New Roman"/>
          </w:rPr>
          <w:delText>+</w:delText>
        </w:r>
        <w:r w:rsidR="0009522B" w:rsidDel="00AE343E">
          <w:rPr>
            <w:rFonts w:ascii="Times New Roman" w:hAnsi="Times New Roman" w:cs="Times New Roman"/>
          </w:rPr>
          <w:delText>0.42), with the largest increases observed in very preterm (</w:delText>
        </w:r>
        <w:r w:rsidR="005F4DBC" w:rsidDel="00AE343E">
          <w:rPr>
            <w:rFonts w:ascii="Times New Roman" w:hAnsi="Times New Roman" w:cs="Times New Roman"/>
          </w:rPr>
          <w:delText>+</w:delText>
        </w:r>
        <w:r w:rsidR="0009522B" w:rsidDel="00AE343E">
          <w:rPr>
            <w:rFonts w:ascii="Times New Roman" w:hAnsi="Times New Roman" w:cs="Times New Roman"/>
          </w:rPr>
          <w:delText>0.78) and moderately preterm infants (</w:delText>
        </w:r>
        <w:r w:rsidR="005F4DBC" w:rsidDel="00AE343E">
          <w:rPr>
            <w:rFonts w:ascii="Times New Roman" w:hAnsi="Times New Roman" w:cs="Times New Roman"/>
          </w:rPr>
          <w:delText>+</w:delText>
        </w:r>
        <w:r w:rsidR="0009522B" w:rsidDel="00AE343E">
          <w:rPr>
            <w:rFonts w:ascii="Times New Roman" w:hAnsi="Times New Roman" w:cs="Times New Roman"/>
          </w:rPr>
          <w:delText xml:space="preserve">0.83) </w:delText>
        </w:r>
        <w:commentRangeStart w:id="1400"/>
        <w:r w:rsidRPr="00915300" w:rsidDel="00AE343E">
          <w:rPr>
            <w:rFonts w:ascii="Times New Roman" w:hAnsi="Times New Roman" w:cs="Times New Roman"/>
          </w:rPr>
          <w:delText>(</w:delText>
        </w:r>
        <w:r w:rsidRPr="00915300" w:rsidDel="00AE343E">
          <w:rPr>
            <w:rFonts w:ascii="Times New Roman" w:hAnsi="Times New Roman" w:cs="Times New Roman"/>
            <w:b/>
            <w:bCs/>
          </w:rPr>
          <w:delText xml:space="preserve">Table S3, Figure </w:delText>
        </w:r>
        <w:r w:rsidR="00BA404B" w:rsidDel="00AE343E">
          <w:rPr>
            <w:rFonts w:ascii="Times New Roman" w:hAnsi="Times New Roman" w:cs="Times New Roman"/>
            <w:b/>
            <w:bCs/>
          </w:rPr>
          <w:delText>S</w:delText>
        </w:r>
        <w:r w:rsidRPr="00915300" w:rsidDel="00AE343E">
          <w:rPr>
            <w:rFonts w:ascii="Times New Roman" w:hAnsi="Times New Roman" w:cs="Times New Roman"/>
            <w:b/>
            <w:bCs/>
          </w:rPr>
          <w:delText>4a–c</w:delText>
        </w:r>
        <w:r w:rsidRPr="00915300" w:rsidDel="00AE343E">
          <w:rPr>
            <w:rFonts w:ascii="Times New Roman" w:hAnsi="Times New Roman" w:cs="Times New Roman"/>
          </w:rPr>
          <w:delText>).</w:delText>
        </w:r>
        <w:commentRangeEnd w:id="1400"/>
        <w:r w:rsidR="00B24335" w:rsidDel="00AE343E">
          <w:rPr>
            <w:rStyle w:val="CommentReference"/>
          </w:rPr>
          <w:commentReference w:id="1400"/>
        </w:r>
      </w:del>
    </w:p>
    <w:p w14:paraId="04BF96ED" w14:textId="77777777" w:rsidR="006C4E35" w:rsidRPr="00B80DD4" w:rsidRDefault="006C4E35" w:rsidP="008C7F86">
      <w:pPr>
        <w:spacing w:after="0" w:line="276" w:lineRule="auto"/>
        <w:rPr>
          <w:rFonts w:ascii="Times New Roman" w:hAnsi="Times New Roman" w:cs="Times New Roman"/>
        </w:rPr>
      </w:pPr>
    </w:p>
    <w:p w14:paraId="7B685E27" w14:textId="29917BAC" w:rsidR="006C4E35" w:rsidRDefault="006C4E35" w:rsidP="00BA37E6">
      <w:pPr>
        <w:spacing w:after="0" w:line="276" w:lineRule="auto"/>
        <w:rPr>
          <w:ins w:id="1401" w:author="Audencio Victor Rafael" w:date="2025-10-26T01:53:00Z" w16du:dateUtc="2025-10-26T01:53:00Z"/>
          <w:rFonts w:ascii="Times New Roman" w:hAnsi="Times New Roman" w:cs="Times New Roman"/>
        </w:rPr>
      </w:pPr>
      <w:r w:rsidRPr="00B80DD4">
        <w:rPr>
          <w:rFonts w:ascii="Times New Roman" w:hAnsi="Times New Roman" w:cs="Times New Roman"/>
          <w:b/>
          <w:bCs/>
        </w:rPr>
        <w:t xml:space="preserve">Table </w:t>
      </w:r>
      <w:r w:rsidR="000A66DB">
        <w:rPr>
          <w:rFonts w:ascii="Times New Roman" w:hAnsi="Times New Roman" w:cs="Times New Roman"/>
          <w:b/>
          <w:bCs/>
        </w:rPr>
        <w:t>3</w:t>
      </w:r>
      <w:r w:rsidR="008571F6">
        <w:rPr>
          <w:rFonts w:ascii="Times New Roman" w:hAnsi="Times New Roman" w:cs="Times New Roman"/>
        </w:rPr>
        <w:t>.</w:t>
      </w:r>
      <w:r>
        <w:rPr>
          <w:rFonts w:ascii="Times New Roman" w:hAnsi="Times New Roman" w:cs="Times New Roman"/>
        </w:rPr>
        <w:t xml:space="preserve"> </w:t>
      </w:r>
      <w:r w:rsidRPr="00B80DD4">
        <w:rPr>
          <w:rFonts w:ascii="Times New Roman" w:hAnsi="Times New Roman" w:cs="Times New Roman"/>
          <w:i/>
          <w:iCs/>
        </w:rPr>
        <w:t>Mean changes in WAZ, LAZ, and HCAZ z-score</w:t>
      </w:r>
      <w:r w:rsidR="00B861C0">
        <w:rPr>
          <w:rFonts w:ascii="Times New Roman" w:hAnsi="Times New Roman" w:cs="Times New Roman"/>
          <w:i/>
          <w:iCs/>
        </w:rPr>
        <w:t>s at</w:t>
      </w:r>
      <w:r>
        <w:rPr>
          <w:rFonts w:ascii="Times New Roman" w:hAnsi="Times New Roman" w:cs="Times New Roman"/>
          <w:i/>
          <w:iCs/>
        </w:rPr>
        <w:t xml:space="preserve"> </w:t>
      </w:r>
      <w:r w:rsidRPr="00B80DD4">
        <w:rPr>
          <w:rFonts w:ascii="Times New Roman" w:hAnsi="Times New Roman" w:cs="Times New Roman"/>
          <w:i/>
          <w:iCs/>
        </w:rPr>
        <w:t>birth to 6 months</w:t>
      </w:r>
      <w:r>
        <w:rPr>
          <w:rFonts w:ascii="Times New Roman" w:hAnsi="Times New Roman" w:cs="Times New Roman"/>
        </w:rPr>
        <w:t xml:space="preserve"> </w:t>
      </w:r>
    </w:p>
    <w:p w14:paraId="1A5F226B" w14:textId="77777777" w:rsidR="003C2221" w:rsidRPr="00F63922" w:rsidRDefault="003C2221" w:rsidP="003C2221">
      <w:pPr>
        <w:spacing w:after="0" w:line="276" w:lineRule="auto"/>
        <w:rPr>
          <w:ins w:id="1402" w:author="Audencio Victor Rafael" w:date="2025-10-26T01:54:00Z"/>
          <w:rFonts w:ascii="Times New Roman" w:hAnsi="Times New Roman" w:cs="Times New Roman"/>
          <w:b/>
          <w:bCs/>
          <w:lang w:val="en-GB"/>
          <w:rPrChange w:id="1403" w:author="Audencio Victor Rafael" w:date="2025-10-26T20:31:00Z" w16du:dateUtc="2025-10-26T20:31:00Z">
            <w:rPr>
              <w:ins w:id="1404" w:author="Audencio Victor Rafael" w:date="2025-10-26T01:54:00Z"/>
              <w:rFonts w:ascii="Times New Roman" w:hAnsi="Times New Roman" w:cs="Times New Roman"/>
              <w:b/>
              <w:bCs/>
              <w:lang w:val="pt-BR"/>
            </w:rPr>
          </w:rPrChange>
        </w:rPr>
      </w:pPr>
    </w:p>
    <w:tbl>
      <w:tblPr>
        <w:tblStyle w:val="TableGrid"/>
        <w:tblW w:w="9132" w:type="dxa"/>
        <w:tblLook w:val="04A0" w:firstRow="1" w:lastRow="0" w:firstColumn="1" w:lastColumn="0" w:noHBand="0" w:noVBand="1"/>
      </w:tblPr>
      <w:tblGrid>
        <w:gridCol w:w="4137"/>
        <w:gridCol w:w="899"/>
        <w:gridCol w:w="2028"/>
        <w:gridCol w:w="2068"/>
        <w:tblGridChange w:id="1405">
          <w:tblGrid>
            <w:gridCol w:w="4137"/>
            <w:gridCol w:w="899"/>
            <w:gridCol w:w="2028"/>
            <w:gridCol w:w="2068"/>
          </w:tblGrid>
        </w:tblGridChange>
      </w:tblGrid>
      <w:tr w:rsidR="003C2221" w:rsidRPr="003C2221" w14:paraId="7F44B617" w14:textId="77777777" w:rsidTr="00083233">
        <w:trPr>
          <w:trHeight w:val="387"/>
          <w:ins w:id="1406" w:author="Audencio Victor Rafael" w:date="2025-10-26T01:54:00Z"/>
        </w:trPr>
        <w:tc>
          <w:tcPr>
            <w:tcW w:w="4137" w:type="dxa"/>
            <w:hideMark/>
          </w:tcPr>
          <w:p w14:paraId="4EB81CCA" w14:textId="77777777" w:rsidR="003C2221" w:rsidRPr="003C2221" w:rsidRDefault="003C2221" w:rsidP="003C2221">
            <w:pPr>
              <w:spacing w:line="276" w:lineRule="auto"/>
              <w:rPr>
                <w:ins w:id="1407" w:author="Audencio Victor Rafael" w:date="2025-10-26T01:54:00Z"/>
                <w:rFonts w:ascii="Times New Roman" w:eastAsiaTheme="minorHAnsi" w:hAnsi="Times New Roman" w:cs="Times New Roman"/>
                <w:b/>
                <w:bCs/>
                <w:kern w:val="2"/>
                <w:lang w:val="en-GB"/>
                <w14:ligatures w14:val="standardContextual"/>
              </w:rPr>
            </w:pPr>
            <w:ins w:id="1408" w:author="Audencio Victor Rafael" w:date="2025-10-26T01:54:00Z">
              <w:r w:rsidRPr="003C2221">
                <w:rPr>
                  <w:rFonts w:ascii="Times New Roman" w:eastAsiaTheme="minorHAnsi" w:hAnsi="Times New Roman" w:cs="Times New Roman"/>
                  <w:b/>
                  <w:bCs/>
                  <w:kern w:val="2"/>
                  <w:lang w:val="en-GB"/>
                  <w14:ligatures w14:val="standardContextual"/>
                </w:rPr>
                <w:t>Gestational age category</w:t>
              </w:r>
            </w:ins>
          </w:p>
        </w:tc>
        <w:tc>
          <w:tcPr>
            <w:tcW w:w="899" w:type="dxa"/>
            <w:hideMark/>
          </w:tcPr>
          <w:p w14:paraId="08355AE3" w14:textId="77777777" w:rsidR="003C2221" w:rsidRPr="003C2221" w:rsidRDefault="003C2221">
            <w:pPr>
              <w:spacing w:line="276" w:lineRule="auto"/>
              <w:jc w:val="center"/>
              <w:rPr>
                <w:ins w:id="1409" w:author="Audencio Victor Rafael" w:date="2025-10-26T01:54:00Z"/>
                <w:rFonts w:ascii="Times New Roman" w:eastAsiaTheme="minorHAnsi" w:hAnsi="Times New Roman" w:cs="Times New Roman"/>
                <w:b/>
                <w:bCs/>
                <w:kern w:val="2"/>
                <w:lang w:val="en-GB"/>
                <w14:ligatures w14:val="standardContextual"/>
              </w:rPr>
              <w:pPrChange w:id="1410" w:author="Audencio Victor Rafael" w:date="2025-10-26T01:54:00Z" w16du:dateUtc="2025-10-26T01:54:00Z">
                <w:pPr>
                  <w:spacing w:line="276" w:lineRule="auto"/>
                </w:pPr>
              </w:pPrChange>
            </w:pPr>
            <w:ins w:id="1411" w:author="Audencio Victor Rafael" w:date="2025-10-26T01:54:00Z">
              <w:r w:rsidRPr="003C2221">
                <w:rPr>
                  <w:rFonts w:ascii="Times New Roman" w:eastAsiaTheme="minorHAnsi" w:hAnsi="Times New Roman" w:cs="Times New Roman"/>
                  <w:b/>
                  <w:bCs/>
                  <w:kern w:val="2"/>
                  <w:lang w:val="en-GB"/>
                  <w14:ligatures w14:val="standardContextual"/>
                </w:rPr>
                <w:t>n</w:t>
              </w:r>
            </w:ins>
          </w:p>
        </w:tc>
        <w:tc>
          <w:tcPr>
            <w:tcW w:w="2028" w:type="dxa"/>
            <w:hideMark/>
          </w:tcPr>
          <w:p w14:paraId="01EC605B" w14:textId="77777777" w:rsidR="003C2221" w:rsidRPr="003C2221" w:rsidRDefault="003C2221">
            <w:pPr>
              <w:spacing w:line="276" w:lineRule="auto"/>
              <w:jc w:val="center"/>
              <w:rPr>
                <w:ins w:id="1412" w:author="Audencio Victor Rafael" w:date="2025-10-26T01:54:00Z"/>
                <w:rFonts w:ascii="Times New Roman" w:eastAsiaTheme="minorHAnsi" w:hAnsi="Times New Roman" w:cs="Times New Roman"/>
                <w:b/>
                <w:bCs/>
                <w:kern w:val="2"/>
                <w:lang w:val="en-GB"/>
                <w14:ligatures w14:val="standardContextual"/>
              </w:rPr>
              <w:pPrChange w:id="1413" w:author="Audencio Victor Rafael" w:date="2025-10-26T01:54:00Z" w16du:dateUtc="2025-10-26T01:54:00Z">
                <w:pPr>
                  <w:spacing w:line="276" w:lineRule="auto"/>
                </w:pPr>
              </w:pPrChange>
            </w:pPr>
            <w:ins w:id="1414" w:author="Audencio Victor Rafael" w:date="2025-10-26T01:54:00Z">
              <w:r w:rsidRPr="003C2221">
                <w:rPr>
                  <w:rFonts w:ascii="Times New Roman" w:eastAsiaTheme="minorHAnsi" w:hAnsi="Times New Roman" w:cs="Times New Roman"/>
                  <w:b/>
                  <w:bCs/>
                  <w:kern w:val="2"/>
                  <w:lang w:val="en-GB"/>
                  <w14:ligatures w14:val="standardContextual"/>
                </w:rPr>
                <w:t>GIGS Mean (SD)</w:t>
              </w:r>
            </w:ins>
          </w:p>
        </w:tc>
        <w:tc>
          <w:tcPr>
            <w:tcW w:w="0" w:type="auto"/>
            <w:hideMark/>
          </w:tcPr>
          <w:p w14:paraId="643924C6" w14:textId="77777777" w:rsidR="003C2221" w:rsidRPr="003C2221" w:rsidRDefault="003C2221">
            <w:pPr>
              <w:spacing w:line="276" w:lineRule="auto"/>
              <w:jc w:val="center"/>
              <w:rPr>
                <w:ins w:id="1415" w:author="Audencio Victor Rafael" w:date="2025-10-26T01:54:00Z"/>
                <w:rFonts w:ascii="Times New Roman" w:eastAsiaTheme="minorHAnsi" w:hAnsi="Times New Roman" w:cs="Times New Roman"/>
                <w:b/>
                <w:bCs/>
                <w:kern w:val="2"/>
                <w:lang w:val="en-GB"/>
                <w14:ligatures w14:val="standardContextual"/>
              </w:rPr>
              <w:pPrChange w:id="1416" w:author="Audencio Victor Rafael" w:date="2025-10-26T01:54:00Z" w16du:dateUtc="2025-10-26T01:54:00Z">
                <w:pPr>
                  <w:spacing w:line="276" w:lineRule="auto"/>
                </w:pPr>
              </w:pPrChange>
            </w:pPr>
            <w:ins w:id="1417" w:author="Audencio Victor Rafael" w:date="2025-10-26T01:54:00Z">
              <w:r w:rsidRPr="003C2221">
                <w:rPr>
                  <w:rFonts w:ascii="Times New Roman" w:eastAsiaTheme="minorHAnsi" w:hAnsi="Times New Roman" w:cs="Times New Roman"/>
                  <w:b/>
                  <w:bCs/>
                  <w:kern w:val="2"/>
                  <w:lang w:val="en-GB"/>
                  <w14:ligatures w14:val="standardContextual"/>
                </w:rPr>
                <w:t>WHO Mean (SD)</w:t>
              </w:r>
            </w:ins>
          </w:p>
        </w:tc>
      </w:tr>
      <w:tr w:rsidR="003C2221" w:rsidRPr="003C2221" w14:paraId="76DE5D80" w14:textId="77777777" w:rsidTr="00083233">
        <w:trPr>
          <w:trHeight w:val="212"/>
          <w:ins w:id="1418" w:author="Audencio Victor Rafael" w:date="2025-10-26T01:54:00Z"/>
        </w:trPr>
        <w:tc>
          <w:tcPr>
            <w:tcW w:w="4137" w:type="dxa"/>
            <w:hideMark/>
          </w:tcPr>
          <w:p w14:paraId="0A0A925C" w14:textId="77777777" w:rsidR="003C2221" w:rsidRPr="003C2221" w:rsidRDefault="003C2221" w:rsidP="003C2221">
            <w:pPr>
              <w:spacing w:line="276" w:lineRule="auto"/>
              <w:rPr>
                <w:ins w:id="1419" w:author="Audencio Victor Rafael" w:date="2025-10-26T01:54:00Z"/>
                <w:rFonts w:ascii="Times New Roman" w:eastAsiaTheme="minorHAnsi" w:hAnsi="Times New Roman" w:cs="Times New Roman"/>
                <w:kern w:val="2"/>
                <w:lang w:val="en-GB"/>
                <w14:ligatures w14:val="standardContextual"/>
              </w:rPr>
            </w:pPr>
          </w:p>
        </w:tc>
        <w:tc>
          <w:tcPr>
            <w:tcW w:w="899" w:type="dxa"/>
            <w:hideMark/>
          </w:tcPr>
          <w:p w14:paraId="529D8C97" w14:textId="77777777" w:rsidR="003C2221" w:rsidRPr="003C2221" w:rsidRDefault="003C2221">
            <w:pPr>
              <w:spacing w:line="276" w:lineRule="auto"/>
              <w:jc w:val="center"/>
              <w:rPr>
                <w:ins w:id="1420" w:author="Audencio Victor Rafael" w:date="2025-10-26T01:54:00Z"/>
                <w:rFonts w:ascii="Times New Roman" w:eastAsiaTheme="minorHAnsi" w:hAnsi="Times New Roman" w:cs="Times New Roman"/>
                <w:kern w:val="2"/>
                <w:lang w:val="en-GB"/>
                <w14:ligatures w14:val="standardContextual"/>
              </w:rPr>
              <w:pPrChange w:id="1421" w:author="Audencio Victor Rafael" w:date="2025-10-26T01:54:00Z" w16du:dateUtc="2025-10-26T01:54:00Z">
                <w:pPr>
                  <w:spacing w:line="276" w:lineRule="auto"/>
                </w:pPr>
              </w:pPrChange>
            </w:pPr>
          </w:p>
        </w:tc>
        <w:tc>
          <w:tcPr>
            <w:tcW w:w="2028" w:type="dxa"/>
            <w:hideMark/>
          </w:tcPr>
          <w:p w14:paraId="01276D67" w14:textId="77777777" w:rsidR="003C2221" w:rsidRPr="003C2221" w:rsidRDefault="003C2221">
            <w:pPr>
              <w:spacing w:line="276" w:lineRule="auto"/>
              <w:jc w:val="center"/>
              <w:rPr>
                <w:ins w:id="1422" w:author="Audencio Victor Rafael" w:date="2025-10-26T01:54:00Z"/>
                <w:rFonts w:ascii="Times New Roman" w:eastAsiaTheme="minorHAnsi" w:hAnsi="Times New Roman" w:cs="Times New Roman"/>
                <w:kern w:val="2"/>
                <w:lang w:val="en-GB"/>
                <w14:ligatures w14:val="standardContextual"/>
              </w:rPr>
              <w:pPrChange w:id="1423" w:author="Audencio Victor Rafael" w:date="2025-10-26T01:54:00Z" w16du:dateUtc="2025-10-26T01:54:00Z">
                <w:pPr>
                  <w:spacing w:line="276" w:lineRule="auto"/>
                </w:pPr>
              </w:pPrChange>
            </w:pPr>
          </w:p>
        </w:tc>
        <w:tc>
          <w:tcPr>
            <w:tcW w:w="0" w:type="auto"/>
            <w:hideMark/>
          </w:tcPr>
          <w:p w14:paraId="609CB526" w14:textId="77777777" w:rsidR="003C2221" w:rsidRPr="003C2221" w:rsidRDefault="003C2221">
            <w:pPr>
              <w:spacing w:line="276" w:lineRule="auto"/>
              <w:jc w:val="center"/>
              <w:rPr>
                <w:ins w:id="1424" w:author="Audencio Victor Rafael" w:date="2025-10-26T01:54:00Z"/>
                <w:rFonts w:ascii="Times New Roman" w:eastAsiaTheme="minorHAnsi" w:hAnsi="Times New Roman" w:cs="Times New Roman"/>
                <w:kern w:val="2"/>
                <w:lang w:val="en-GB"/>
                <w14:ligatures w14:val="standardContextual"/>
              </w:rPr>
              <w:pPrChange w:id="1425" w:author="Audencio Victor Rafael" w:date="2025-10-26T01:54:00Z" w16du:dateUtc="2025-10-26T01:54:00Z">
                <w:pPr>
                  <w:spacing w:line="276" w:lineRule="auto"/>
                </w:pPr>
              </w:pPrChange>
            </w:pPr>
          </w:p>
        </w:tc>
      </w:tr>
      <w:tr w:rsidR="003C2221" w:rsidRPr="003C2221" w14:paraId="3E999B2A" w14:textId="77777777" w:rsidTr="00083233">
        <w:trPr>
          <w:trHeight w:val="302"/>
          <w:ins w:id="1426" w:author="Audencio Victor Rafael" w:date="2025-10-26T01:54:00Z"/>
        </w:trPr>
        <w:tc>
          <w:tcPr>
            <w:tcW w:w="4137" w:type="dxa"/>
            <w:shd w:val="clear" w:color="auto" w:fill="D9D9D9" w:themeFill="background1" w:themeFillShade="D9"/>
            <w:hideMark/>
          </w:tcPr>
          <w:p w14:paraId="4BB5F5FB" w14:textId="77777777" w:rsidR="003C2221" w:rsidRPr="003C2221" w:rsidRDefault="003C2221" w:rsidP="003C2221">
            <w:pPr>
              <w:spacing w:line="276" w:lineRule="auto"/>
              <w:rPr>
                <w:ins w:id="1427" w:author="Audencio Victor Rafael" w:date="2025-10-26T01:54:00Z"/>
                <w:rFonts w:ascii="Times New Roman" w:eastAsiaTheme="minorHAnsi" w:hAnsi="Times New Roman" w:cs="Times New Roman"/>
                <w:kern w:val="2"/>
                <w:lang w:val="en-GB"/>
                <w14:ligatures w14:val="standardContextual"/>
              </w:rPr>
            </w:pPr>
            <w:ins w:id="1428" w:author="Audencio Victor Rafael" w:date="2025-10-26T01:54:00Z">
              <w:r w:rsidRPr="003C2221">
                <w:rPr>
                  <w:rFonts w:ascii="Times New Roman" w:eastAsiaTheme="minorHAnsi" w:hAnsi="Times New Roman" w:cs="Times New Roman"/>
                  <w:b/>
                  <w:bCs/>
                  <w:kern w:val="2"/>
                  <w:lang w:val="en-GB"/>
                  <w14:ligatures w14:val="standardContextual"/>
                </w:rPr>
                <w:t>Weight-for-age z-score</w:t>
              </w:r>
            </w:ins>
          </w:p>
        </w:tc>
        <w:tc>
          <w:tcPr>
            <w:tcW w:w="899" w:type="dxa"/>
            <w:shd w:val="clear" w:color="auto" w:fill="D9D9D9" w:themeFill="background1" w:themeFillShade="D9"/>
            <w:hideMark/>
          </w:tcPr>
          <w:p w14:paraId="1EAA690A" w14:textId="77777777" w:rsidR="003C2221" w:rsidRPr="003C2221" w:rsidRDefault="003C2221">
            <w:pPr>
              <w:spacing w:line="276" w:lineRule="auto"/>
              <w:jc w:val="center"/>
              <w:rPr>
                <w:ins w:id="1429" w:author="Audencio Victor Rafael" w:date="2025-10-26T01:54:00Z"/>
                <w:rFonts w:ascii="Times New Roman" w:eastAsiaTheme="minorHAnsi" w:hAnsi="Times New Roman" w:cs="Times New Roman"/>
                <w:kern w:val="2"/>
                <w:lang w:val="en-GB"/>
                <w14:ligatures w14:val="standardContextual"/>
              </w:rPr>
              <w:pPrChange w:id="1430" w:author="Audencio Victor Rafael" w:date="2025-10-26T01:54:00Z" w16du:dateUtc="2025-10-26T01:54:00Z">
                <w:pPr>
                  <w:spacing w:line="276" w:lineRule="auto"/>
                </w:pPr>
              </w:pPrChange>
            </w:pPr>
          </w:p>
        </w:tc>
        <w:tc>
          <w:tcPr>
            <w:tcW w:w="2028" w:type="dxa"/>
            <w:shd w:val="clear" w:color="auto" w:fill="D9D9D9" w:themeFill="background1" w:themeFillShade="D9"/>
            <w:hideMark/>
          </w:tcPr>
          <w:p w14:paraId="0A8C69B8" w14:textId="77777777" w:rsidR="003C2221" w:rsidRPr="003C2221" w:rsidRDefault="003C2221">
            <w:pPr>
              <w:spacing w:line="276" w:lineRule="auto"/>
              <w:jc w:val="center"/>
              <w:rPr>
                <w:ins w:id="1431" w:author="Audencio Victor Rafael" w:date="2025-10-26T01:54:00Z"/>
                <w:rFonts w:ascii="Times New Roman" w:eastAsiaTheme="minorHAnsi" w:hAnsi="Times New Roman" w:cs="Times New Roman"/>
                <w:kern w:val="2"/>
                <w:lang w:val="en-GB"/>
                <w14:ligatures w14:val="standardContextual"/>
              </w:rPr>
              <w:pPrChange w:id="1432" w:author="Audencio Victor Rafael" w:date="2025-10-26T01:54:00Z" w16du:dateUtc="2025-10-26T01:54:00Z">
                <w:pPr>
                  <w:spacing w:line="276" w:lineRule="auto"/>
                </w:pPr>
              </w:pPrChange>
            </w:pPr>
          </w:p>
        </w:tc>
        <w:tc>
          <w:tcPr>
            <w:tcW w:w="0" w:type="auto"/>
            <w:shd w:val="clear" w:color="auto" w:fill="D9D9D9" w:themeFill="background1" w:themeFillShade="D9"/>
            <w:hideMark/>
          </w:tcPr>
          <w:p w14:paraId="47C07D74" w14:textId="77777777" w:rsidR="003C2221" w:rsidRPr="003C2221" w:rsidRDefault="003C2221">
            <w:pPr>
              <w:spacing w:line="276" w:lineRule="auto"/>
              <w:jc w:val="center"/>
              <w:rPr>
                <w:ins w:id="1433" w:author="Audencio Victor Rafael" w:date="2025-10-26T01:54:00Z"/>
                <w:rFonts w:ascii="Times New Roman" w:eastAsiaTheme="minorHAnsi" w:hAnsi="Times New Roman" w:cs="Times New Roman"/>
                <w:kern w:val="2"/>
                <w:lang w:val="en-GB"/>
                <w14:ligatures w14:val="standardContextual"/>
              </w:rPr>
              <w:pPrChange w:id="1434" w:author="Audencio Victor Rafael" w:date="2025-10-26T01:54:00Z" w16du:dateUtc="2025-10-26T01:54:00Z">
                <w:pPr>
                  <w:spacing w:line="276" w:lineRule="auto"/>
                </w:pPr>
              </w:pPrChange>
            </w:pPr>
          </w:p>
        </w:tc>
      </w:tr>
      <w:tr w:rsidR="003C2221" w:rsidRPr="003C2221" w14:paraId="780AA880" w14:textId="77777777" w:rsidTr="00083233">
        <w:trPr>
          <w:trHeight w:val="212"/>
          <w:ins w:id="1435" w:author="Audencio Victor Rafael" w:date="2025-10-26T01:54:00Z"/>
        </w:trPr>
        <w:tc>
          <w:tcPr>
            <w:tcW w:w="4137" w:type="dxa"/>
            <w:hideMark/>
          </w:tcPr>
          <w:p w14:paraId="25E273CD" w14:textId="77777777" w:rsidR="003C2221" w:rsidRPr="002B3BBA" w:rsidRDefault="003C2221" w:rsidP="003C2221">
            <w:pPr>
              <w:spacing w:line="276" w:lineRule="auto"/>
              <w:rPr>
                <w:ins w:id="1436" w:author="Audencio Victor Rafael" w:date="2025-10-26T01:54:00Z"/>
                <w:rFonts w:ascii="Times New Roman" w:eastAsiaTheme="minorHAnsi" w:hAnsi="Times New Roman" w:cs="Times New Roman"/>
                <w:kern w:val="2"/>
                <w:lang w:val="en-GB"/>
                <w14:ligatures w14:val="standardContextual"/>
              </w:rPr>
            </w:pPr>
            <w:ins w:id="1437" w:author="Audencio Victor Rafael" w:date="2025-10-26T01:54:00Z">
              <w:r w:rsidRPr="002B3BBA">
                <w:rPr>
                  <w:rFonts w:ascii="Times New Roman" w:eastAsiaTheme="minorHAnsi" w:hAnsi="Times New Roman" w:cs="Times New Roman"/>
                  <w:kern w:val="2"/>
                  <w:lang w:val="en-GB"/>
                  <w14:ligatures w14:val="standardContextual"/>
                </w:rPr>
                <w:t>Overall (28⁺⁰ to 42⁺⁶)</w:t>
              </w:r>
            </w:ins>
          </w:p>
        </w:tc>
        <w:tc>
          <w:tcPr>
            <w:tcW w:w="899" w:type="dxa"/>
            <w:hideMark/>
          </w:tcPr>
          <w:p w14:paraId="7B813545" w14:textId="77777777" w:rsidR="003C2221" w:rsidRPr="003C2221" w:rsidRDefault="003C2221">
            <w:pPr>
              <w:spacing w:line="276" w:lineRule="auto"/>
              <w:jc w:val="center"/>
              <w:rPr>
                <w:ins w:id="1438" w:author="Audencio Victor Rafael" w:date="2025-10-26T01:54:00Z"/>
                <w:rFonts w:ascii="Times New Roman" w:eastAsiaTheme="minorHAnsi" w:hAnsi="Times New Roman" w:cs="Times New Roman"/>
                <w:kern w:val="2"/>
                <w:lang w:val="en-GB"/>
                <w14:ligatures w14:val="standardContextual"/>
              </w:rPr>
              <w:pPrChange w:id="1439" w:author="Audencio Victor Rafael" w:date="2025-10-26T01:54:00Z" w16du:dateUtc="2025-10-26T01:54:00Z">
                <w:pPr>
                  <w:spacing w:line="276" w:lineRule="auto"/>
                </w:pPr>
              </w:pPrChange>
            </w:pPr>
            <w:ins w:id="1440" w:author="Audencio Victor Rafael" w:date="2025-10-26T01:54:00Z">
              <w:r w:rsidRPr="003C2221">
                <w:rPr>
                  <w:rFonts w:ascii="Times New Roman" w:eastAsiaTheme="minorHAnsi" w:hAnsi="Times New Roman" w:cs="Times New Roman"/>
                  <w:kern w:val="2"/>
                  <w:lang w:val="en-GB"/>
                  <w14:ligatures w14:val="standardContextual"/>
                </w:rPr>
                <w:t>529</w:t>
              </w:r>
            </w:ins>
          </w:p>
        </w:tc>
        <w:tc>
          <w:tcPr>
            <w:tcW w:w="2028" w:type="dxa"/>
            <w:hideMark/>
          </w:tcPr>
          <w:p w14:paraId="26E581F1" w14:textId="77777777" w:rsidR="003C2221" w:rsidRPr="003C2221" w:rsidRDefault="003C2221">
            <w:pPr>
              <w:spacing w:line="276" w:lineRule="auto"/>
              <w:jc w:val="center"/>
              <w:rPr>
                <w:ins w:id="1441" w:author="Audencio Victor Rafael" w:date="2025-10-26T01:54:00Z"/>
                <w:rFonts w:ascii="Times New Roman" w:eastAsiaTheme="minorHAnsi" w:hAnsi="Times New Roman" w:cs="Times New Roman"/>
                <w:kern w:val="2"/>
                <w:lang w:val="en-GB"/>
                <w14:ligatures w14:val="standardContextual"/>
              </w:rPr>
              <w:pPrChange w:id="1442" w:author="Audencio Victor Rafael" w:date="2025-10-26T01:54:00Z" w16du:dateUtc="2025-10-26T01:54:00Z">
                <w:pPr>
                  <w:spacing w:line="276" w:lineRule="auto"/>
                </w:pPr>
              </w:pPrChange>
            </w:pPr>
            <w:ins w:id="1443" w:author="Audencio Victor Rafael" w:date="2025-10-26T01:54:00Z">
              <w:r w:rsidRPr="003C2221">
                <w:rPr>
                  <w:rFonts w:ascii="Times New Roman" w:eastAsiaTheme="minorHAnsi" w:hAnsi="Times New Roman" w:cs="Times New Roman"/>
                  <w:kern w:val="2"/>
                  <w:lang w:val="en-GB"/>
                  <w14:ligatures w14:val="standardContextual"/>
                </w:rPr>
                <w:t>0.14 (1.39)</w:t>
              </w:r>
            </w:ins>
          </w:p>
        </w:tc>
        <w:tc>
          <w:tcPr>
            <w:tcW w:w="0" w:type="auto"/>
            <w:hideMark/>
          </w:tcPr>
          <w:p w14:paraId="4DB6C75A" w14:textId="77777777" w:rsidR="003C2221" w:rsidRPr="003C2221" w:rsidRDefault="003C2221">
            <w:pPr>
              <w:spacing w:line="276" w:lineRule="auto"/>
              <w:jc w:val="center"/>
              <w:rPr>
                <w:ins w:id="1444" w:author="Audencio Victor Rafael" w:date="2025-10-26T01:54:00Z"/>
                <w:rFonts w:ascii="Times New Roman" w:eastAsiaTheme="minorHAnsi" w:hAnsi="Times New Roman" w:cs="Times New Roman"/>
                <w:kern w:val="2"/>
                <w:lang w:val="en-GB"/>
                <w14:ligatures w14:val="standardContextual"/>
              </w:rPr>
              <w:pPrChange w:id="1445" w:author="Audencio Victor Rafael" w:date="2025-10-26T01:54:00Z" w16du:dateUtc="2025-10-26T01:54:00Z">
                <w:pPr>
                  <w:spacing w:line="276" w:lineRule="auto"/>
                </w:pPr>
              </w:pPrChange>
            </w:pPr>
            <w:ins w:id="1446" w:author="Audencio Victor Rafael" w:date="2025-10-26T01:54:00Z">
              <w:r w:rsidRPr="003C2221">
                <w:rPr>
                  <w:rFonts w:ascii="Times New Roman" w:eastAsiaTheme="minorHAnsi" w:hAnsi="Times New Roman" w:cs="Times New Roman"/>
                  <w:kern w:val="2"/>
                  <w:lang w:val="en-GB"/>
                  <w14:ligatures w14:val="standardContextual"/>
                </w:rPr>
                <w:t>1.51 (1.13)</w:t>
              </w:r>
            </w:ins>
          </w:p>
        </w:tc>
      </w:tr>
      <w:tr w:rsidR="003C2221" w:rsidRPr="003C2221" w14:paraId="3264BB57" w14:textId="77777777" w:rsidTr="00083233">
        <w:trPr>
          <w:trHeight w:val="423"/>
          <w:ins w:id="1447" w:author="Audencio Victor Rafael" w:date="2025-10-26T01:54:00Z"/>
        </w:trPr>
        <w:tc>
          <w:tcPr>
            <w:tcW w:w="4137" w:type="dxa"/>
            <w:hideMark/>
          </w:tcPr>
          <w:p w14:paraId="4BEF2A6A" w14:textId="77777777" w:rsidR="003C2221" w:rsidRPr="002B3BBA" w:rsidRDefault="003C2221" w:rsidP="003C2221">
            <w:pPr>
              <w:spacing w:line="276" w:lineRule="auto"/>
              <w:rPr>
                <w:ins w:id="1448" w:author="Audencio Victor Rafael" w:date="2025-10-26T01:54:00Z"/>
                <w:rFonts w:ascii="Times New Roman" w:eastAsiaTheme="minorHAnsi" w:hAnsi="Times New Roman" w:cs="Times New Roman"/>
                <w:kern w:val="2"/>
                <w:lang w:val="en-GB"/>
                <w14:ligatures w14:val="standardContextual"/>
              </w:rPr>
            </w:pPr>
            <w:ins w:id="1449" w:author="Audencio Victor Rafael" w:date="2025-10-26T01:54:00Z">
              <w:r w:rsidRPr="002B3BBA">
                <w:rPr>
                  <w:rFonts w:ascii="Times New Roman" w:hAnsi="Times New Roman" w:cs="Times New Roman"/>
                  <w:lang w:val="en-GB"/>
                  <w:rPrChange w:id="1450" w:author="Audencio Victor Rafael" w:date="2025-10-26T16:42:00Z" w16du:dateUtc="2025-10-26T16:42:00Z">
                    <w:rPr>
                      <w:rFonts w:ascii="Times New Roman" w:hAnsi="Times New Roman" w:cs="Times New Roman"/>
                      <w:b/>
                      <w:bCs/>
                      <w:lang w:val="en-GB"/>
                    </w:rPr>
                  </w:rPrChange>
                </w:rPr>
                <w:t>Preterm (28⁺⁰ to 36⁺⁶)</w:t>
              </w:r>
            </w:ins>
          </w:p>
        </w:tc>
        <w:tc>
          <w:tcPr>
            <w:tcW w:w="899" w:type="dxa"/>
            <w:hideMark/>
          </w:tcPr>
          <w:p w14:paraId="313AFE59" w14:textId="77777777" w:rsidR="003C2221" w:rsidRPr="003C2221" w:rsidRDefault="003C2221">
            <w:pPr>
              <w:spacing w:line="276" w:lineRule="auto"/>
              <w:jc w:val="center"/>
              <w:rPr>
                <w:ins w:id="1451" w:author="Audencio Victor Rafael" w:date="2025-10-26T01:54:00Z"/>
                <w:rFonts w:ascii="Times New Roman" w:eastAsiaTheme="minorHAnsi" w:hAnsi="Times New Roman" w:cs="Times New Roman"/>
                <w:kern w:val="2"/>
                <w:lang w:val="en-GB"/>
                <w14:ligatures w14:val="standardContextual"/>
              </w:rPr>
              <w:pPrChange w:id="1452" w:author="Audencio Victor Rafael" w:date="2025-10-26T01:54:00Z" w16du:dateUtc="2025-10-26T01:54:00Z">
                <w:pPr>
                  <w:spacing w:line="276" w:lineRule="auto"/>
                </w:pPr>
              </w:pPrChange>
            </w:pPr>
            <w:ins w:id="1453" w:author="Audencio Victor Rafael" w:date="2025-10-26T01:54:00Z">
              <w:r w:rsidRPr="003C2221">
                <w:rPr>
                  <w:rFonts w:ascii="Times New Roman" w:eastAsiaTheme="minorHAnsi" w:hAnsi="Times New Roman" w:cs="Times New Roman"/>
                  <w:kern w:val="2"/>
                  <w:lang w:val="en-GB"/>
                  <w14:ligatures w14:val="standardContextual"/>
                </w:rPr>
                <w:t>314</w:t>
              </w:r>
            </w:ins>
          </w:p>
        </w:tc>
        <w:tc>
          <w:tcPr>
            <w:tcW w:w="2028" w:type="dxa"/>
            <w:hideMark/>
          </w:tcPr>
          <w:p w14:paraId="3F3C6E01" w14:textId="77777777" w:rsidR="003C2221" w:rsidRPr="003C2221" w:rsidRDefault="003C2221">
            <w:pPr>
              <w:spacing w:line="276" w:lineRule="auto"/>
              <w:jc w:val="center"/>
              <w:rPr>
                <w:ins w:id="1454" w:author="Audencio Victor Rafael" w:date="2025-10-26T01:54:00Z"/>
                <w:rFonts w:ascii="Times New Roman" w:eastAsiaTheme="minorHAnsi" w:hAnsi="Times New Roman" w:cs="Times New Roman"/>
                <w:kern w:val="2"/>
                <w:lang w:val="en-GB"/>
                <w14:ligatures w14:val="standardContextual"/>
              </w:rPr>
              <w:pPrChange w:id="1455" w:author="Audencio Victor Rafael" w:date="2025-10-26T01:54:00Z" w16du:dateUtc="2025-10-26T01:54:00Z">
                <w:pPr>
                  <w:spacing w:line="276" w:lineRule="auto"/>
                </w:pPr>
              </w:pPrChange>
            </w:pPr>
            <w:ins w:id="1456" w:author="Audencio Victor Rafael" w:date="2025-10-26T01:54:00Z">
              <w:r w:rsidRPr="003C2221">
                <w:rPr>
                  <w:rFonts w:ascii="Times New Roman" w:eastAsiaTheme="minorHAnsi" w:hAnsi="Times New Roman" w:cs="Times New Roman"/>
                  <w:kern w:val="2"/>
                  <w:lang w:val="en-GB"/>
                  <w14:ligatures w14:val="standardContextual"/>
                </w:rPr>
                <w:t>–0.11 (1.31)</w:t>
              </w:r>
            </w:ins>
          </w:p>
        </w:tc>
        <w:tc>
          <w:tcPr>
            <w:tcW w:w="0" w:type="auto"/>
            <w:hideMark/>
          </w:tcPr>
          <w:p w14:paraId="0C54F5C2" w14:textId="77777777" w:rsidR="003C2221" w:rsidRPr="003C2221" w:rsidRDefault="003C2221">
            <w:pPr>
              <w:spacing w:line="276" w:lineRule="auto"/>
              <w:jc w:val="center"/>
              <w:rPr>
                <w:ins w:id="1457" w:author="Audencio Victor Rafael" w:date="2025-10-26T01:54:00Z"/>
                <w:rFonts w:ascii="Times New Roman" w:eastAsiaTheme="minorHAnsi" w:hAnsi="Times New Roman" w:cs="Times New Roman"/>
                <w:kern w:val="2"/>
                <w:lang w:val="en-GB"/>
                <w14:ligatures w14:val="standardContextual"/>
              </w:rPr>
              <w:pPrChange w:id="1458" w:author="Audencio Victor Rafael" w:date="2025-10-26T01:54:00Z" w16du:dateUtc="2025-10-26T01:54:00Z">
                <w:pPr>
                  <w:spacing w:line="276" w:lineRule="auto"/>
                </w:pPr>
              </w:pPrChange>
            </w:pPr>
            <w:ins w:id="1459" w:author="Audencio Victor Rafael" w:date="2025-10-26T01:54:00Z">
              <w:r w:rsidRPr="003C2221">
                <w:rPr>
                  <w:rFonts w:ascii="Times New Roman" w:eastAsiaTheme="minorHAnsi" w:hAnsi="Times New Roman" w:cs="Times New Roman"/>
                  <w:kern w:val="2"/>
                  <w:lang w:val="en-GB"/>
                  <w14:ligatures w14:val="standardContextual"/>
                </w:rPr>
                <w:t>1.67 (1.09)</w:t>
              </w:r>
            </w:ins>
          </w:p>
        </w:tc>
      </w:tr>
      <w:tr w:rsidR="003C2221" w:rsidRPr="003C2221" w14:paraId="5EB0D265" w14:textId="77777777" w:rsidTr="00420270">
        <w:tblPrEx>
          <w:tblW w:w="9132" w:type="dxa"/>
          <w:tblPrExChange w:id="1460" w:author="Audencio Victor Rafael" w:date="2025-10-26T01:55:00Z" w16du:dateUtc="2025-10-26T01:55:00Z">
            <w:tblPrEx>
              <w:tblW w:w="9132" w:type="dxa"/>
            </w:tblPrEx>
          </w:tblPrExChange>
        </w:tblPrEx>
        <w:trPr>
          <w:trHeight w:val="274"/>
          <w:ins w:id="1461" w:author="Audencio Victor Rafael" w:date="2025-10-26T01:54:00Z"/>
          <w:trPrChange w:id="1462" w:author="Audencio Victor Rafael" w:date="2025-10-26T01:55:00Z" w16du:dateUtc="2025-10-26T01:55:00Z">
            <w:trPr>
              <w:trHeight w:val="423"/>
            </w:trPr>
          </w:trPrChange>
        </w:trPr>
        <w:tc>
          <w:tcPr>
            <w:tcW w:w="4137" w:type="dxa"/>
            <w:hideMark/>
            <w:tcPrChange w:id="1463" w:author="Audencio Victor Rafael" w:date="2025-10-26T01:55:00Z" w16du:dateUtc="2025-10-26T01:55:00Z">
              <w:tcPr>
                <w:tcW w:w="4137" w:type="dxa"/>
                <w:hideMark/>
              </w:tcPr>
            </w:tcPrChange>
          </w:tcPr>
          <w:p w14:paraId="5D73C45B" w14:textId="77777777" w:rsidR="003C2221" w:rsidRPr="002B3BBA" w:rsidRDefault="003C2221" w:rsidP="003C2221">
            <w:pPr>
              <w:spacing w:line="276" w:lineRule="auto"/>
              <w:rPr>
                <w:ins w:id="1464" w:author="Audencio Victor Rafael" w:date="2025-10-26T01:54:00Z"/>
                <w:rFonts w:ascii="Times New Roman" w:eastAsiaTheme="minorHAnsi" w:hAnsi="Times New Roman" w:cs="Times New Roman"/>
                <w:kern w:val="2"/>
                <w:lang w:val="en-GB"/>
                <w14:ligatures w14:val="standardContextual"/>
              </w:rPr>
            </w:pPr>
            <w:ins w:id="1465" w:author="Audencio Victor Rafael" w:date="2025-10-26T01:54:00Z">
              <w:r w:rsidRPr="002B3BBA">
                <w:rPr>
                  <w:rFonts w:ascii="Times New Roman" w:eastAsiaTheme="minorHAnsi" w:hAnsi="Times New Roman" w:cs="Times New Roman"/>
                  <w:kern w:val="2"/>
                  <w:lang w:val="en-GB"/>
                  <w14:ligatures w14:val="standardContextual"/>
                </w:rPr>
                <w:t>Very preterm (28⁺⁰–31⁺⁶)</w:t>
              </w:r>
            </w:ins>
          </w:p>
        </w:tc>
        <w:tc>
          <w:tcPr>
            <w:tcW w:w="899" w:type="dxa"/>
            <w:hideMark/>
            <w:tcPrChange w:id="1466" w:author="Audencio Victor Rafael" w:date="2025-10-26T01:55:00Z" w16du:dateUtc="2025-10-26T01:55:00Z">
              <w:tcPr>
                <w:tcW w:w="899" w:type="dxa"/>
                <w:hideMark/>
              </w:tcPr>
            </w:tcPrChange>
          </w:tcPr>
          <w:p w14:paraId="3D40C966" w14:textId="77777777" w:rsidR="003C2221" w:rsidRPr="003C2221" w:rsidRDefault="003C2221">
            <w:pPr>
              <w:spacing w:line="276" w:lineRule="auto"/>
              <w:jc w:val="center"/>
              <w:rPr>
                <w:ins w:id="1467" w:author="Audencio Victor Rafael" w:date="2025-10-26T01:54:00Z"/>
                <w:rFonts w:ascii="Times New Roman" w:eastAsiaTheme="minorHAnsi" w:hAnsi="Times New Roman" w:cs="Times New Roman"/>
                <w:kern w:val="2"/>
                <w:lang w:val="en-GB"/>
                <w14:ligatures w14:val="standardContextual"/>
              </w:rPr>
              <w:pPrChange w:id="1468" w:author="Audencio Victor Rafael" w:date="2025-10-26T01:54:00Z" w16du:dateUtc="2025-10-26T01:54:00Z">
                <w:pPr>
                  <w:spacing w:line="276" w:lineRule="auto"/>
                </w:pPr>
              </w:pPrChange>
            </w:pPr>
            <w:ins w:id="1469" w:author="Audencio Victor Rafael" w:date="2025-10-26T01:54:00Z">
              <w:r w:rsidRPr="003C2221">
                <w:rPr>
                  <w:rFonts w:ascii="Times New Roman" w:eastAsiaTheme="minorHAnsi" w:hAnsi="Times New Roman" w:cs="Times New Roman"/>
                  <w:kern w:val="2"/>
                  <w:lang w:val="en-GB"/>
                  <w14:ligatures w14:val="standardContextual"/>
                </w:rPr>
                <w:t>36</w:t>
              </w:r>
            </w:ins>
          </w:p>
        </w:tc>
        <w:tc>
          <w:tcPr>
            <w:tcW w:w="2028" w:type="dxa"/>
            <w:hideMark/>
            <w:tcPrChange w:id="1470" w:author="Audencio Victor Rafael" w:date="2025-10-26T01:55:00Z" w16du:dateUtc="2025-10-26T01:55:00Z">
              <w:tcPr>
                <w:tcW w:w="2028" w:type="dxa"/>
                <w:hideMark/>
              </w:tcPr>
            </w:tcPrChange>
          </w:tcPr>
          <w:p w14:paraId="797B2EEF" w14:textId="77777777" w:rsidR="003C2221" w:rsidRPr="003C2221" w:rsidRDefault="003C2221">
            <w:pPr>
              <w:spacing w:line="276" w:lineRule="auto"/>
              <w:jc w:val="center"/>
              <w:rPr>
                <w:ins w:id="1471" w:author="Audencio Victor Rafael" w:date="2025-10-26T01:54:00Z"/>
                <w:rFonts w:ascii="Times New Roman" w:eastAsiaTheme="minorHAnsi" w:hAnsi="Times New Roman" w:cs="Times New Roman"/>
                <w:kern w:val="2"/>
                <w:lang w:val="en-GB"/>
                <w14:ligatures w14:val="standardContextual"/>
              </w:rPr>
              <w:pPrChange w:id="1472" w:author="Audencio Victor Rafael" w:date="2025-10-26T01:54:00Z" w16du:dateUtc="2025-10-26T01:54:00Z">
                <w:pPr>
                  <w:spacing w:line="276" w:lineRule="auto"/>
                </w:pPr>
              </w:pPrChange>
            </w:pPr>
            <w:ins w:id="1473" w:author="Audencio Victor Rafael" w:date="2025-10-26T01:54:00Z">
              <w:r w:rsidRPr="003C2221">
                <w:rPr>
                  <w:rFonts w:ascii="Times New Roman" w:eastAsiaTheme="minorHAnsi" w:hAnsi="Times New Roman" w:cs="Times New Roman"/>
                  <w:kern w:val="2"/>
                  <w:lang w:val="en-GB"/>
                  <w14:ligatures w14:val="standardContextual"/>
                </w:rPr>
                <w:t>–0.23 (0.91)</w:t>
              </w:r>
            </w:ins>
          </w:p>
        </w:tc>
        <w:tc>
          <w:tcPr>
            <w:tcW w:w="0" w:type="auto"/>
            <w:hideMark/>
            <w:tcPrChange w:id="1474" w:author="Audencio Victor Rafael" w:date="2025-10-26T01:55:00Z" w16du:dateUtc="2025-10-26T01:55:00Z">
              <w:tcPr>
                <w:tcW w:w="0" w:type="auto"/>
                <w:hideMark/>
              </w:tcPr>
            </w:tcPrChange>
          </w:tcPr>
          <w:p w14:paraId="05C481B6" w14:textId="77777777" w:rsidR="003C2221" w:rsidRPr="003C2221" w:rsidRDefault="003C2221">
            <w:pPr>
              <w:spacing w:line="276" w:lineRule="auto"/>
              <w:jc w:val="center"/>
              <w:rPr>
                <w:ins w:id="1475" w:author="Audencio Victor Rafael" w:date="2025-10-26T01:54:00Z"/>
                <w:rFonts w:ascii="Times New Roman" w:eastAsiaTheme="minorHAnsi" w:hAnsi="Times New Roman" w:cs="Times New Roman"/>
                <w:kern w:val="2"/>
                <w:lang w:val="en-GB"/>
                <w14:ligatures w14:val="standardContextual"/>
              </w:rPr>
              <w:pPrChange w:id="1476" w:author="Audencio Victor Rafael" w:date="2025-10-26T01:54:00Z" w16du:dateUtc="2025-10-26T01:54:00Z">
                <w:pPr>
                  <w:spacing w:line="276" w:lineRule="auto"/>
                </w:pPr>
              </w:pPrChange>
            </w:pPr>
            <w:ins w:id="1477" w:author="Audencio Victor Rafael" w:date="2025-10-26T01:54:00Z">
              <w:r w:rsidRPr="003C2221">
                <w:rPr>
                  <w:rFonts w:ascii="Times New Roman" w:eastAsiaTheme="minorHAnsi" w:hAnsi="Times New Roman" w:cs="Times New Roman"/>
                  <w:kern w:val="2"/>
                  <w:lang w:val="en-GB"/>
                  <w14:ligatures w14:val="standardContextual"/>
                </w:rPr>
                <w:t>1.75 (0.92)</w:t>
              </w:r>
            </w:ins>
          </w:p>
        </w:tc>
      </w:tr>
      <w:tr w:rsidR="003C2221" w:rsidRPr="003C2221" w14:paraId="019B9CF8" w14:textId="77777777" w:rsidTr="00420270">
        <w:tblPrEx>
          <w:tblW w:w="9132" w:type="dxa"/>
          <w:tblPrExChange w:id="1478" w:author="Audencio Victor Rafael" w:date="2025-10-26T01:55:00Z" w16du:dateUtc="2025-10-26T01:55:00Z">
            <w:tblPrEx>
              <w:tblW w:w="9132" w:type="dxa"/>
            </w:tblPrEx>
          </w:tblPrExChange>
        </w:tblPrEx>
        <w:trPr>
          <w:trHeight w:val="266"/>
          <w:ins w:id="1479" w:author="Audencio Victor Rafael" w:date="2025-10-26T01:54:00Z"/>
          <w:trPrChange w:id="1480" w:author="Audencio Victor Rafael" w:date="2025-10-26T01:55:00Z" w16du:dateUtc="2025-10-26T01:55:00Z">
            <w:trPr>
              <w:trHeight w:val="423"/>
            </w:trPr>
          </w:trPrChange>
        </w:trPr>
        <w:tc>
          <w:tcPr>
            <w:tcW w:w="4137" w:type="dxa"/>
            <w:hideMark/>
            <w:tcPrChange w:id="1481" w:author="Audencio Victor Rafael" w:date="2025-10-26T01:55:00Z" w16du:dateUtc="2025-10-26T01:55:00Z">
              <w:tcPr>
                <w:tcW w:w="4137" w:type="dxa"/>
                <w:hideMark/>
              </w:tcPr>
            </w:tcPrChange>
          </w:tcPr>
          <w:p w14:paraId="40845E22" w14:textId="77777777" w:rsidR="003C2221" w:rsidRPr="002B3BBA" w:rsidRDefault="003C2221" w:rsidP="003C2221">
            <w:pPr>
              <w:spacing w:line="276" w:lineRule="auto"/>
              <w:rPr>
                <w:ins w:id="1482" w:author="Audencio Victor Rafael" w:date="2025-10-26T01:54:00Z"/>
                <w:rFonts w:ascii="Times New Roman" w:eastAsiaTheme="minorHAnsi" w:hAnsi="Times New Roman" w:cs="Times New Roman"/>
                <w:kern w:val="2"/>
                <w:lang w:val="en-GB"/>
                <w14:ligatures w14:val="standardContextual"/>
              </w:rPr>
            </w:pPr>
            <w:ins w:id="1483" w:author="Audencio Victor Rafael" w:date="2025-10-26T01:54:00Z">
              <w:r w:rsidRPr="002B3BBA">
                <w:rPr>
                  <w:rFonts w:ascii="Times New Roman" w:eastAsiaTheme="minorHAnsi" w:hAnsi="Times New Roman" w:cs="Times New Roman"/>
                  <w:kern w:val="2"/>
                  <w:lang w:val="en-GB"/>
                  <w14:ligatures w14:val="standardContextual"/>
                </w:rPr>
                <w:t>Moderately preterm (32⁺⁰–33⁺⁶)</w:t>
              </w:r>
            </w:ins>
          </w:p>
        </w:tc>
        <w:tc>
          <w:tcPr>
            <w:tcW w:w="899" w:type="dxa"/>
            <w:hideMark/>
            <w:tcPrChange w:id="1484" w:author="Audencio Victor Rafael" w:date="2025-10-26T01:55:00Z" w16du:dateUtc="2025-10-26T01:55:00Z">
              <w:tcPr>
                <w:tcW w:w="899" w:type="dxa"/>
                <w:hideMark/>
              </w:tcPr>
            </w:tcPrChange>
          </w:tcPr>
          <w:p w14:paraId="311C1857" w14:textId="77777777" w:rsidR="003C2221" w:rsidRPr="003C2221" w:rsidRDefault="003C2221">
            <w:pPr>
              <w:spacing w:line="276" w:lineRule="auto"/>
              <w:jc w:val="center"/>
              <w:rPr>
                <w:ins w:id="1485" w:author="Audencio Victor Rafael" w:date="2025-10-26T01:54:00Z"/>
                <w:rFonts w:ascii="Times New Roman" w:eastAsiaTheme="minorHAnsi" w:hAnsi="Times New Roman" w:cs="Times New Roman"/>
                <w:kern w:val="2"/>
                <w:lang w:val="en-GB"/>
                <w14:ligatures w14:val="standardContextual"/>
              </w:rPr>
              <w:pPrChange w:id="1486" w:author="Audencio Victor Rafael" w:date="2025-10-26T01:54:00Z" w16du:dateUtc="2025-10-26T01:54:00Z">
                <w:pPr>
                  <w:spacing w:line="276" w:lineRule="auto"/>
                </w:pPr>
              </w:pPrChange>
            </w:pPr>
            <w:ins w:id="1487" w:author="Audencio Victor Rafael" w:date="2025-10-26T01:54:00Z">
              <w:r w:rsidRPr="003C2221">
                <w:rPr>
                  <w:rFonts w:ascii="Times New Roman" w:eastAsiaTheme="minorHAnsi" w:hAnsi="Times New Roman" w:cs="Times New Roman"/>
                  <w:kern w:val="2"/>
                  <w:lang w:val="en-GB"/>
                  <w14:ligatures w14:val="standardContextual"/>
                </w:rPr>
                <w:t>61</w:t>
              </w:r>
            </w:ins>
          </w:p>
        </w:tc>
        <w:tc>
          <w:tcPr>
            <w:tcW w:w="2028" w:type="dxa"/>
            <w:hideMark/>
            <w:tcPrChange w:id="1488" w:author="Audencio Victor Rafael" w:date="2025-10-26T01:55:00Z" w16du:dateUtc="2025-10-26T01:55:00Z">
              <w:tcPr>
                <w:tcW w:w="2028" w:type="dxa"/>
                <w:hideMark/>
              </w:tcPr>
            </w:tcPrChange>
          </w:tcPr>
          <w:p w14:paraId="1DDEA137" w14:textId="77777777" w:rsidR="003C2221" w:rsidRPr="003C2221" w:rsidRDefault="003C2221">
            <w:pPr>
              <w:spacing w:line="276" w:lineRule="auto"/>
              <w:jc w:val="center"/>
              <w:rPr>
                <w:ins w:id="1489" w:author="Audencio Victor Rafael" w:date="2025-10-26T01:54:00Z"/>
                <w:rFonts w:ascii="Times New Roman" w:eastAsiaTheme="minorHAnsi" w:hAnsi="Times New Roman" w:cs="Times New Roman"/>
                <w:kern w:val="2"/>
                <w:lang w:val="en-GB"/>
                <w14:ligatures w14:val="standardContextual"/>
              </w:rPr>
              <w:pPrChange w:id="1490" w:author="Audencio Victor Rafael" w:date="2025-10-26T01:54:00Z" w16du:dateUtc="2025-10-26T01:54:00Z">
                <w:pPr>
                  <w:spacing w:line="276" w:lineRule="auto"/>
                </w:pPr>
              </w:pPrChange>
            </w:pPr>
            <w:ins w:id="1491" w:author="Audencio Victor Rafael" w:date="2025-10-26T01:54:00Z">
              <w:r w:rsidRPr="003C2221">
                <w:rPr>
                  <w:rFonts w:ascii="Times New Roman" w:eastAsiaTheme="minorHAnsi" w:hAnsi="Times New Roman" w:cs="Times New Roman"/>
                  <w:kern w:val="2"/>
                  <w:lang w:val="en-GB"/>
                  <w14:ligatures w14:val="standardContextual"/>
                </w:rPr>
                <w:t>–0.51 (1.18)</w:t>
              </w:r>
            </w:ins>
          </w:p>
        </w:tc>
        <w:tc>
          <w:tcPr>
            <w:tcW w:w="0" w:type="auto"/>
            <w:hideMark/>
            <w:tcPrChange w:id="1492" w:author="Audencio Victor Rafael" w:date="2025-10-26T01:55:00Z" w16du:dateUtc="2025-10-26T01:55:00Z">
              <w:tcPr>
                <w:tcW w:w="0" w:type="auto"/>
                <w:hideMark/>
              </w:tcPr>
            </w:tcPrChange>
          </w:tcPr>
          <w:p w14:paraId="00DB8C22" w14:textId="77777777" w:rsidR="003C2221" w:rsidRPr="003C2221" w:rsidRDefault="003C2221">
            <w:pPr>
              <w:spacing w:line="276" w:lineRule="auto"/>
              <w:jc w:val="center"/>
              <w:rPr>
                <w:ins w:id="1493" w:author="Audencio Victor Rafael" w:date="2025-10-26T01:54:00Z"/>
                <w:rFonts w:ascii="Times New Roman" w:eastAsiaTheme="minorHAnsi" w:hAnsi="Times New Roman" w:cs="Times New Roman"/>
                <w:kern w:val="2"/>
                <w:lang w:val="en-GB"/>
                <w14:ligatures w14:val="standardContextual"/>
              </w:rPr>
              <w:pPrChange w:id="1494" w:author="Audencio Victor Rafael" w:date="2025-10-26T01:54:00Z" w16du:dateUtc="2025-10-26T01:54:00Z">
                <w:pPr>
                  <w:spacing w:line="276" w:lineRule="auto"/>
                </w:pPr>
              </w:pPrChange>
            </w:pPr>
            <w:ins w:id="1495" w:author="Audencio Victor Rafael" w:date="2025-10-26T01:54:00Z">
              <w:r w:rsidRPr="003C2221">
                <w:rPr>
                  <w:rFonts w:ascii="Times New Roman" w:eastAsiaTheme="minorHAnsi" w:hAnsi="Times New Roman" w:cs="Times New Roman"/>
                  <w:kern w:val="2"/>
                  <w:lang w:val="en-GB"/>
                  <w14:ligatures w14:val="standardContextual"/>
                </w:rPr>
                <w:t>1.77 (1.13)</w:t>
              </w:r>
            </w:ins>
          </w:p>
        </w:tc>
      </w:tr>
      <w:tr w:rsidR="003C2221" w:rsidRPr="003C2221" w14:paraId="40D66E79" w14:textId="77777777" w:rsidTr="00420270">
        <w:tblPrEx>
          <w:tblW w:w="9132" w:type="dxa"/>
          <w:tblPrExChange w:id="1496" w:author="Audencio Victor Rafael" w:date="2025-10-26T01:55:00Z" w16du:dateUtc="2025-10-26T01:55:00Z">
            <w:tblPrEx>
              <w:tblW w:w="9132" w:type="dxa"/>
            </w:tblPrEx>
          </w:tblPrExChange>
        </w:tblPrEx>
        <w:trPr>
          <w:trHeight w:val="256"/>
          <w:ins w:id="1497" w:author="Audencio Victor Rafael" w:date="2025-10-26T01:54:00Z"/>
          <w:trPrChange w:id="1498" w:author="Audencio Victor Rafael" w:date="2025-10-26T01:55:00Z" w16du:dateUtc="2025-10-26T01:55:00Z">
            <w:trPr>
              <w:trHeight w:val="436"/>
            </w:trPr>
          </w:trPrChange>
        </w:trPr>
        <w:tc>
          <w:tcPr>
            <w:tcW w:w="4137" w:type="dxa"/>
            <w:hideMark/>
            <w:tcPrChange w:id="1499" w:author="Audencio Victor Rafael" w:date="2025-10-26T01:55:00Z" w16du:dateUtc="2025-10-26T01:55:00Z">
              <w:tcPr>
                <w:tcW w:w="4137" w:type="dxa"/>
                <w:hideMark/>
              </w:tcPr>
            </w:tcPrChange>
          </w:tcPr>
          <w:p w14:paraId="49E17471" w14:textId="77777777" w:rsidR="003C2221" w:rsidRPr="002B3BBA" w:rsidRDefault="003C2221" w:rsidP="003C2221">
            <w:pPr>
              <w:spacing w:line="276" w:lineRule="auto"/>
              <w:rPr>
                <w:ins w:id="1500" w:author="Audencio Victor Rafael" w:date="2025-10-26T01:54:00Z"/>
                <w:rFonts w:ascii="Times New Roman" w:eastAsiaTheme="minorHAnsi" w:hAnsi="Times New Roman" w:cs="Times New Roman"/>
                <w:kern w:val="2"/>
                <w:lang w:val="en-GB"/>
                <w14:ligatures w14:val="standardContextual"/>
              </w:rPr>
            </w:pPr>
            <w:ins w:id="1501" w:author="Audencio Victor Rafael" w:date="2025-10-26T01:54:00Z">
              <w:r w:rsidRPr="002B3BBA">
                <w:rPr>
                  <w:rFonts w:ascii="Times New Roman" w:eastAsiaTheme="minorHAnsi" w:hAnsi="Times New Roman" w:cs="Times New Roman"/>
                  <w:kern w:val="2"/>
                  <w:lang w:val="en-GB"/>
                  <w14:ligatures w14:val="standardContextual"/>
                </w:rPr>
                <w:t>Late preterm (34⁺⁰–36⁺⁶)</w:t>
              </w:r>
            </w:ins>
          </w:p>
        </w:tc>
        <w:tc>
          <w:tcPr>
            <w:tcW w:w="899" w:type="dxa"/>
            <w:hideMark/>
            <w:tcPrChange w:id="1502" w:author="Audencio Victor Rafael" w:date="2025-10-26T01:55:00Z" w16du:dateUtc="2025-10-26T01:55:00Z">
              <w:tcPr>
                <w:tcW w:w="899" w:type="dxa"/>
                <w:hideMark/>
              </w:tcPr>
            </w:tcPrChange>
          </w:tcPr>
          <w:p w14:paraId="693CE7AE" w14:textId="77777777" w:rsidR="003C2221" w:rsidRPr="003C2221" w:rsidRDefault="003C2221">
            <w:pPr>
              <w:spacing w:line="276" w:lineRule="auto"/>
              <w:jc w:val="center"/>
              <w:rPr>
                <w:ins w:id="1503" w:author="Audencio Victor Rafael" w:date="2025-10-26T01:54:00Z"/>
                <w:rFonts w:ascii="Times New Roman" w:eastAsiaTheme="minorHAnsi" w:hAnsi="Times New Roman" w:cs="Times New Roman"/>
                <w:kern w:val="2"/>
                <w:lang w:val="en-GB"/>
                <w14:ligatures w14:val="standardContextual"/>
              </w:rPr>
              <w:pPrChange w:id="1504" w:author="Audencio Victor Rafael" w:date="2025-10-26T01:54:00Z" w16du:dateUtc="2025-10-26T01:54:00Z">
                <w:pPr>
                  <w:spacing w:line="276" w:lineRule="auto"/>
                </w:pPr>
              </w:pPrChange>
            </w:pPr>
            <w:ins w:id="1505" w:author="Audencio Victor Rafael" w:date="2025-10-26T01:54:00Z">
              <w:r w:rsidRPr="003C2221">
                <w:rPr>
                  <w:rFonts w:ascii="Times New Roman" w:eastAsiaTheme="minorHAnsi" w:hAnsi="Times New Roman" w:cs="Times New Roman"/>
                  <w:kern w:val="2"/>
                  <w:lang w:val="en-GB"/>
                  <w14:ligatures w14:val="standardContextual"/>
                </w:rPr>
                <w:t>217</w:t>
              </w:r>
            </w:ins>
          </w:p>
        </w:tc>
        <w:tc>
          <w:tcPr>
            <w:tcW w:w="2028" w:type="dxa"/>
            <w:hideMark/>
            <w:tcPrChange w:id="1506" w:author="Audencio Victor Rafael" w:date="2025-10-26T01:55:00Z" w16du:dateUtc="2025-10-26T01:55:00Z">
              <w:tcPr>
                <w:tcW w:w="2028" w:type="dxa"/>
                <w:hideMark/>
              </w:tcPr>
            </w:tcPrChange>
          </w:tcPr>
          <w:p w14:paraId="6090DA85" w14:textId="77777777" w:rsidR="003C2221" w:rsidRPr="003C2221" w:rsidRDefault="003C2221">
            <w:pPr>
              <w:spacing w:line="276" w:lineRule="auto"/>
              <w:jc w:val="center"/>
              <w:rPr>
                <w:ins w:id="1507" w:author="Audencio Victor Rafael" w:date="2025-10-26T01:54:00Z"/>
                <w:rFonts w:ascii="Times New Roman" w:eastAsiaTheme="minorHAnsi" w:hAnsi="Times New Roman" w:cs="Times New Roman"/>
                <w:kern w:val="2"/>
                <w:lang w:val="en-GB"/>
                <w14:ligatures w14:val="standardContextual"/>
              </w:rPr>
              <w:pPrChange w:id="1508" w:author="Audencio Victor Rafael" w:date="2025-10-26T01:54:00Z" w16du:dateUtc="2025-10-26T01:54:00Z">
                <w:pPr>
                  <w:spacing w:line="276" w:lineRule="auto"/>
                </w:pPr>
              </w:pPrChange>
            </w:pPr>
            <w:ins w:id="1509" w:author="Audencio Victor Rafael" w:date="2025-10-26T01:54:00Z">
              <w:r w:rsidRPr="003C2221">
                <w:rPr>
                  <w:rFonts w:ascii="Times New Roman" w:eastAsiaTheme="minorHAnsi" w:hAnsi="Times New Roman" w:cs="Times New Roman"/>
                  <w:kern w:val="2"/>
                  <w:lang w:val="en-GB"/>
                  <w14:ligatures w14:val="standardContextual"/>
                </w:rPr>
                <w:t>0.16 (1.05)</w:t>
              </w:r>
            </w:ins>
          </w:p>
        </w:tc>
        <w:tc>
          <w:tcPr>
            <w:tcW w:w="0" w:type="auto"/>
            <w:hideMark/>
            <w:tcPrChange w:id="1510" w:author="Audencio Victor Rafael" w:date="2025-10-26T01:55:00Z" w16du:dateUtc="2025-10-26T01:55:00Z">
              <w:tcPr>
                <w:tcW w:w="0" w:type="auto"/>
                <w:hideMark/>
              </w:tcPr>
            </w:tcPrChange>
          </w:tcPr>
          <w:p w14:paraId="301C1821" w14:textId="77777777" w:rsidR="003C2221" w:rsidRPr="003C2221" w:rsidRDefault="003C2221">
            <w:pPr>
              <w:spacing w:line="276" w:lineRule="auto"/>
              <w:jc w:val="center"/>
              <w:rPr>
                <w:ins w:id="1511" w:author="Audencio Victor Rafael" w:date="2025-10-26T01:54:00Z"/>
                <w:rFonts w:ascii="Times New Roman" w:eastAsiaTheme="minorHAnsi" w:hAnsi="Times New Roman" w:cs="Times New Roman"/>
                <w:kern w:val="2"/>
                <w:lang w:val="en-GB"/>
                <w14:ligatures w14:val="standardContextual"/>
              </w:rPr>
              <w:pPrChange w:id="1512" w:author="Audencio Victor Rafael" w:date="2025-10-26T01:54:00Z" w16du:dateUtc="2025-10-26T01:54:00Z">
                <w:pPr>
                  <w:spacing w:line="276" w:lineRule="auto"/>
                </w:pPr>
              </w:pPrChange>
            </w:pPr>
            <w:ins w:id="1513" w:author="Audencio Victor Rafael" w:date="2025-10-26T01:54:00Z">
              <w:r w:rsidRPr="003C2221">
                <w:rPr>
                  <w:rFonts w:ascii="Times New Roman" w:eastAsiaTheme="minorHAnsi" w:hAnsi="Times New Roman" w:cs="Times New Roman"/>
                  <w:kern w:val="2"/>
                  <w:lang w:val="en-GB"/>
                  <w14:ligatures w14:val="standardContextual"/>
                </w:rPr>
                <w:t>1.63 (1.11)</w:t>
              </w:r>
            </w:ins>
          </w:p>
        </w:tc>
      </w:tr>
      <w:tr w:rsidR="003C2221" w:rsidRPr="003C2221" w14:paraId="410333EF" w14:textId="77777777" w:rsidTr="00083233">
        <w:trPr>
          <w:trHeight w:val="212"/>
          <w:ins w:id="1514" w:author="Audencio Victor Rafael" w:date="2025-10-26T01:54:00Z"/>
        </w:trPr>
        <w:tc>
          <w:tcPr>
            <w:tcW w:w="4137" w:type="dxa"/>
            <w:hideMark/>
          </w:tcPr>
          <w:p w14:paraId="7D58F28B" w14:textId="77777777" w:rsidR="003C2221" w:rsidRPr="002B3BBA" w:rsidRDefault="003C2221" w:rsidP="003C2221">
            <w:pPr>
              <w:spacing w:line="276" w:lineRule="auto"/>
              <w:rPr>
                <w:ins w:id="1515" w:author="Audencio Victor Rafael" w:date="2025-10-26T01:54:00Z"/>
                <w:rFonts w:ascii="Times New Roman" w:eastAsiaTheme="minorHAnsi" w:hAnsi="Times New Roman" w:cs="Times New Roman"/>
                <w:kern w:val="2"/>
                <w:lang w:val="en-GB"/>
                <w14:ligatures w14:val="standardContextual"/>
              </w:rPr>
            </w:pPr>
            <w:ins w:id="1516" w:author="Audencio Victor Rafael" w:date="2025-10-26T01:54:00Z">
              <w:r w:rsidRPr="002B3BBA">
                <w:rPr>
                  <w:rFonts w:ascii="Times New Roman" w:hAnsi="Times New Roman" w:cs="Times New Roman"/>
                  <w:lang w:val="en-GB"/>
                  <w:rPrChange w:id="1517" w:author="Audencio Victor Rafael" w:date="2025-10-26T16:42:00Z" w16du:dateUtc="2025-10-26T16:42:00Z">
                    <w:rPr>
                      <w:rFonts w:ascii="Times New Roman" w:hAnsi="Times New Roman" w:cs="Times New Roman"/>
                      <w:b/>
                      <w:bCs/>
                      <w:lang w:val="en-GB"/>
                    </w:rPr>
                  </w:rPrChange>
                </w:rPr>
                <w:t>Term (37⁺⁰ to 42⁺⁶)</w:t>
              </w:r>
            </w:ins>
          </w:p>
        </w:tc>
        <w:tc>
          <w:tcPr>
            <w:tcW w:w="899" w:type="dxa"/>
            <w:hideMark/>
          </w:tcPr>
          <w:p w14:paraId="585DAF7D" w14:textId="77777777" w:rsidR="003C2221" w:rsidRPr="003C2221" w:rsidRDefault="003C2221">
            <w:pPr>
              <w:spacing w:line="276" w:lineRule="auto"/>
              <w:jc w:val="center"/>
              <w:rPr>
                <w:ins w:id="1518" w:author="Audencio Victor Rafael" w:date="2025-10-26T01:54:00Z"/>
                <w:rFonts w:ascii="Times New Roman" w:eastAsiaTheme="minorHAnsi" w:hAnsi="Times New Roman" w:cs="Times New Roman"/>
                <w:kern w:val="2"/>
                <w:lang w:val="en-GB"/>
                <w14:ligatures w14:val="standardContextual"/>
              </w:rPr>
              <w:pPrChange w:id="1519" w:author="Audencio Victor Rafael" w:date="2025-10-26T01:54:00Z" w16du:dateUtc="2025-10-26T01:54:00Z">
                <w:pPr>
                  <w:spacing w:line="276" w:lineRule="auto"/>
                </w:pPr>
              </w:pPrChange>
            </w:pPr>
            <w:ins w:id="1520" w:author="Audencio Victor Rafael" w:date="2025-10-26T01:54:00Z">
              <w:r w:rsidRPr="003C2221">
                <w:rPr>
                  <w:rFonts w:ascii="Times New Roman" w:eastAsiaTheme="minorHAnsi" w:hAnsi="Times New Roman" w:cs="Times New Roman"/>
                  <w:kern w:val="2"/>
                  <w:lang w:val="en-GB"/>
                  <w14:ligatures w14:val="standardContextual"/>
                </w:rPr>
                <w:t>215</w:t>
              </w:r>
            </w:ins>
          </w:p>
        </w:tc>
        <w:tc>
          <w:tcPr>
            <w:tcW w:w="2028" w:type="dxa"/>
            <w:hideMark/>
          </w:tcPr>
          <w:p w14:paraId="1D2224F4" w14:textId="77777777" w:rsidR="003C2221" w:rsidRPr="003C2221" w:rsidRDefault="003C2221">
            <w:pPr>
              <w:spacing w:line="276" w:lineRule="auto"/>
              <w:jc w:val="center"/>
              <w:rPr>
                <w:ins w:id="1521" w:author="Audencio Victor Rafael" w:date="2025-10-26T01:54:00Z"/>
                <w:rFonts w:ascii="Times New Roman" w:eastAsiaTheme="minorHAnsi" w:hAnsi="Times New Roman" w:cs="Times New Roman"/>
                <w:kern w:val="2"/>
                <w:lang w:val="en-GB"/>
                <w14:ligatures w14:val="standardContextual"/>
              </w:rPr>
              <w:pPrChange w:id="1522" w:author="Audencio Victor Rafael" w:date="2025-10-26T01:54:00Z" w16du:dateUtc="2025-10-26T01:54:00Z">
                <w:pPr>
                  <w:spacing w:line="276" w:lineRule="auto"/>
                </w:pPr>
              </w:pPrChange>
            </w:pPr>
            <w:ins w:id="1523" w:author="Audencio Victor Rafael" w:date="2025-10-26T01:54:00Z">
              <w:r w:rsidRPr="003C2221">
                <w:rPr>
                  <w:rFonts w:ascii="Times New Roman" w:eastAsiaTheme="minorHAnsi" w:hAnsi="Times New Roman" w:cs="Times New Roman"/>
                  <w:kern w:val="2"/>
                  <w:lang w:val="en-GB"/>
                  <w14:ligatures w14:val="standardContextual"/>
                </w:rPr>
                <w:t>0.79 (1.24)</w:t>
              </w:r>
            </w:ins>
          </w:p>
        </w:tc>
        <w:tc>
          <w:tcPr>
            <w:tcW w:w="0" w:type="auto"/>
            <w:hideMark/>
          </w:tcPr>
          <w:p w14:paraId="41F0769D" w14:textId="77777777" w:rsidR="003C2221" w:rsidRPr="003C2221" w:rsidRDefault="003C2221">
            <w:pPr>
              <w:spacing w:line="276" w:lineRule="auto"/>
              <w:jc w:val="center"/>
              <w:rPr>
                <w:ins w:id="1524" w:author="Audencio Victor Rafael" w:date="2025-10-26T01:54:00Z"/>
                <w:rFonts w:ascii="Times New Roman" w:eastAsiaTheme="minorHAnsi" w:hAnsi="Times New Roman" w:cs="Times New Roman"/>
                <w:kern w:val="2"/>
                <w:lang w:val="en-GB"/>
                <w14:ligatures w14:val="standardContextual"/>
              </w:rPr>
              <w:pPrChange w:id="1525" w:author="Audencio Victor Rafael" w:date="2025-10-26T01:54:00Z" w16du:dateUtc="2025-10-26T01:54:00Z">
                <w:pPr>
                  <w:spacing w:line="276" w:lineRule="auto"/>
                </w:pPr>
              </w:pPrChange>
            </w:pPr>
            <w:ins w:id="1526" w:author="Audencio Victor Rafael" w:date="2025-10-26T01:54:00Z">
              <w:r w:rsidRPr="003C2221">
                <w:rPr>
                  <w:rFonts w:ascii="Times New Roman" w:eastAsiaTheme="minorHAnsi" w:hAnsi="Times New Roman" w:cs="Times New Roman"/>
                  <w:kern w:val="2"/>
                  <w:lang w:val="en-GB"/>
                  <w14:ligatures w14:val="standardContextual"/>
                </w:rPr>
                <w:t>1.27 (1.14)</w:t>
              </w:r>
            </w:ins>
          </w:p>
        </w:tc>
      </w:tr>
      <w:tr w:rsidR="003C2221" w:rsidRPr="003C2221" w14:paraId="4177820A" w14:textId="77777777" w:rsidTr="00420270">
        <w:tblPrEx>
          <w:tblW w:w="9132" w:type="dxa"/>
          <w:tblPrExChange w:id="1527" w:author="Audencio Victor Rafael" w:date="2025-10-26T01:55:00Z" w16du:dateUtc="2025-10-26T01:55:00Z">
            <w:tblPrEx>
              <w:tblW w:w="9132" w:type="dxa"/>
            </w:tblPrEx>
          </w:tblPrExChange>
        </w:tblPrEx>
        <w:trPr>
          <w:trHeight w:val="83"/>
          <w:ins w:id="1528" w:author="Audencio Victor Rafael" w:date="2025-10-26T01:54:00Z"/>
          <w:trPrChange w:id="1529" w:author="Audencio Victor Rafael" w:date="2025-10-26T01:55:00Z" w16du:dateUtc="2025-10-26T01:55:00Z">
            <w:trPr>
              <w:trHeight w:val="423"/>
            </w:trPr>
          </w:trPrChange>
        </w:trPr>
        <w:tc>
          <w:tcPr>
            <w:tcW w:w="4137" w:type="dxa"/>
            <w:hideMark/>
            <w:tcPrChange w:id="1530" w:author="Audencio Victor Rafael" w:date="2025-10-26T01:55:00Z" w16du:dateUtc="2025-10-26T01:55:00Z">
              <w:tcPr>
                <w:tcW w:w="4137" w:type="dxa"/>
                <w:hideMark/>
              </w:tcPr>
            </w:tcPrChange>
          </w:tcPr>
          <w:p w14:paraId="32EC3BEE" w14:textId="77777777" w:rsidR="003C2221" w:rsidRPr="002B3BBA" w:rsidRDefault="003C2221" w:rsidP="003C2221">
            <w:pPr>
              <w:spacing w:line="276" w:lineRule="auto"/>
              <w:rPr>
                <w:ins w:id="1531" w:author="Audencio Victor Rafael" w:date="2025-10-26T01:54:00Z"/>
                <w:rFonts w:ascii="Times New Roman" w:eastAsiaTheme="minorHAnsi" w:hAnsi="Times New Roman" w:cs="Times New Roman"/>
                <w:kern w:val="2"/>
                <w:lang w:val="en-GB"/>
                <w14:ligatures w14:val="standardContextual"/>
              </w:rPr>
            </w:pPr>
            <w:ins w:id="1532" w:author="Audencio Victor Rafael" w:date="2025-10-26T01:54:00Z">
              <w:r w:rsidRPr="002B3BBA">
                <w:rPr>
                  <w:rFonts w:ascii="Times New Roman" w:eastAsiaTheme="minorHAnsi" w:hAnsi="Times New Roman" w:cs="Times New Roman"/>
                  <w:kern w:val="2"/>
                  <w:lang w:val="en-GB"/>
                  <w14:ligatures w14:val="standardContextual"/>
                </w:rPr>
                <w:t>Early term (37⁺⁰–38⁺⁶)</w:t>
              </w:r>
            </w:ins>
          </w:p>
        </w:tc>
        <w:tc>
          <w:tcPr>
            <w:tcW w:w="899" w:type="dxa"/>
            <w:hideMark/>
            <w:tcPrChange w:id="1533" w:author="Audencio Victor Rafael" w:date="2025-10-26T01:55:00Z" w16du:dateUtc="2025-10-26T01:55:00Z">
              <w:tcPr>
                <w:tcW w:w="899" w:type="dxa"/>
                <w:hideMark/>
              </w:tcPr>
            </w:tcPrChange>
          </w:tcPr>
          <w:p w14:paraId="2BC3E6B7" w14:textId="77777777" w:rsidR="003C2221" w:rsidRPr="003C2221" w:rsidRDefault="003C2221">
            <w:pPr>
              <w:spacing w:line="276" w:lineRule="auto"/>
              <w:jc w:val="center"/>
              <w:rPr>
                <w:ins w:id="1534" w:author="Audencio Victor Rafael" w:date="2025-10-26T01:54:00Z"/>
                <w:rFonts w:ascii="Times New Roman" w:eastAsiaTheme="minorHAnsi" w:hAnsi="Times New Roman" w:cs="Times New Roman"/>
                <w:kern w:val="2"/>
                <w:lang w:val="en-GB"/>
                <w14:ligatures w14:val="standardContextual"/>
              </w:rPr>
              <w:pPrChange w:id="1535" w:author="Audencio Victor Rafael" w:date="2025-10-26T01:54:00Z" w16du:dateUtc="2025-10-26T01:54:00Z">
                <w:pPr>
                  <w:spacing w:line="276" w:lineRule="auto"/>
                </w:pPr>
              </w:pPrChange>
            </w:pPr>
            <w:ins w:id="1536" w:author="Audencio Victor Rafael" w:date="2025-10-26T01:54:00Z">
              <w:r w:rsidRPr="003C2221">
                <w:rPr>
                  <w:rFonts w:ascii="Times New Roman" w:eastAsiaTheme="minorHAnsi" w:hAnsi="Times New Roman" w:cs="Times New Roman"/>
                  <w:kern w:val="2"/>
                  <w:lang w:val="en-GB"/>
                  <w14:ligatures w14:val="standardContextual"/>
                </w:rPr>
                <w:t>147</w:t>
              </w:r>
            </w:ins>
          </w:p>
        </w:tc>
        <w:tc>
          <w:tcPr>
            <w:tcW w:w="2028" w:type="dxa"/>
            <w:hideMark/>
            <w:tcPrChange w:id="1537" w:author="Audencio Victor Rafael" w:date="2025-10-26T01:55:00Z" w16du:dateUtc="2025-10-26T01:55:00Z">
              <w:tcPr>
                <w:tcW w:w="2028" w:type="dxa"/>
                <w:hideMark/>
              </w:tcPr>
            </w:tcPrChange>
          </w:tcPr>
          <w:p w14:paraId="1576B860" w14:textId="77777777" w:rsidR="003C2221" w:rsidRPr="003C2221" w:rsidRDefault="003C2221">
            <w:pPr>
              <w:spacing w:line="276" w:lineRule="auto"/>
              <w:jc w:val="center"/>
              <w:rPr>
                <w:ins w:id="1538" w:author="Audencio Victor Rafael" w:date="2025-10-26T01:54:00Z"/>
                <w:rFonts w:ascii="Times New Roman" w:eastAsiaTheme="minorHAnsi" w:hAnsi="Times New Roman" w:cs="Times New Roman"/>
                <w:kern w:val="2"/>
                <w:lang w:val="en-GB"/>
                <w14:ligatures w14:val="standardContextual"/>
              </w:rPr>
              <w:pPrChange w:id="1539" w:author="Audencio Victor Rafael" w:date="2025-10-26T01:54:00Z" w16du:dateUtc="2025-10-26T01:54:00Z">
                <w:pPr>
                  <w:spacing w:line="276" w:lineRule="auto"/>
                </w:pPr>
              </w:pPrChange>
            </w:pPr>
            <w:ins w:id="1540" w:author="Audencio Victor Rafael" w:date="2025-10-26T01:54:00Z">
              <w:r w:rsidRPr="003C2221">
                <w:rPr>
                  <w:rFonts w:ascii="Times New Roman" w:eastAsiaTheme="minorHAnsi" w:hAnsi="Times New Roman" w:cs="Times New Roman"/>
                  <w:kern w:val="2"/>
                  <w:lang w:val="en-GB"/>
                  <w14:ligatures w14:val="standardContextual"/>
                </w:rPr>
                <w:t>0.5 (1.16)</w:t>
              </w:r>
            </w:ins>
          </w:p>
        </w:tc>
        <w:tc>
          <w:tcPr>
            <w:tcW w:w="0" w:type="auto"/>
            <w:hideMark/>
            <w:tcPrChange w:id="1541" w:author="Audencio Victor Rafael" w:date="2025-10-26T01:55:00Z" w16du:dateUtc="2025-10-26T01:55:00Z">
              <w:tcPr>
                <w:tcW w:w="0" w:type="auto"/>
                <w:hideMark/>
              </w:tcPr>
            </w:tcPrChange>
          </w:tcPr>
          <w:p w14:paraId="068BEFB4" w14:textId="77777777" w:rsidR="003C2221" w:rsidRPr="003C2221" w:rsidRDefault="003C2221">
            <w:pPr>
              <w:spacing w:line="276" w:lineRule="auto"/>
              <w:jc w:val="center"/>
              <w:rPr>
                <w:ins w:id="1542" w:author="Audencio Victor Rafael" w:date="2025-10-26T01:54:00Z"/>
                <w:rFonts w:ascii="Times New Roman" w:eastAsiaTheme="minorHAnsi" w:hAnsi="Times New Roman" w:cs="Times New Roman"/>
                <w:kern w:val="2"/>
                <w:lang w:val="en-GB"/>
                <w14:ligatures w14:val="standardContextual"/>
              </w:rPr>
              <w:pPrChange w:id="1543" w:author="Audencio Victor Rafael" w:date="2025-10-26T01:54:00Z" w16du:dateUtc="2025-10-26T01:54:00Z">
                <w:pPr>
                  <w:spacing w:line="276" w:lineRule="auto"/>
                </w:pPr>
              </w:pPrChange>
            </w:pPr>
            <w:ins w:id="1544" w:author="Audencio Victor Rafael" w:date="2025-10-26T01:54:00Z">
              <w:r w:rsidRPr="003C2221">
                <w:rPr>
                  <w:rFonts w:ascii="Times New Roman" w:eastAsiaTheme="minorHAnsi" w:hAnsi="Times New Roman" w:cs="Times New Roman"/>
                  <w:kern w:val="2"/>
                  <w:lang w:val="en-GB"/>
                  <w14:ligatures w14:val="standardContextual"/>
                </w:rPr>
                <w:t>1.22 (1.14)</w:t>
              </w:r>
            </w:ins>
          </w:p>
        </w:tc>
      </w:tr>
      <w:tr w:rsidR="003C2221" w:rsidRPr="003C2221" w14:paraId="355DF1D1" w14:textId="77777777" w:rsidTr="00083233">
        <w:trPr>
          <w:trHeight w:val="212"/>
          <w:ins w:id="1545" w:author="Audencio Victor Rafael" w:date="2025-10-26T01:54:00Z"/>
        </w:trPr>
        <w:tc>
          <w:tcPr>
            <w:tcW w:w="4137" w:type="dxa"/>
            <w:hideMark/>
          </w:tcPr>
          <w:p w14:paraId="20C49592" w14:textId="77777777" w:rsidR="003C2221" w:rsidRPr="002B3BBA" w:rsidRDefault="003C2221" w:rsidP="003C2221">
            <w:pPr>
              <w:spacing w:line="276" w:lineRule="auto"/>
              <w:rPr>
                <w:ins w:id="1546" w:author="Audencio Victor Rafael" w:date="2025-10-26T01:54:00Z"/>
                <w:rFonts w:ascii="Times New Roman" w:eastAsiaTheme="minorHAnsi" w:hAnsi="Times New Roman" w:cs="Times New Roman"/>
                <w:kern w:val="2"/>
                <w:lang w:val="en-GB"/>
                <w14:ligatures w14:val="standardContextual"/>
              </w:rPr>
            </w:pPr>
            <w:ins w:id="1547" w:author="Audencio Victor Rafael" w:date="2025-10-26T01:54:00Z">
              <w:r w:rsidRPr="002B3BBA">
                <w:rPr>
                  <w:rFonts w:ascii="Times New Roman" w:eastAsiaTheme="minorHAnsi" w:hAnsi="Times New Roman" w:cs="Times New Roman"/>
                  <w:kern w:val="2"/>
                  <w:lang w:val="en-GB"/>
                  <w14:ligatures w14:val="standardContextual"/>
                </w:rPr>
                <w:t>Full term (39⁺⁰–40⁺⁶)</w:t>
              </w:r>
            </w:ins>
          </w:p>
        </w:tc>
        <w:tc>
          <w:tcPr>
            <w:tcW w:w="899" w:type="dxa"/>
            <w:hideMark/>
          </w:tcPr>
          <w:p w14:paraId="30AAD702" w14:textId="77777777" w:rsidR="003C2221" w:rsidRPr="003C2221" w:rsidRDefault="003C2221">
            <w:pPr>
              <w:spacing w:line="276" w:lineRule="auto"/>
              <w:jc w:val="center"/>
              <w:rPr>
                <w:ins w:id="1548" w:author="Audencio Victor Rafael" w:date="2025-10-26T01:54:00Z"/>
                <w:rFonts w:ascii="Times New Roman" w:eastAsiaTheme="minorHAnsi" w:hAnsi="Times New Roman" w:cs="Times New Roman"/>
                <w:kern w:val="2"/>
                <w:lang w:val="en-GB"/>
                <w14:ligatures w14:val="standardContextual"/>
              </w:rPr>
              <w:pPrChange w:id="1549" w:author="Audencio Victor Rafael" w:date="2025-10-26T01:54:00Z" w16du:dateUtc="2025-10-26T01:54:00Z">
                <w:pPr>
                  <w:spacing w:line="276" w:lineRule="auto"/>
                </w:pPr>
              </w:pPrChange>
            </w:pPr>
            <w:ins w:id="1550" w:author="Audencio Victor Rafael" w:date="2025-10-26T01:54:00Z">
              <w:r w:rsidRPr="003C2221">
                <w:rPr>
                  <w:rFonts w:ascii="Times New Roman" w:eastAsiaTheme="minorHAnsi" w:hAnsi="Times New Roman" w:cs="Times New Roman"/>
                  <w:kern w:val="2"/>
                  <w:lang w:val="en-GB"/>
                  <w14:ligatures w14:val="standardContextual"/>
                </w:rPr>
                <w:t>48</w:t>
              </w:r>
            </w:ins>
          </w:p>
        </w:tc>
        <w:tc>
          <w:tcPr>
            <w:tcW w:w="2028" w:type="dxa"/>
            <w:hideMark/>
          </w:tcPr>
          <w:p w14:paraId="250740D1" w14:textId="77777777" w:rsidR="003C2221" w:rsidRPr="003C2221" w:rsidRDefault="003C2221">
            <w:pPr>
              <w:spacing w:line="276" w:lineRule="auto"/>
              <w:jc w:val="center"/>
              <w:rPr>
                <w:ins w:id="1551" w:author="Audencio Victor Rafael" w:date="2025-10-26T01:54:00Z"/>
                <w:rFonts w:ascii="Times New Roman" w:eastAsiaTheme="minorHAnsi" w:hAnsi="Times New Roman" w:cs="Times New Roman"/>
                <w:kern w:val="2"/>
                <w:lang w:val="en-GB"/>
                <w14:ligatures w14:val="standardContextual"/>
              </w:rPr>
              <w:pPrChange w:id="1552" w:author="Audencio Victor Rafael" w:date="2025-10-26T01:54:00Z" w16du:dateUtc="2025-10-26T01:54:00Z">
                <w:pPr>
                  <w:spacing w:line="276" w:lineRule="auto"/>
                </w:pPr>
              </w:pPrChange>
            </w:pPr>
            <w:ins w:id="1553" w:author="Audencio Victor Rafael" w:date="2025-10-26T01:54:00Z">
              <w:r w:rsidRPr="003C2221">
                <w:rPr>
                  <w:rFonts w:ascii="Times New Roman" w:eastAsiaTheme="minorHAnsi" w:hAnsi="Times New Roman" w:cs="Times New Roman"/>
                  <w:kern w:val="2"/>
                  <w:lang w:val="en-GB"/>
                  <w14:ligatures w14:val="standardContextual"/>
                </w:rPr>
                <w:t>1.04 (1.19)</w:t>
              </w:r>
            </w:ins>
          </w:p>
        </w:tc>
        <w:tc>
          <w:tcPr>
            <w:tcW w:w="0" w:type="auto"/>
            <w:hideMark/>
          </w:tcPr>
          <w:p w14:paraId="224E6AA5" w14:textId="77777777" w:rsidR="003C2221" w:rsidRPr="003C2221" w:rsidRDefault="003C2221">
            <w:pPr>
              <w:spacing w:line="276" w:lineRule="auto"/>
              <w:jc w:val="center"/>
              <w:rPr>
                <w:ins w:id="1554" w:author="Audencio Victor Rafael" w:date="2025-10-26T01:54:00Z"/>
                <w:rFonts w:ascii="Times New Roman" w:eastAsiaTheme="minorHAnsi" w:hAnsi="Times New Roman" w:cs="Times New Roman"/>
                <w:kern w:val="2"/>
                <w:lang w:val="en-GB"/>
                <w14:ligatures w14:val="standardContextual"/>
              </w:rPr>
              <w:pPrChange w:id="1555" w:author="Audencio Victor Rafael" w:date="2025-10-26T01:54:00Z" w16du:dateUtc="2025-10-26T01:54:00Z">
                <w:pPr>
                  <w:spacing w:line="276" w:lineRule="auto"/>
                </w:pPr>
              </w:pPrChange>
            </w:pPr>
            <w:ins w:id="1556" w:author="Audencio Victor Rafael" w:date="2025-10-26T01:54:00Z">
              <w:r w:rsidRPr="003C2221">
                <w:rPr>
                  <w:rFonts w:ascii="Times New Roman" w:eastAsiaTheme="minorHAnsi" w:hAnsi="Times New Roman" w:cs="Times New Roman"/>
                  <w:kern w:val="2"/>
                  <w:lang w:val="en-GB"/>
                  <w14:ligatures w14:val="standardContextual"/>
                </w:rPr>
                <w:t>1.34 (1.21)</w:t>
              </w:r>
            </w:ins>
          </w:p>
        </w:tc>
      </w:tr>
      <w:tr w:rsidR="003C2221" w:rsidRPr="003C2221" w14:paraId="21EDF5F6" w14:textId="77777777" w:rsidTr="00083233">
        <w:trPr>
          <w:trHeight w:val="212"/>
          <w:ins w:id="1557" w:author="Audencio Victor Rafael" w:date="2025-10-26T01:54:00Z"/>
        </w:trPr>
        <w:tc>
          <w:tcPr>
            <w:tcW w:w="4137" w:type="dxa"/>
            <w:hideMark/>
          </w:tcPr>
          <w:p w14:paraId="7012A967" w14:textId="77777777" w:rsidR="003C2221" w:rsidRPr="003C2221" w:rsidRDefault="003C2221" w:rsidP="003C2221">
            <w:pPr>
              <w:spacing w:line="276" w:lineRule="auto"/>
              <w:rPr>
                <w:ins w:id="1558" w:author="Audencio Victor Rafael" w:date="2025-10-26T01:54:00Z"/>
                <w:rFonts w:ascii="Times New Roman" w:eastAsiaTheme="minorHAnsi" w:hAnsi="Times New Roman" w:cs="Times New Roman"/>
                <w:kern w:val="2"/>
                <w:lang w:val="en-GB"/>
                <w14:ligatures w14:val="standardContextual"/>
              </w:rPr>
            </w:pPr>
            <w:ins w:id="1559" w:author="Audencio Victor Rafael" w:date="2025-10-26T01:54:00Z">
              <w:r w:rsidRPr="003C2221">
                <w:rPr>
                  <w:rFonts w:ascii="Times New Roman" w:eastAsiaTheme="minorHAnsi" w:hAnsi="Times New Roman" w:cs="Times New Roman"/>
                  <w:kern w:val="2"/>
                  <w:lang w:val="en-GB"/>
                  <w14:ligatures w14:val="standardContextual"/>
                </w:rPr>
                <w:t>Late term (41⁺⁰–42⁺⁶)</w:t>
              </w:r>
            </w:ins>
          </w:p>
        </w:tc>
        <w:tc>
          <w:tcPr>
            <w:tcW w:w="899" w:type="dxa"/>
            <w:hideMark/>
          </w:tcPr>
          <w:p w14:paraId="16F9C364" w14:textId="77777777" w:rsidR="003C2221" w:rsidRPr="003C2221" w:rsidRDefault="003C2221">
            <w:pPr>
              <w:spacing w:line="276" w:lineRule="auto"/>
              <w:jc w:val="center"/>
              <w:rPr>
                <w:ins w:id="1560" w:author="Audencio Victor Rafael" w:date="2025-10-26T01:54:00Z"/>
                <w:rFonts w:ascii="Times New Roman" w:eastAsiaTheme="minorHAnsi" w:hAnsi="Times New Roman" w:cs="Times New Roman"/>
                <w:kern w:val="2"/>
                <w:lang w:val="en-GB"/>
                <w14:ligatures w14:val="standardContextual"/>
              </w:rPr>
              <w:pPrChange w:id="1561" w:author="Audencio Victor Rafael" w:date="2025-10-26T01:54:00Z" w16du:dateUtc="2025-10-26T01:54:00Z">
                <w:pPr>
                  <w:spacing w:line="276" w:lineRule="auto"/>
                </w:pPr>
              </w:pPrChange>
            </w:pPr>
            <w:ins w:id="1562" w:author="Audencio Victor Rafael" w:date="2025-10-26T01:54:00Z">
              <w:r w:rsidRPr="003C2221">
                <w:rPr>
                  <w:rFonts w:ascii="Times New Roman" w:eastAsiaTheme="minorHAnsi" w:hAnsi="Times New Roman" w:cs="Times New Roman"/>
                  <w:kern w:val="2"/>
                  <w:lang w:val="en-GB"/>
                  <w14:ligatures w14:val="standardContextual"/>
                </w:rPr>
                <w:t>20</w:t>
              </w:r>
            </w:ins>
          </w:p>
        </w:tc>
        <w:tc>
          <w:tcPr>
            <w:tcW w:w="2028" w:type="dxa"/>
            <w:hideMark/>
          </w:tcPr>
          <w:p w14:paraId="06C98742" w14:textId="77777777" w:rsidR="003C2221" w:rsidRPr="003C2221" w:rsidRDefault="003C2221">
            <w:pPr>
              <w:spacing w:line="276" w:lineRule="auto"/>
              <w:jc w:val="center"/>
              <w:rPr>
                <w:ins w:id="1563" w:author="Audencio Victor Rafael" w:date="2025-10-26T01:54:00Z"/>
                <w:rFonts w:ascii="Times New Roman" w:eastAsiaTheme="minorHAnsi" w:hAnsi="Times New Roman" w:cs="Times New Roman"/>
                <w:kern w:val="2"/>
                <w:lang w:val="en-GB"/>
                <w14:ligatures w14:val="standardContextual"/>
              </w:rPr>
              <w:pPrChange w:id="1564" w:author="Audencio Victor Rafael" w:date="2025-10-26T01:54:00Z" w16du:dateUtc="2025-10-26T01:54:00Z">
                <w:pPr>
                  <w:spacing w:line="276" w:lineRule="auto"/>
                </w:pPr>
              </w:pPrChange>
            </w:pPr>
            <w:ins w:id="1565" w:author="Audencio Victor Rafael" w:date="2025-10-26T01:54:00Z">
              <w:r w:rsidRPr="003C2221">
                <w:rPr>
                  <w:rFonts w:ascii="Times New Roman" w:eastAsiaTheme="minorHAnsi" w:hAnsi="Times New Roman" w:cs="Times New Roman"/>
                  <w:kern w:val="2"/>
                  <w:lang w:val="en-GB"/>
                  <w14:ligatures w14:val="standardContextual"/>
                </w:rPr>
                <w:t>1.89 (0.99)</w:t>
              </w:r>
            </w:ins>
          </w:p>
        </w:tc>
        <w:tc>
          <w:tcPr>
            <w:tcW w:w="0" w:type="auto"/>
            <w:hideMark/>
          </w:tcPr>
          <w:p w14:paraId="7C569DBA" w14:textId="77777777" w:rsidR="003C2221" w:rsidRPr="003C2221" w:rsidRDefault="003C2221">
            <w:pPr>
              <w:spacing w:line="276" w:lineRule="auto"/>
              <w:jc w:val="center"/>
              <w:rPr>
                <w:ins w:id="1566" w:author="Audencio Victor Rafael" w:date="2025-10-26T01:54:00Z"/>
                <w:rFonts w:ascii="Times New Roman" w:eastAsiaTheme="minorHAnsi" w:hAnsi="Times New Roman" w:cs="Times New Roman"/>
                <w:kern w:val="2"/>
                <w:lang w:val="en-GB"/>
                <w14:ligatures w14:val="standardContextual"/>
              </w:rPr>
              <w:pPrChange w:id="1567" w:author="Audencio Victor Rafael" w:date="2025-10-26T01:54:00Z" w16du:dateUtc="2025-10-26T01:54:00Z">
                <w:pPr>
                  <w:spacing w:line="276" w:lineRule="auto"/>
                </w:pPr>
              </w:pPrChange>
            </w:pPr>
            <w:ins w:id="1568" w:author="Audencio Victor Rafael" w:date="2025-10-26T01:54:00Z">
              <w:r w:rsidRPr="003C2221">
                <w:rPr>
                  <w:rFonts w:ascii="Times New Roman" w:eastAsiaTheme="minorHAnsi" w:hAnsi="Times New Roman" w:cs="Times New Roman"/>
                  <w:kern w:val="2"/>
                  <w:lang w:val="en-GB"/>
                  <w14:ligatures w14:val="standardContextual"/>
                </w:rPr>
                <w:t>1.42 (0.96)</w:t>
              </w:r>
            </w:ins>
          </w:p>
        </w:tc>
      </w:tr>
      <w:tr w:rsidR="003C2221" w:rsidRPr="003C2221" w14:paraId="47139315" w14:textId="77777777" w:rsidTr="00083233">
        <w:trPr>
          <w:trHeight w:val="298"/>
          <w:ins w:id="1569" w:author="Audencio Victor Rafael" w:date="2025-10-26T01:54:00Z"/>
        </w:trPr>
        <w:tc>
          <w:tcPr>
            <w:tcW w:w="4137" w:type="dxa"/>
            <w:shd w:val="clear" w:color="auto" w:fill="D9D9D9" w:themeFill="background1" w:themeFillShade="D9"/>
            <w:hideMark/>
          </w:tcPr>
          <w:p w14:paraId="4101AEEA" w14:textId="77777777" w:rsidR="003C2221" w:rsidRPr="003C2221" w:rsidRDefault="003C2221" w:rsidP="003C2221">
            <w:pPr>
              <w:spacing w:line="276" w:lineRule="auto"/>
              <w:rPr>
                <w:ins w:id="1570" w:author="Audencio Victor Rafael" w:date="2025-10-26T01:54:00Z"/>
                <w:rFonts w:ascii="Times New Roman" w:eastAsiaTheme="minorHAnsi" w:hAnsi="Times New Roman" w:cs="Times New Roman"/>
                <w:kern w:val="2"/>
                <w:lang w:val="en-GB"/>
                <w14:ligatures w14:val="standardContextual"/>
              </w:rPr>
            </w:pPr>
            <w:ins w:id="1571" w:author="Audencio Victor Rafael" w:date="2025-10-26T01:54:00Z">
              <w:r w:rsidRPr="003C2221">
                <w:rPr>
                  <w:rFonts w:ascii="Times New Roman" w:eastAsiaTheme="minorHAnsi" w:hAnsi="Times New Roman" w:cs="Times New Roman"/>
                  <w:b/>
                  <w:bCs/>
                  <w:kern w:val="2"/>
                  <w:lang w:val="en-GB"/>
                  <w14:ligatures w14:val="standardContextual"/>
                </w:rPr>
                <w:t>Length-for-age z-score</w:t>
              </w:r>
            </w:ins>
          </w:p>
        </w:tc>
        <w:tc>
          <w:tcPr>
            <w:tcW w:w="899" w:type="dxa"/>
            <w:shd w:val="clear" w:color="auto" w:fill="D9D9D9" w:themeFill="background1" w:themeFillShade="D9"/>
            <w:hideMark/>
          </w:tcPr>
          <w:p w14:paraId="78A02AF6" w14:textId="77777777" w:rsidR="003C2221" w:rsidRPr="003C2221" w:rsidRDefault="003C2221">
            <w:pPr>
              <w:spacing w:line="276" w:lineRule="auto"/>
              <w:jc w:val="center"/>
              <w:rPr>
                <w:ins w:id="1572" w:author="Audencio Victor Rafael" w:date="2025-10-26T01:54:00Z"/>
                <w:rFonts w:ascii="Times New Roman" w:eastAsiaTheme="minorHAnsi" w:hAnsi="Times New Roman" w:cs="Times New Roman"/>
                <w:kern w:val="2"/>
                <w:lang w:val="en-GB"/>
                <w14:ligatures w14:val="standardContextual"/>
              </w:rPr>
              <w:pPrChange w:id="1573" w:author="Audencio Victor Rafael" w:date="2025-10-26T01:54:00Z" w16du:dateUtc="2025-10-26T01:54:00Z">
                <w:pPr>
                  <w:spacing w:line="276" w:lineRule="auto"/>
                </w:pPr>
              </w:pPrChange>
            </w:pPr>
          </w:p>
        </w:tc>
        <w:tc>
          <w:tcPr>
            <w:tcW w:w="2028" w:type="dxa"/>
            <w:shd w:val="clear" w:color="auto" w:fill="D9D9D9" w:themeFill="background1" w:themeFillShade="D9"/>
            <w:hideMark/>
          </w:tcPr>
          <w:p w14:paraId="339D050C" w14:textId="77777777" w:rsidR="003C2221" w:rsidRPr="003C2221" w:rsidRDefault="003C2221">
            <w:pPr>
              <w:spacing w:line="276" w:lineRule="auto"/>
              <w:jc w:val="center"/>
              <w:rPr>
                <w:ins w:id="1574" w:author="Audencio Victor Rafael" w:date="2025-10-26T01:54:00Z"/>
                <w:rFonts w:ascii="Times New Roman" w:eastAsiaTheme="minorHAnsi" w:hAnsi="Times New Roman" w:cs="Times New Roman"/>
                <w:kern w:val="2"/>
                <w:lang w:val="en-GB"/>
                <w14:ligatures w14:val="standardContextual"/>
              </w:rPr>
              <w:pPrChange w:id="1575" w:author="Audencio Victor Rafael" w:date="2025-10-26T01:54:00Z" w16du:dateUtc="2025-10-26T01:54:00Z">
                <w:pPr>
                  <w:spacing w:line="276" w:lineRule="auto"/>
                </w:pPr>
              </w:pPrChange>
            </w:pPr>
          </w:p>
        </w:tc>
        <w:tc>
          <w:tcPr>
            <w:tcW w:w="0" w:type="auto"/>
            <w:shd w:val="clear" w:color="auto" w:fill="D9D9D9" w:themeFill="background1" w:themeFillShade="D9"/>
            <w:hideMark/>
          </w:tcPr>
          <w:p w14:paraId="29D76392" w14:textId="77777777" w:rsidR="003C2221" w:rsidRPr="003C2221" w:rsidRDefault="003C2221">
            <w:pPr>
              <w:spacing w:line="276" w:lineRule="auto"/>
              <w:jc w:val="center"/>
              <w:rPr>
                <w:ins w:id="1576" w:author="Audencio Victor Rafael" w:date="2025-10-26T01:54:00Z"/>
                <w:rFonts w:ascii="Times New Roman" w:eastAsiaTheme="minorHAnsi" w:hAnsi="Times New Roman" w:cs="Times New Roman"/>
                <w:kern w:val="2"/>
                <w:lang w:val="en-GB"/>
                <w14:ligatures w14:val="standardContextual"/>
              </w:rPr>
              <w:pPrChange w:id="1577" w:author="Audencio Victor Rafael" w:date="2025-10-26T01:54:00Z" w16du:dateUtc="2025-10-26T01:54:00Z">
                <w:pPr>
                  <w:spacing w:line="276" w:lineRule="auto"/>
                </w:pPr>
              </w:pPrChange>
            </w:pPr>
          </w:p>
        </w:tc>
      </w:tr>
      <w:tr w:rsidR="003C2221" w:rsidRPr="003C2221" w14:paraId="6CF973C1" w14:textId="77777777" w:rsidTr="00083233">
        <w:trPr>
          <w:trHeight w:val="212"/>
          <w:ins w:id="1578" w:author="Audencio Victor Rafael" w:date="2025-10-26T01:54:00Z"/>
        </w:trPr>
        <w:tc>
          <w:tcPr>
            <w:tcW w:w="4137" w:type="dxa"/>
            <w:hideMark/>
          </w:tcPr>
          <w:p w14:paraId="54FE6B90" w14:textId="77777777" w:rsidR="003C2221" w:rsidRPr="002B3BBA" w:rsidRDefault="003C2221" w:rsidP="003C2221">
            <w:pPr>
              <w:spacing w:line="276" w:lineRule="auto"/>
              <w:rPr>
                <w:ins w:id="1579" w:author="Audencio Victor Rafael" w:date="2025-10-26T01:54:00Z"/>
                <w:rFonts w:ascii="Times New Roman" w:eastAsiaTheme="minorHAnsi" w:hAnsi="Times New Roman" w:cs="Times New Roman"/>
                <w:kern w:val="2"/>
                <w:lang w:val="en-GB"/>
                <w14:ligatures w14:val="standardContextual"/>
              </w:rPr>
            </w:pPr>
            <w:ins w:id="1580" w:author="Audencio Victor Rafael" w:date="2025-10-26T01:54:00Z">
              <w:r w:rsidRPr="002B3BBA">
                <w:rPr>
                  <w:rFonts w:ascii="Times New Roman" w:eastAsiaTheme="minorHAnsi" w:hAnsi="Times New Roman" w:cs="Times New Roman"/>
                  <w:kern w:val="2"/>
                  <w:lang w:val="en-GB"/>
                  <w14:ligatures w14:val="standardContextual"/>
                </w:rPr>
                <w:t>Overall (28⁺⁰ to 42⁺⁶)</w:t>
              </w:r>
            </w:ins>
          </w:p>
        </w:tc>
        <w:tc>
          <w:tcPr>
            <w:tcW w:w="899" w:type="dxa"/>
            <w:hideMark/>
          </w:tcPr>
          <w:p w14:paraId="3F715279" w14:textId="77777777" w:rsidR="003C2221" w:rsidRPr="003C2221" w:rsidRDefault="003C2221">
            <w:pPr>
              <w:spacing w:line="276" w:lineRule="auto"/>
              <w:jc w:val="center"/>
              <w:rPr>
                <w:ins w:id="1581" w:author="Audencio Victor Rafael" w:date="2025-10-26T01:54:00Z"/>
                <w:rFonts w:ascii="Times New Roman" w:eastAsiaTheme="minorHAnsi" w:hAnsi="Times New Roman" w:cs="Times New Roman"/>
                <w:kern w:val="2"/>
                <w:lang w:val="en-GB"/>
                <w14:ligatures w14:val="standardContextual"/>
              </w:rPr>
              <w:pPrChange w:id="1582" w:author="Audencio Victor Rafael" w:date="2025-10-26T01:54:00Z" w16du:dateUtc="2025-10-26T01:54:00Z">
                <w:pPr>
                  <w:spacing w:line="276" w:lineRule="auto"/>
                </w:pPr>
              </w:pPrChange>
            </w:pPr>
            <w:ins w:id="1583" w:author="Audencio Victor Rafael" w:date="2025-10-26T01:54:00Z">
              <w:r w:rsidRPr="003C2221">
                <w:rPr>
                  <w:rFonts w:ascii="Times New Roman" w:eastAsiaTheme="minorHAnsi" w:hAnsi="Times New Roman" w:cs="Times New Roman"/>
                  <w:kern w:val="2"/>
                  <w:lang w:val="en-GB"/>
                  <w14:ligatures w14:val="standardContextual"/>
                </w:rPr>
                <w:t>528</w:t>
              </w:r>
            </w:ins>
          </w:p>
        </w:tc>
        <w:tc>
          <w:tcPr>
            <w:tcW w:w="2028" w:type="dxa"/>
            <w:hideMark/>
          </w:tcPr>
          <w:p w14:paraId="7975B9A8" w14:textId="77777777" w:rsidR="003C2221" w:rsidRPr="003C2221" w:rsidRDefault="003C2221">
            <w:pPr>
              <w:spacing w:line="276" w:lineRule="auto"/>
              <w:jc w:val="center"/>
              <w:rPr>
                <w:ins w:id="1584" w:author="Audencio Victor Rafael" w:date="2025-10-26T01:54:00Z"/>
                <w:rFonts w:ascii="Times New Roman" w:eastAsiaTheme="minorHAnsi" w:hAnsi="Times New Roman" w:cs="Times New Roman"/>
                <w:kern w:val="2"/>
                <w:lang w:val="en-GB"/>
                <w14:ligatures w14:val="standardContextual"/>
              </w:rPr>
              <w:pPrChange w:id="1585" w:author="Audencio Victor Rafael" w:date="2025-10-26T01:54:00Z" w16du:dateUtc="2025-10-26T01:54:00Z">
                <w:pPr>
                  <w:spacing w:line="276" w:lineRule="auto"/>
                </w:pPr>
              </w:pPrChange>
            </w:pPr>
            <w:ins w:id="1586" w:author="Audencio Victor Rafael" w:date="2025-10-26T01:54:00Z">
              <w:r w:rsidRPr="003C2221">
                <w:rPr>
                  <w:rFonts w:ascii="Times New Roman" w:eastAsiaTheme="minorHAnsi" w:hAnsi="Times New Roman" w:cs="Times New Roman"/>
                  <w:kern w:val="2"/>
                  <w:lang w:val="en-GB"/>
                  <w14:ligatures w14:val="standardContextual"/>
                </w:rPr>
                <w:t>–0.37 (1.3)</w:t>
              </w:r>
            </w:ins>
          </w:p>
        </w:tc>
        <w:tc>
          <w:tcPr>
            <w:tcW w:w="0" w:type="auto"/>
            <w:hideMark/>
          </w:tcPr>
          <w:p w14:paraId="346049BC" w14:textId="77777777" w:rsidR="003C2221" w:rsidRPr="003C2221" w:rsidRDefault="003C2221">
            <w:pPr>
              <w:spacing w:line="276" w:lineRule="auto"/>
              <w:jc w:val="center"/>
              <w:rPr>
                <w:ins w:id="1587" w:author="Audencio Victor Rafael" w:date="2025-10-26T01:54:00Z"/>
                <w:rFonts w:ascii="Times New Roman" w:eastAsiaTheme="minorHAnsi" w:hAnsi="Times New Roman" w:cs="Times New Roman"/>
                <w:kern w:val="2"/>
                <w:lang w:val="en-GB"/>
                <w14:ligatures w14:val="standardContextual"/>
              </w:rPr>
              <w:pPrChange w:id="1588" w:author="Audencio Victor Rafael" w:date="2025-10-26T01:54:00Z" w16du:dateUtc="2025-10-26T01:54:00Z">
                <w:pPr>
                  <w:spacing w:line="276" w:lineRule="auto"/>
                </w:pPr>
              </w:pPrChange>
            </w:pPr>
            <w:ins w:id="1589" w:author="Audencio Victor Rafael" w:date="2025-10-26T01:54:00Z">
              <w:r w:rsidRPr="003C2221">
                <w:rPr>
                  <w:rFonts w:ascii="Times New Roman" w:eastAsiaTheme="minorHAnsi" w:hAnsi="Times New Roman" w:cs="Times New Roman"/>
                  <w:kern w:val="2"/>
                  <w:lang w:val="en-GB"/>
                  <w14:ligatures w14:val="standardContextual"/>
                </w:rPr>
                <w:t>0.8 (1.18)</w:t>
              </w:r>
            </w:ins>
          </w:p>
        </w:tc>
      </w:tr>
      <w:tr w:rsidR="003C2221" w:rsidRPr="003C2221" w14:paraId="3AB7ED99" w14:textId="77777777" w:rsidTr="00420270">
        <w:tblPrEx>
          <w:tblW w:w="9132" w:type="dxa"/>
          <w:tblPrExChange w:id="1590" w:author="Audencio Victor Rafael" w:date="2025-10-26T01:55:00Z" w16du:dateUtc="2025-10-26T01:55:00Z">
            <w:tblPrEx>
              <w:tblW w:w="9132" w:type="dxa"/>
            </w:tblPrEx>
          </w:tblPrExChange>
        </w:tblPrEx>
        <w:trPr>
          <w:trHeight w:val="277"/>
          <w:ins w:id="1591" w:author="Audencio Victor Rafael" w:date="2025-10-26T01:54:00Z"/>
          <w:trPrChange w:id="1592" w:author="Audencio Victor Rafael" w:date="2025-10-26T01:55:00Z" w16du:dateUtc="2025-10-26T01:55:00Z">
            <w:trPr>
              <w:trHeight w:val="423"/>
            </w:trPr>
          </w:trPrChange>
        </w:trPr>
        <w:tc>
          <w:tcPr>
            <w:tcW w:w="4137" w:type="dxa"/>
            <w:hideMark/>
            <w:tcPrChange w:id="1593" w:author="Audencio Victor Rafael" w:date="2025-10-26T01:55:00Z" w16du:dateUtc="2025-10-26T01:55:00Z">
              <w:tcPr>
                <w:tcW w:w="4137" w:type="dxa"/>
                <w:hideMark/>
              </w:tcPr>
            </w:tcPrChange>
          </w:tcPr>
          <w:p w14:paraId="38DAB7BD" w14:textId="77777777" w:rsidR="003C2221" w:rsidRPr="002B3BBA" w:rsidRDefault="003C2221" w:rsidP="003C2221">
            <w:pPr>
              <w:spacing w:line="276" w:lineRule="auto"/>
              <w:rPr>
                <w:ins w:id="1594" w:author="Audencio Victor Rafael" w:date="2025-10-26T01:54:00Z"/>
                <w:rFonts w:ascii="Times New Roman" w:eastAsiaTheme="minorHAnsi" w:hAnsi="Times New Roman" w:cs="Times New Roman"/>
                <w:kern w:val="2"/>
                <w:lang w:val="en-GB"/>
                <w14:ligatures w14:val="standardContextual"/>
              </w:rPr>
            </w:pPr>
            <w:ins w:id="1595" w:author="Audencio Victor Rafael" w:date="2025-10-26T01:54:00Z">
              <w:r w:rsidRPr="002B3BBA">
                <w:rPr>
                  <w:rFonts w:ascii="Times New Roman" w:hAnsi="Times New Roman" w:cs="Times New Roman"/>
                  <w:lang w:val="en-GB"/>
                  <w:rPrChange w:id="1596" w:author="Audencio Victor Rafael" w:date="2025-10-26T16:42:00Z" w16du:dateUtc="2025-10-26T16:42:00Z">
                    <w:rPr>
                      <w:rFonts w:ascii="Times New Roman" w:hAnsi="Times New Roman" w:cs="Times New Roman"/>
                      <w:b/>
                      <w:bCs/>
                      <w:lang w:val="en-GB"/>
                    </w:rPr>
                  </w:rPrChange>
                </w:rPr>
                <w:t>Preterm (28⁺⁰ to 36⁺⁶)</w:t>
              </w:r>
            </w:ins>
          </w:p>
        </w:tc>
        <w:tc>
          <w:tcPr>
            <w:tcW w:w="899" w:type="dxa"/>
            <w:hideMark/>
            <w:tcPrChange w:id="1597" w:author="Audencio Victor Rafael" w:date="2025-10-26T01:55:00Z" w16du:dateUtc="2025-10-26T01:55:00Z">
              <w:tcPr>
                <w:tcW w:w="899" w:type="dxa"/>
                <w:hideMark/>
              </w:tcPr>
            </w:tcPrChange>
          </w:tcPr>
          <w:p w14:paraId="39C79478" w14:textId="77777777" w:rsidR="003C2221" w:rsidRPr="003C2221" w:rsidRDefault="003C2221">
            <w:pPr>
              <w:spacing w:line="276" w:lineRule="auto"/>
              <w:jc w:val="center"/>
              <w:rPr>
                <w:ins w:id="1598" w:author="Audencio Victor Rafael" w:date="2025-10-26T01:54:00Z"/>
                <w:rFonts w:ascii="Times New Roman" w:eastAsiaTheme="minorHAnsi" w:hAnsi="Times New Roman" w:cs="Times New Roman"/>
                <w:kern w:val="2"/>
                <w:lang w:val="en-GB"/>
                <w14:ligatures w14:val="standardContextual"/>
              </w:rPr>
              <w:pPrChange w:id="1599" w:author="Audencio Victor Rafael" w:date="2025-10-26T01:54:00Z" w16du:dateUtc="2025-10-26T01:54:00Z">
                <w:pPr>
                  <w:spacing w:line="276" w:lineRule="auto"/>
                </w:pPr>
              </w:pPrChange>
            </w:pPr>
            <w:ins w:id="1600" w:author="Audencio Victor Rafael" w:date="2025-10-26T01:54:00Z">
              <w:r w:rsidRPr="003C2221">
                <w:rPr>
                  <w:rFonts w:ascii="Times New Roman" w:eastAsiaTheme="minorHAnsi" w:hAnsi="Times New Roman" w:cs="Times New Roman"/>
                  <w:kern w:val="2"/>
                  <w:lang w:val="en-GB"/>
                  <w14:ligatures w14:val="standardContextual"/>
                </w:rPr>
                <w:t>314</w:t>
              </w:r>
            </w:ins>
          </w:p>
        </w:tc>
        <w:tc>
          <w:tcPr>
            <w:tcW w:w="2028" w:type="dxa"/>
            <w:hideMark/>
            <w:tcPrChange w:id="1601" w:author="Audencio Victor Rafael" w:date="2025-10-26T01:55:00Z" w16du:dateUtc="2025-10-26T01:55:00Z">
              <w:tcPr>
                <w:tcW w:w="2028" w:type="dxa"/>
                <w:hideMark/>
              </w:tcPr>
            </w:tcPrChange>
          </w:tcPr>
          <w:p w14:paraId="38978C05" w14:textId="77777777" w:rsidR="003C2221" w:rsidRPr="003C2221" w:rsidRDefault="003C2221">
            <w:pPr>
              <w:spacing w:line="276" w:lineRule="auto"/>
              <w:jc w:val="center"/>
              <w:rPr>
                <w:ins w:id="1602" w:author="Audencio Victor Rafael" w:date="2025-10-26T01:54:00Z"/>
                <w:rFonts w:ascii="Times New Roman" w:eastAsiaTheme="minorHAnsi" w:hAnsi="Times New Roman" w:cs="Times New Roman"/>
                <w:kern w:val="2"/>
                <w:lang w:val="en-GB"/>
                <w14:ligatures w14:val="standardContextual"/>
              </w:rPr>
              <w:pPrChange w:id="1603" w:author="Audencio Victor Rafael" w:date="2025-10-26T01:54:00Z" w16du:dateUtc="2025-10-26T01:54:00Z">
                <w:pPr>
                  <w:spacing w:line="276" w:lineRule="auto"/>
                </w:pPr>
              </w:pPrChange>
            </w:pPr>
            <w:ins w:id="1604" w:author="Audencio Victor Rafael" w:date="2025-10-26T01:54:00Z">
              <w:r w:rsidRPr="003C2221">
                <w:rPr>
                  <w:rFonts w:ascii="Times New Roman" w:eastAsiaTheme="minorHAnsi" w:hAnsi="Times New Roman" w:cs="Times New Roman"/>
                  <w:kern w:val="2"/>
                  <w:lang w:val="en-GB"/>
                  <w14:ligatures w14:val="standardContextual"/>
                </w:rPr>
                <w:t>–0.63 (1.24)</w:t>
              </w:r>
            </w:ins>
          </w:p>
        </w:tc>
        <w:tc>
          <w:tcPr>
            <w:tcW w:w="0" w:type="auto"/>
            <w:hideMark/>
            <w:tcPrChange w:id="1605" w:author="Audencio Victor Rafael" w:date="2025-10-26T01:55:00Z" w16du:dateUtc="2025-10-26T01:55:00Z">
              <w:tcPr>
                <w:tcW w:w="0" w:type="auto"/>
                <w:hideMark/>
              </w:tcPr>
            </w:tcPrChange>
          </w:tcPr>
          <w:p w14:paraId="28E38026" w14:textId="77777777" w:rsidR="003C2221" w:rsidRPr="003C2221" w:rsidRDefault="003C2221">
            <w:pPr>
              <w:spacing w:line="276" w:lineRule="auto"/>
              <w:jc w:val="center"/>
              <w:rPr>
                <w:ins w:id="1606" w:author="Audencio Victor Rafael" w:date="2025-10-26T01:54:00Z"/>
                <w:rFonts w:ascii="Times New Roman" w:eastAsiaTheme="minorHAnsi" w:hAnsi="Times New Roman" w:cs="Times New Roman"/>
                <w:kern w:val="2"/>
                <w:lang w:val="en-GB"/>
                <w14:ligatures w14:val="standardContextual"/>
              </w:rPr>
              <w:pPrChange w:id="1607" w:author="Audencio Victor Rafael" w:date="2025-10-26T01:54:00Z" w16du:dateUtc="2025-10-26T01:54:00Z">
                <w:pPr>
                  <w:spacing w:line="276" w:lineRule="auto"/>
                </w:pPr>
              </w:pPrChange>
            </w:pPr>
            <w:ins w:id="1608" w:author="Audencio Victor Rafael" w:date="2025-10-26T01:54:00Z">
              <w:r w:rsidRPr="003C2221">
                <w:rPr>
                  <w:rFonts w:ascii="Times New Roman" w:eastAsiaTheme="minorHAnsi" w:hAnsi="Times New Roman" w:cs="Times New Roman"/>
                  <w:kern w:val="2"/>
                  <w:lang w:val="en-GB"/>
                  <w14:ligatures w14:val="standardContextual"/>
                </w:rPr>
                <w:t>1.01 (1.18)</w:t>
              </w:r>
            </w:ins>
          </w:p>
        </w:tc>
      </w:tr>
      <w:tr w:rsidR="003C2221" w:rsidRPr="003C2221" w14:paraId="4945FB39" w14:textId="77777777" w:rsidTr="00420270">
        <w:tblPrEx>
          <w:tblW w:w="9132" w:type="dxa"/>
          <w:tblPrExChange w:id="1609" w:author="Audencio Victor Rafael" w:date="2025-10-26T01:55:00Z" w16du:dateUtc="2025-10-26T01:55:00Z">
            <w:tblPrEx>
              <w:tblW w:w="9132" w:type="dxa"/>
            </w:tblPrEx>
          </w:tblPrExChange>
        </w:tblPrEx>
        <w:trPr>
          <w:trHeight w:val="127"/>
          <w:ins w:id="1610" w:author="Audencio Victor Rafael" w:date="2025-10-26T01:54:00Z"/>
          <w:trPrChange w:id="1611" w:author="Audencio Victor Rafael" w:date="2025-10-26T01:55:00Z" w16du:dateUtc="2025-10-26T01:55:00Z">
            <w:trPr>
              <w:trHeight w:val="436"/>
            </w:trPr>
          </w:trPrChange>
        </w:trPr>
        <w:tc>
          <w:tcPr>
            <w:tcW w:w="4137" w:type="dxa"/>
            <w:hideMark/>
            <w:tcPrChange w:id="1612" w:author="Audencio Victor Rafael" w:date="2025-10-26T01:55:00Z" w16du:dateUtc="2025-10-26T01:55:00Z">
              <w:tcPr>
                <w:tcW w:w="4137" w:type="dxa"/>
                <w:hideMark/>
              </w:tcPr>
            </w:tcPrChange>
          </w:tcPr>
          <w:p w14:paraId="3D22DE79" w14:textId="77777777" w:rsidR="003C2221" w:rsidRPr="002B3BBA" w:rsidRDefault="003C2221" w:rsidP="003C2221">
            <w:pPr>
              <w:spacing w:line="276" w:lineRule="auto"/>
              <w:rPr>
                <w:ins w:id="1613" w:author="Audencio Victor Rafael" w:date="2025-10-26T01:54:00Z"/>
                <w:rFonts w:ascii="Times New Roman" w:eastAsiaTheme="minorHAnsi" w:hAnsi="Times New Roman" w:cs="Times New Roman"/>
                <w:kern w:val="2"/>
                <w:lang w:val="en-GB"/>
                <w14:ligatures w14:val="standardContextual"/>
              </w:rPr>
            </w:pPr>
            <w:ins w:id="1614" w:author="Audencio Victor Rafael" w:date="2025-10-26T01:54:00Z">
              <w:r w:rsidRPr="002B3BBA">
                <w:rPr>
                  <w:rFonts w:ascii="Times New Roman" w:eastAsiaTheme="minorHAnsi" w:hAnsi="Times New Roman" w:cs="Times New Roman"/>
                  <w:kern w:val="2"/>
                  <w:lang w:val="en-GB"/>
                  <w14:ligatures w14:val="standardContextual"/>
                </w:rPr>
                <w:t>Very preterm (28⁺⁰–31⁺⁶)</w:t>
              </w:r>
            </w:ins>
          </w:p>
        </w:tc>
        <w:tc>
          <w:tcPr>
            <w:tcW w:w="899" w:type="dxa"/>
            <w:hideMark/>
            <w:tcPrChange w:id="1615" w:author="Audencio Victor Rafael" w:date="2025-10-26T01:55:00Z" w16du:dateUtc="2025-10-26T01:55:00Z">
              <w:tcPr>
                <w:tcW w:w="899" w:type="dxa"/>
                <w:hideMark/>
              </w:tcPr>
            </w:tcPrChange>
          </w:tcPr>
          <w:p w14:paraId="7DBDA444" w14:textId="77777777" w:rsidR="003C2221" w:rsidRPr="003C2221" w:rsidRDefault="003C2221">
            <w:pPr>
              <w:spacing w:line="276" w:lineRule="auto"/>
              <w:jc w:val="center"/>
              <w:rPr>
                <w:ins w:id="1616" w:author="Audencio Victor Rafael" w:date="2025-10-26T01:54:00Z"/>
                <w:rFonts w:ascii="Times New Roman" w:eastAsiaTheme="minorHAnsi" w:hAnsi="Times New Roman" w:cs="Times New Roman"/>
                <w:kern w:val="2"/>
                <w:lang w:val="en-GB"/>
                <w14:ligatures w14:val="standardContextual"/>
              </w:rPr>
              <w:pPrChange w:id="1617" w:author="Audencio Victor Rafael" w:date="2025-10-26T01:54:00Z" w16du:dateUtc="2025-10-26T01:54:00Z">
                <w:pPr>
                  <w:spacing w:line="276" w:lineRule="auto"/>
                </w:pPr>
              </w:pPrChange>
            </w:pPr>
            <w:ins w:id="1618" w:author="Audencio Victor Rafael" w:date="2025-10-26T01:54:00Z">
              <w:r w:rsidRPr="003C2221">
                <w:rPr>
                  <w:rFonts w:ascii="Times New Roman" w:eastAsiaTheme="minorHAnsi" w:hAnsi="Times New Roman" w:cs="Times New Roman"/>
                  <w:kern w:val="2"/>
                  <w:lang w:val="en-GB"/>
                  <w14:ligatures w14:val="standardContextual"/>
                </w:rPr>
                <w:t>36</w:t>
              </w:r>
            </w:ins>
          </w:p>
        </w:tc>
        <w:tc>
          <w:tcPr>
            <w:tcW w:w="2028" w:type="dxa"/>
            <w:hideMark/>
            <w:tcPrChange w:id="1619" w:author="Audencio Victor Rafael" w:date="2025-10-26T01:55:00Z" w16du:dateUtc="2025-10-26T01:55:00Z">
              <w:tcPr>
                <w:tcW w:w="2028" w:type="dxa"/>
                <w:hideMark/>
              </w:tcPr>
            </w:tcPrChange>
          </w:tcPr>
          <w:p w14:paraId="6F53BC83" w14:textId="77777777" w:rsidR="003C2221" w:rsidRPr="003C2221" w:rsidRDefault="003C2221">
            <w:pPr>
              <w:spacing w:line="276" w:lineRule="auto"/>
              <w:jc w:val="center"/>
              <w:rPr>
                <w:ins w:id="1620" w:author="Audencio Victor Rafael" w:date="2025-10-26T01:54:00Z"/>
                <w:rFonts w:ascii="Times New Roman" w:eastAsiaTheme="minorHAnsi" w:hAnsi="Times New Roman" w:cs="Times New Roman"/>
                <w:kern w:val="2"/>
                <w:lang w:val="en-GB"/>
                <w14:ligatures w14:val="standardContextual"/>
              </w:rPr>
              <w:pPrChange w:id="1621" w:author="Audencio Victor Rafael" w:date="2025-10-26T01:54:00Z" w16du:dateUtc="2025-10-26T01:54:00Z">
                <w:pPr>
                  <w:spacing w:line="276" w:lineRule="auto"/>
                </w:pPr>
              </w:pPrChange>
            </w:pPr>
            <w:ins w:id="1622" w:author="Audencio Victor Rafael" w:date="2025-10-26T01:54:00Z">
              <w:r w:rsidRPr="003C2221">
                <w:rPr>
                  <w:rFonts w:ascii="Times New Roman" w:eastAsiaTheme="minorHAnsi" w:hAnsi="Times New Roman" w:cs="Times New Roman"/>
                  <w:kern w:val="2"/>
                  <w:lang w:val="en-GB"/>
                  <w14:ligatures w14:val="standardContextual"/>
                </w:rPr>
                <w:t>–1.75 (1.04)</w:t>
              </w:r>
            </w:ins>
          </w:p>
        </w:tc>
        <w:tc>
          <w:tcPr>
            <w:tcW w:w="0" w:type="auto"/>
            <w:hideMark/>
            <w:tcPrChange w:id="1623" w:author="Audencio Victor Rafael" w:date="2025-10-26T01:55:00Z" w16du:dateUtc="2025-10-26T01:55:00Z">
              <w:tcPr>
                <w:tcW w:w="0" w:type="auto"/>
                <w:hideMark/>
              </w:tcPr>
            </w:tcPrChange>
          </w:tcPr>
          <w:p w14:paraId="7A73D882" w14:textId="77777777" w:rsidR="003C2221" w:rsidRPr="003C2221" w:rsidRDefault="003C2221">
            <w:pPr>
              <w:spacing w:line="276" w:lineRule="auto"/>
              <w:jc w:val="center"/>
              <w:rPr>
                <w:ins w:id="1624" w:author="Audencio Victor Rafael" w:date="2025-10-26T01:54:00Z"/>
                <w:rFonts w:ascii="Times New Roman" w:eastAsiaTheme="minorHAnsi" w:hAnsi="Times New Roman" w:cs="Times New Roman"/>
                <w:kern w:val="2"/>
                <w:lang w:val="en-GB"/>
                <w14:ligatures w14:val="standardContextual"/>
              </w:rPr>
              <w:pPrChange w:id="1625" w:author="Audencio Victor Rafael" w:date="2025-10-26T01:54:00Z" w16du:dateUtc="2025-10-26T01:54:00Z">
                <w:pPr>
                  <w:spacing w:line="276" w:lineRule="auto"/>
                </w:pPr>
              </w:pPrChange>
            </w:pPr>
            <w:ins w:id="1626" w:author="Audencio Victor Rafael" w:date="2025-10-26T01:54:00Z">
              <w:r w:rsidRPr="003C2221">
                <w:rPr>
                  <w:rFonts w:ascii="Times New Roman" w:eastAsiaTheme="minorHAnsi" w:hAnsi="Times New Roman" w:cs="Times New Roman"/>
                  <w:kern w:val="2"/>
                  <w:lang w:val="en-GB"/>
                  <w14:ligatures w14:val="standardContextual"/>
                </w:rPr>
                <w:t>1.17 (0.97)</w:t>
              </w:r>
            </w:ins>
          </w:p>
        </w:tc>
      </w:tr>
      <w:tr w:rsidR="003C2221" w:rsidRPr="003C2221" w14:paraId="64D31F7A" w14:textId="77777777" w:rsidTr="00420270">
        <w:tblPrEx>
          <w:tblW w:w="9132" w:type="dxa"/>
          <w:tblPrExChange w:id="1627" w:author="Audencio Victor Rafael" w:date="2025-10-26T01:55:00Z" w16du:dateUtc="2025-10-26T01:55:00Z">
            <w:tblPrEx>
              <w:tblW w:w="9132" w:type="dxa"/>
            </w:tblPrEx>
          </w:tblPrExChange>
        </w:tblPrEx>
        <w:trPr>
          <w:trHeight w:val="247"/>
          <w:ins w:id="1628" w:author="Audencio Victor Rafael" w:date="2025-10-26T01:54:00Z"/>
          <w:trPrChange w:id="1629" w:author="Audencio Victor Rafael" w:date="2025-10-26T01:55:00Z" w16du:dateUtc="2025-10-26T01:55:00Z">
            <w:trPr>
              <w:trHeight w:val="423"/>
            </w:trPr>
          </w:trPrChange>
        </w:trPr>
        <w:tc>
          <w:tcPr>
            <w:tcW w:w="4137" w:type="dxa"/>
            <w:hideMark/>
            <w:tcPrChange w:id="1630" w:author="Audencio Victor Rafael" w:date="2025-10-26T01:55:00Z" w16du:dateUtc="2025-10-26T01:55:00Z">
              <w:tcPr>
                <w:tcW w:w="4137" w:type="dxa"/>
                <w:hideMark/>
              </w:tcPr>
            </w:tcPrChange>
          </w:tcPr>
          <w:p w14:paraId="1CC38743" w14:textId="77777777" w:rsidR="003C2221" w:rsidRPr="002B3BBA" w:rsidRDefault="003C2221" w:rsidP="003C2221">
            <w:pPr>
              <w:spacing w:line="276" w:lineRule="auto"/>
              <w:rPr>
                <w:ins w:id="1631" w:author="Audencio Victor Rafael" w:date="2025-10-26T01:54:00Z"/>
                <w:rFonts w:ascii="Times New Roman" w:eastAsiaTheme="minorHAnsi" w:hAnsi="Times New Roman" w:cs="Times New Roman"/>
                <w:kern w:val="2"/>
                <w:lang w:val="en-GB"/>
                <w14:ligatures w14:val="standardContextual"/>
              </w:rPr>
            </w:pPr>
            <w:ins w:id="1632" w:author="Audencio Victor Rafael" w:date="2025-10-26T01:54:00Z">
              <w:r w:rsidRPr="002B3BBA">
                <w:rPr>
                  <w:rFonts w:ascii="Times New Roman" w:eastAsiaTheme="minorHAnsi" w:hAnsi="Times New Roman" w:cs="Times New Roman"/>
                  <w:kern w:val="2"/>
                  <w:lang w:val="en-GB"/>
                  <w14:ligatures w14:val="standardContextual"/>
                </w:rPr>
                <w:t>Moderately preterm (32⁺⁰–33⁺⁶)</w:t>
              </w:r>
            </w:ins>
          </w:p>
        </w:tc>
        <w:tc>
          <w:tcPr>
            <w:tcW w:w="899" w:type="dxa"/>
            <w:hideMark/>
            <w:tcPrChange w:id="1633" w:author="Audencio Victor Rafael" w:date="2025-10-26T01:55:00Z" w16du:dateUtc="2025-10-26T01:55:00Z">
              <w:tcPr>
                <w:tcW w:w="899" w:type="dxa"/>
                <w:hideMark/>
              </w:tcPr>
            </w:tcPrChange>
          </w:tcPr>
          <w:p w14:paraId="1428C8BE" w14:textId="77777777" w:rsidR="003C2221" w:rsidRPr="003C2221" w:rsidRDefault="003C2221">
            <w:pPr>
              <w:spacing w:line="276" w:lineRule="auto"/>
              <w:jc w:val="center"/>
              <w:rPr>
                <w:ins w:id="1634" w:author="Audencio Victor Rafael" w:date="2025-10-26T01:54:00Z"/>
                <w:rFonts w:ascii="Times New Roman" w:eastAsiaTheme="minorHAnsi" w:hAnsi="Times New Roman" w:cs="Times New Roman"/>
                <w:kern w:val="2"/>
                <w:lang w:val="en-GB"/>
                <w14:ligatures w14:val="standardContextual"/>
              </w:rPr>
              <w:pPrChange w:id="1635" w:author="Audencio Victor Rafael" w:date="2025-10-26T01:54:00Z" w16du:dateUtc="2025-10-26T01:54:00Z">
                <w:pPr>
                  <w:spacing w:line="276" w:lineRule="auto"/>
                </w:pPr>
              </w:pPrChange>
            </w:pPr>
            <w:ins w:id="1636" w:author="Audencio Victor Rafael" w:date="2025-10-26T01:54:00Z">
              <w:r w:rsidRPr="003C2221">
                <w:rPr>
                  <w:rFonts w:ascii="Times New Roman" w:eastAsiaTheme="minorHAnsi" w:hAnsi="Times New Roman" w:cs="Times New Roman"/>
                  <w:kern w:val="2"/>
                  <w:lang w:val="en-GB"/>
                  <w14:ligatures w14:val="standardContextual"/>
                </w:rPr>
                <w:t>61</w:t>
              </w:r>
            </w:ins>
          </w:p>
        </w:tc>
        <w:tc>
          <w:tcPr>
            <w:tcW w:w="2028" w:type="dxa"/>
            <w:hideMark/>
            <w:tcPrChange w:id="1637" w:author="Audencio Victor Rafael" w:date="2025-10-26T01:55:00Z" w16du:dateUtc="2025-10-26T01:55:00Z">
              <w:tcPr>
                <w:tcW w:w="2028" w:type="dxa"/>
                <w:hideMark/>
              </w:tcPr>
            </w:tcPrChange>
          </w:tcPr>
          <w:p w14:paraId="7BA9EBB9" w14:textId="77777777" w:rsidR="003C2221" w:rsidRPr="003C2221" w:rsidRDefault="003C2221">
            <w:pPr>
              <w:spacing w:line="276" w:lineRule="auto"/>
              <w:jc w:val="center"/>
              <w:rPr>
                <w:ins w:id="1638" w:author="Audencio Victor Rafael" w:date="2025-10-26T01:54:00Z"/>
                <w:rFonts w:ascii="Times New Roman" w:eastAsiaTheme="minorHAnsi" w:hAnsi="Times New Roman" w:cs="Times New Roman"/>
                <w:kern w:val="2"/>
                <w:lang w:val="en-GB"/>
                <w14:ligatures w14:val="standardContextual"/>
              </w:rPr>
              <w:pPrChange w:id="1639" w:author="Audencio Victor Rafael" w:date="2025-10-26T01:54:00Z" w16du:dateUtc="2025-10-26T01:54:00Z">
                <w:pPr>
                  <w:spacing w:line="276" w:lineRule="auto"/>
                </w:pPr>
              </w:pPrChange>
            </w:pPr>
            <w:ins w:id="1640" w:author="Audencio Victor Rafael" w:date="2025-10-26T01:54:00Z">
              <w:r w:rsidRPr="003C2221">
                <w:rPr>
                  <w:rFonts w:ascii="Times New Roman" w:eastAsiaTheme="minorHAnsi" w:hAnsi="Times New Roman" w:cs="Times New Roman"/>
                  <w:kern w:val="2"/>
                  <w:lang w:val="en-GB"/>
                  <w14:ligatures w14:val="standardContextual"/>
                </w:rPr>
                <w:t>–0.95 (1.16)</w:t>
              </w:r>
            </w:ins>
          </w:p>
        </w:tc>
        <w:tc>
          <w:tcPr>
            <w:tcW w:w="0" w:type="auto"/>
            <w:hideMark/>
            <w:tcPrChange w:id="1641" w:author="Audencio Victor Rafael" w:date="2025-10-26T01:55:00Z" w16du:dateUtc="2025-10-26T01:55:00Z">
              <w:tcPr>
                <w:tcW w:w="0" w:type="auto"/>
                <w:hideMark/>
              </w:tcPr>
            </w:tcPrChange>
          </w:tcPr>
          <w:p w14:paraId="40C51C15" w14:textId="77777777" w:rsidR="003C2221" w:rsidRPr="003C2221" w:rsidRDefault="003C2221">
            <w:pPr>
              <w:spacing w:line="276" w:lineRule="auto"/>
              <w:jc w:val="center"/>
              <w:rPr>
                <w:ins w:id="1642" w:author="Audencio Victor Rafael" w:date="2025-10-26T01:54:00Z"/>
                <w:rFonts w:ascii="Times New Roman" w:eastAsiaTheme="minorHAnsi" w:hAnsi="Times New Roman" w:cs="Times New Roman"/>
                <w:kern w:val="2"/>
                <w:lang w:val="en-GB"/>
                <w14:ligatures w14:val="standardContextual"/>
              </w:rPr>
              <w:pPrChange w:id="1643" w:author="Audencio Victor Rafael" w:date="2025-10-26T01:54:00Z" w16du:dateUtc="2025-10-26T01:54:00Z">
                <w:pPr>
                  <w:spacing w:line="276" w:lineRule="auto"/>
                </w:pPr>
              </w:pPrChange>
            </w:pPr>
            <w:ins w:id="1644" w:author="Audencio Victor Rafael" w:date="2025-10-26T01:54:00Z">
              <w:r w:rsidRPr="003C2221">
                <w:rPr>
                  <w:rFonts w:ascii="Times New Roman" w:eastAsiaTheme="minorHAnsi" w:hAnsi="Times New Roman" w:cs="Times New Roman"/>
                  <w:kern w:val="2"/>
                  <w:lang w:val="en-GB"/>
                  <w14:ligatures w14:val="standardContextual"/>
                </w:rPr>
                <w:t>1.24 (1.12)</w:t>
              </w:r>
            </w:ins>
          </w:p>
        </w:tc>
      </w:tr>
      <w:tr w:rsidR="003C2221" w:rsidRPr="003C2221" w14:paraId="0C6D8212" w14:textId="77777777" w:rsidTr="00420270">
        <w:tblPrEx>
          <w:tblW w:w="9132" w:type="dxa"/>
          <w:tblPrExChange w:id="1645" w:author="Audencio Victor Rafael" w:date="2025-10-26T01:55:00Z" w16du:dateUtc="2025-10-26T01:55:00Z">
            <w:tblPrEx>
              <w:tblW w:w="9132" w:type="dxa"/>
            </w:tblPrEx>
          </w:tblPrExChange>
        </w:tblPrEx>
        <w:trPr>
          <w:trHeight w:val="97"/>
          <w:ins w:id="1646" w:author="Audencio Victor Rafael" w:date="2025-10-26T01:54:00Z"/>
          <w:trPrChange w:id="1647" w:author="Audencio Victor Rafael" w:date="2025-10-26T01:55:00Z" w16du:dateUtc="2025-10-26T01:55:00Z">
            <w:trPr>
              <w:trHeight w:val="423"/>
            </w:trPr>
          </w:trPrChange>
        </w:trPr>
        <w:tc>
          <w:tcPr>
            <w:tcW w:w="4137" w:type="dxa"/>
            <w:hideMark/>
            <w:tcPrChange w:id="1648" w:author="Audencio Victor Rafael" w:date="2025-10-26T01:55:00Z" w16du:dateUtc="2025-10-26T01:55:00Z">
              <w:tcPr>
                <w:tcW w:w="4137" w:type="dxa"/>
                <w:hideMark/>
              </w:tcPr>
            </w:tcPrChange>
          </w:tcPr>
          <w:p w14:paraId="126B80F6" w14:textId="77777777" w:rsidR="003C2221" w:rsidRPr="002B3BBA" w:rsidRDefault="003C2221" w:rsidP="003C2221">
            <w:pPr>
              <w:spacing w:line="276" w:lineRule="auto"/>
              <w:rPr>
                <w:ins w:id="1649" w:author="Audencio Victor Rafael" w:date="2025-10-26T01:54:00Z"/>
                <w:rFonts w:ascii="Times New Roman" w:eastAsiaTheme="minorHAnsi" w:hAnsi="Times New Roman" w:cs="Times New Roman"/>
                <w:kern w:val="2"/>
                <w:lang w:val="en-GB"/>
                <w14:ligatures w14:val="standardContextual"/>
              </w:rPr>
            </w:pPr>
            <w:ins w:id="1650" w:author="Audencio Victor Rafael" w:date="2025-10-26T01:54:00Z">
              <w:r w:rsidRPr="002B3BBA">
                <w:rPr>
                  <w:rFonts w:ascii="Times New Roman" w:eastAsiaTheme="minorHAnsi" w:hAnsi="Times New Roman" w:cs="Times New Roman"/>
                  <w:kern w:val="2"/>
                  <w:lang w:val="en-GB"/>
                  <w14:ligatures w14:val="standardContextual"/>
                </w:rPr>
                <w:lastRenderedPageBreak/>
                <w:t>Late preterm (34⁺⁰–36⁺⁶)</w:t>
              </w:r>
            </w:ins>
          </w:p>
        </w:tc>
        <w:tc>
          <w:tcPr>
            <w:tcW w:w="899" w:type="dxa"/>
            <w:hideMark/>
            <w:tcPrChange w:id="1651" w:author="Audencio Victor Rafael" w:date="2025-10-26T01:55:00Z" w16du:dateUtc="2025-10-26T01:55:00Z">
              <w:tcPr>
                <w:tcW w:w="899" w:type="dxa"/>
                <w:hideMark/>
              </w:tcPr>
            </w:tcPrChange>
          </w:tcPr>
          <w:p w14:paraId="413F1796" w14:textId="77777777" w:rsidR="003C2221" w:rsidRPr="003C2221" w:rsidRDefault="003C2221">
            <w:pPr>
              <w:spacing w:line="276" w:lineRule="auto"/>
              <w:jc w:val="center"/>
              <w:rPr>
                <w:ins w:id="1652" w:author="Audencio Victor Rafael" w:date="2025-10-26T01:54:00Z"/>
                <w:rFonts w:ascii="Times New Roman" w:eastAsiaTheme="minorHAnsi" w:hAnsi="Times New Roman" w:cs="Times New Roman"/>
                <w:kern w:val="2"/>
                <w:lang w:val="en-GB"/>
                <w14:ligatures w14:val="standardContextual"/>
              </w:rPr>
              <w:pPrChange w:id="1653" w:author="Audencio Victor Rafael" w:date="2025-10-26T01:54:00Z" w16du:dateUtc="2025-10-26T01:54:00Z">
                <w:pPr>
                  <w:spacing w:line="276" w:lineRule="auto"/>
                </w:pPr>
              </w:pPrChange>
            </w:pPr>
            <w:ins w:id="1654" w:author="Audencio Victor Rafael" w:date="2025-10-26T01:54:00Z">
              <w:r w:rsidRPr="003C2221">
                <w:rPr>
                  <w:rFonts w:ascii="Times New Roman" w:eastAsiaTheme="minorHAnsi" w:hAnsi="Times New Roman" w:cs="Times New Roman"/>
                  <w:kern w:val="2"/>
                  <w:lang w:val="en-GB"/>
                  <w14:ligatures w14:val="standardContextual"/>
                </w:rPr>
                <w:t>217</w:t>
              </w:r>
            </w:ins>
          </w:p>
        </w:tc>
        <w:tc>
          <w:tcPr>
            <w:tcW w:w="2028" w:type="dxa"/>
            <w:hideMark/>
            <w:tcPrChange w:id="1655" w:author="Audencio Victor Rafael" w:date="2025-10-26T01:55:00Z" w16du:dateUtc="2025-10-26T01:55:00Z">
              <w:tcPr>
                <w:tcW w:w="2028" w:type="dxa"/>
                <w:hideMark/>
              </w:tcPr>
            </w:tcPrChange>
          </w:tcPr>
          <w:p w14:paraId="2C78B481" w14:textId="77777777" w:rsidR="003C2221" w:rsidRPr="003C2221" w:rsidRDefault="003C2221">
            <w:pPr>
              <w:spacing w:line="276" w:lineRule="auto"/>
              <w:jc w:val="center"/>
              <w:rPr>
                <w:ins w:id="1656" w:author="Audencio Victor Rafael" w:date="2025-10-26T01:54:00Z"/>
                <w:rFonts w:ascii="Times New Roman" w:eastAsiaTheme="minorHAnsi" w:hAnsi="Times New Roman" w:cs="Times New Roman"/>
                <w:kern w:val="2"/>
                <w:lang w:val="en-GB"/>
                <w14:ligatures w14:val="standardContextual"/>
              </w:rPr>
              <w:pPrChange w:id="1657" w:author="Audencio Victor Rafael" w:date="2025-10-26T01:54:00Z" w16du:dateUtc="2025-10-26T01:54:00Z">
                <w:pPr>
                  <w:spacing w:line="276" w:lineRule="auto"/>
                </w:pPr>
              </w:pPrChange>
            </w:pPr>
            <w:ins w:id="1658" w:author="Audencio Victor Rafael" w:date="2025-10-26T01:54:00Z">
              <w:r w:rsidRPr="003C2221">
                <w:rPr>
                  <w:rFonts w:ascii="Times New Roman" w:eastAsiaTheme="minorHAnsi" w:hAnsi="Times New Roman" w:cs="Times New Roman"/>
                  <w:kern w:val="2"/>
                  <w:lang w:val="en-GB"/>
                  <w14:ligatures w14:val="standardContextual"/>
                </w:rPr>
                <w:t>–0.31 (1.07)</w:t>
              </w:r>
            </w:ins>
          </w:p>
        </w:tc>
        <w:tc>
          <w:tcPr>
            <w:tcW w:w="0" w:type="auto"/>
            <w:hideMark/>
            <w:tcPrChange w:id="1659" w:author="Audencio Victor Rafael" w:date="2025-10-26T01:55:00Z" w16du:dateUtc="2025-10-26T01:55:00Z">
              <w:tcPr>
                <w:tcW w:w="0" w:type="auto"/>
                <w:hideMark/>
              </w:tcPr>
            </w:tcPrChange>
          </w:tcPr>
          <w:p w14:paraId="2DB178A1" w14:textId="77777777" w:rsidR="003C2221" w:rsidRPr="003C2221" w:rsidRDefault="003C2221">
            <w:pPr>
              <w:spacing w:line="276" w:lineRule="auto"/>
              <w:jc w:val="center"/>
              <w:rPr>
                <w:ins w:id="1660" w:author="Audencio Victor Rafael" w:date="2025-10-26T01:54:00Z"/>
                <w:rFonts w:ascii="Times New Roman" w:eastAsiaTheme="minorHAnsi" w:hAnsi="Times New Roman" w:cs="Times New Roman"/>
                <w:kern w:val="2"/>
                <w:lang w:val="en-GB"/>
                <w14:ligatures w14:val="standardContextual"/>
              </w:rPr>
              <w:pPrChange w:id="1661" w:author="Audencio Victor Rafael" w:date="2025-10-26T01:54:00Z" w16du:dateUtc="2025-10-26T01:54:00Z">
                <w:pPr>
                  <w:spacing w:line="276" w:lineRule="auto"/>
                </w:pPr>
              </w:pPrChange>
            </w:pPr>
            <w:ins w:id="1662" w:author="Audencio Victor Rafael" w:date="2025-10-26T01:54:00Z">
              <w:r w:rsidRPr="003C2221">
                <w:rPr>
                  <w:rFonts w:ascii="Times New Roman" w:eastAsiaTheme="minorHAnsi" w:hAnsi="Times New Roman" w:cs="Times New Roman"/>
                  <w:kern w:val="2"/>
                  <w:lang w:val="en-GB"/>
                  <w14:ligatures w14:val="standardContextual"/>
                </w:rPr>
                <w:t>0.93 (1.14)</w:t>
              </w:r>
            </w:ins>
          </w:p>
        </w:tc>
      </w:tr>
      <w:tr w:rsidR="003C2221" w:rsidRPr="003C2221" w14:paraId="40AB6613" w14:textId="77777777" w:rsidTr="00420270">
        <w:tblPrEx>
          <w:tblW w:w="9132" w:type="dxa"/>
          <w:tblPrExChange w:id="1663" w:author="Audencio Victor Rafael" w:date="2025-10-26T01:55:00Z" w16du:dateUtc="2025-10-26T01:55:00Z">
            <w:tblPrEx>
              <w:tblW w:w="9132" w:type="dxa"/>
            </w:tblPrEx>
          </w:tblPrExChange>
        </w:tblPrEx>
        <w:trPr>
          <w:trHeight w:val="231"/>
          <w:ins w:id="1664" w:author="Audencio Victor Rafael" w:date="2025-10-26T01:54:00Z"/>
          <w:trPrChange w:id="1665" w:author="Audencio Victor Rafael" w:date="2025-10-26T01:55:00Z" w16du:dateUtc="2025-10-26T01:55:00Z">
            <w:trPr>
              <w:trHeight w:val="416"/>
            </w:trPr>
          </w:trPrChange>
        </w:trPr>
        <w:tc>
          <w:tcPr>
            <w:tcW w:w="4137" w:type="dxa"/>
            <w:hideMark/>
            <w:tcPrChange w:id="1666" w:author="Audencio Victor Rafael" w:date="2025-10-26T01:55:00Z" w16du:dateUtc="2025-10-26T01:55:00Z">
              <w:tcPr>
                <w:tcW w:w="4137" w:type="dxa"/>
                <w:hideMark/>
              </w:tcPr>
            </w:tcPrChange>
          </w:tcPr>
          <w:p w14:paraId="6023AE40" w14:textId="77777777" w:rsidR="003C2221" w:rsidRPr="002B3BBA" w:rsidRDefault="003C2221" w:rsidP="003C2221">
            <w:pPr>
              <w:spacing w:line="276" w:lineRule="auto"/>
              <w:rPr>
                <w:ins w:id="1667" w:author="Audencio Victor Rafael" w:date="2025-10-26T01:54:00Z"/>
                <w:rFonts w:ascii="Times New Roman" w:eastAsiaTheme="minorHAnsi" w:hAnsi="Times New Roman" w:cs="Times New Roman"/>
                <w:kern w:val="2"/>
                <w:lang w:val="en-GB"/>
                <w14:ligatures w14:val="standardContextual"/>
              </w:rPr>
            </w:pPr>
            <w:ins w:id="1668" w:author="Audencio Victor Rafael" w:date="2025-10-26T01:54:00Z">
              <w:r w:rsidRPr="002B3BBA">
                <w:rPr>
                  <w:rFonts w:ascii="Times New Roman" w:hAnsi="Times New Roman" w:cs="Times New Roman"/>
                  <w:lang w:val="en-GB"/>
                  <w:rPrChange w:id="1669" w:author="Audencio Victor Rafael" w:date="2025-10-26T16:42:00Z" w16du:dateUtc="2025-10-26T16:42:00Z">
                    <w:rPr>
                      <w:rFonts w:ascii="Times New Roman" w:hAnsi="Times New Roman" w:cs="Times New Roman"/>
                      <w:b/>
                      <w:bCs/>
                      <w:lang w:val="en-GB"/>
                    </w:rPr>
                  </w:rPrChange>
                </w:rPr>
                <w:t>Term (37⁺⁰ to 42⁺⁶)</w:t>
              </w:r>
            </w:ins>
          </w:p>
        </w:tc>
        <w:tc>
          <w:tcPr>
            <w:tcW w:w="899" w:type="dxa"/>
            <w:hideMark/>
            <w:tcPrChange w:id="1670" w:author="Audencio Victor Rafael" w:date="2025-10-26T01:55:00Z" w16du:dateUtc="2025-10-26T01:55:00Z">
              <w:tcPr>
                <w:tcW w:w="899" w:type="dxa"/>
                <w:hideMark/>
              </w:tcPr>
            </w:tcPrChange>
          </w:tcPr>
          <w:p w14:paraId="53E0B28D" w14:textId="77777777" w:rsidR="003C2221" w:rsidRPr="003C2221" w:rsidRDefault="003C2221">
            <w:pPr>
              <w:spacing w:line="276" w:lineRule="auto"/>
              <w:jc w:val="center"/>
              <w:rPr>
                <w:ins w:id="1671" w:author="Audencio Victor Rafael" w:date="2025-10-26T01:54:00Z"/>
                <w:rFonts w:ascii="Times New Roman" w:eastAsiaTheme="minorHAnsi" w:hAnsi="Times New Roman" w:cs="Times New Roman"/>
                <w:kern w:val="2"/>
                <w:lang w:val="en-GB"/>
                <w14:ligatures w14:val="standardContextual"/>
              </w:rPr>
              <w:pPrChange w:id="1672" w:author="Audencio Victor Rafael" w:date="2025-10-26T01:54:00Z" w16du:dateUtc="2025-10-26T01:54:00Z">
                <w:pPr>
                  <w:spacing w:line="276" w:lineRule="auto"/>
                </w:pPr>
              </w:pPrChange>
            </w:pPr>
            <w:ins w:id="1673" w:author="Audencio Victor Rafael" w:date="2025-10-26T01:54:00Z">
              <w:r w:rsidRPr="003C2221">
                <w:rPr>
                  <w:rFonts w:ascii="Times New Roman" w:eastAsiaTheme="minorHAnsi" w:hAnsi="Times New Roman" w:cs="Times New Roman"/>
                  <w:kern w:val="2"/>
                  <w:lang w:val="en-GB"/>
                  <w14:ligatures w14:val="standardContextual"/>
                </w:rPr>
                <w:t>214</w:t>
              </w:r>
            </w:ins>
          </w:p>
        </w:tc>
        <w:tc>
          <w:tcPr>
            <w:tcW w:w="2028" w:type="dxa"/>
            <w:hideMark/>
            <w:tcPrChange w:id="1674" w:author="Audencio Victor Rafael" w:date="2025-10-26T01:55:00Z" w16du:dateUtc="2025-10-26T01:55:00Z">
              <w:tcPr>
                <w:tcW w:w="2028" w:type="dxa"/>
                <w:hideMark/>
              </w:tcPr>
            </w:tcPrChange>
          </w:tcPr>
          <w:p w14:paraId="6E2EBB3D" w14:textId="77777777" w:rsidR="003C2221" w:rsidRPr="003C2221" w:rsidRDefault="003C2221">
            <w:pPr>
              <w:spacing w:line="276" w:lineRule="auto"/>
              <w:jc w:val="center"/>
              <w:rPr>
                <w:ins w:id="1675" w:author="Audencio Victor Rafael" w:date="2025-10-26T01:54:00Z"/>
                <w:rFonts w:ascii="Times New Roman" w:eastAsiaTheme="minorHAnsi" w:hAnsi="Times New Roman" w:cs="Times New Roman"/>
                <w:kern w:val="2"/>
                <w:lang w:val="en-GB"/>
                <w14:ligatures w14:val="standardContextual"/>
              </w:rPr>
              <w:pPrChange w:id="1676" w:author="Audencio Victor Rafael" w:date="2025-10-26T01:54:00Z" w16du:dateUtc="2025-10-26T01:54:00Z">
                <w:pPr>
                  <w:spacing w:line="276" w:lineRule="auto"/>
                </w:pPr>
              </w:pPrChange>
            </w:pPr>
            <w:ins w:id="1677" w:author="Audencio Victor Rafael" w:date="2025-10-26T01:54:00Z">
              <w:r w:rsidRPr="003C2221">
                <w:rPr>
                  <w:rFonts w:ascii="Times New Roman" w:eastAsiaTheme="minorHAnsi" w:hAnsi="Times New Roman" w:cs="Times New Roman"/>
                  <w:kern w:val="2"/>
                  <w:lang w:val="en-GB"/>
                  <w14:ligatures w14:val="standardContextual"/>
                </w:rPr>
                <w:t>–0.01 (1.2)</w:t>
              </w:r>
            </w:ins>
          </w:p>
        </w:tc>
        <w:tc>
          <w:tcPr>
            <w:tcW w:w="0" w:type="auto"/>
            <w:hideMark/>
            <w:tcPrChange w:id="1678" w:author="Audencio Victor Rafael" w:date="2025-10-26T01:55:00Z" w16du:dateUtc="2025-10-26T01:55:00Z">
              <w:tcPr>
                <w:tcW w:w="0" w:type="auto"/>
                <w:hideMark/>
              </w:tcPr>
            </w:tcPrChange>
          </w:tcPr>
          <w:p w14:paraId="11D20235" w14:textId="77777777" w:rsidR="003C2221" w:rsidRPr="003C2221" w:rsidRDefault="003C2221">
            <w:pPr>
              <w:spacing w:line="276" w:lineRule="auto"/>
              <w:jc w:val="center"/>
              <w:rPr>
                <w:ins w:id="1679" w:author="Audencio Victor Rafael" w:date="2025-10-26T01:54:00Z"/>
                <w:rFonts w:ascii="Times New Roman" w:eastAsiaTheme="minorHAnsi" w:hAnsi="Times New Roman" w:cs="Times New Roman"/>
                <w:kern w:val="2"/>
                <w:lang w:val="en-GB"/>
                <w14:ligatures w14:val="standardContextual"/>
              </w:rPr>
              <w:pPrChange w:id="1680" w:author="Audencio Victor Rafael" w:date="2025-10-26T01:54:00Z" w16du:dateUtc="2025-10-26T01:54:00Z">
                <w:pPr>
                  <w:spacing w:line="276" w:lineRule="auto"/>
                </w:pPr>
              </w:pPrChange>
            </w:pPr>
            <w:ins w:id="1681" w:author="Audencio Victor Rafael" w:date="2025-10-26T01:54:00Z">
              <w:r w:rsidRPr="003C2221">
                <w:rPr>
                  <w:rFonts w:ascii="Times New Roman" w:eastAsiaTheme="minorHAnsi" w:hAnsi="Times New Roman" w:cs="Times New Roman"/>
                  <w:kern w:val="2"/>
                  <w:lang w:val="en-GB"/>
                  <w14:ligatures w14:val="standardContextual"/>
                </w:rPr>
                <w:t>0.49 (1.11)</w:t>
              </w:r>
            </w:ins>
          </w:p>
        </w:tc>
      </w:tr>
      <w:tr w:rsidR="003C2221" w:rsidRPr="003C2221" w14:paraId="2AD398F5" w14:textId="77777777" w:rsidTr="00420270">
        <w:tblPrEx>
          <w:tblW w:w="9132" w:type="dxa"/>
          <w:tblPrExChange w:id="1682" w:author="Audencio Victor Rafael" w:date="2025-10-26T01:55:00Z" w16du:dateUtc="2025-10-26T01:55:00Z">
            <w:tblPrEx>
              <w:tblW w:w="9132" w:type="dxa"/>
            </w:tblPrEx>
          </w:tblPrExChange>
        </w:tblPrEx>
        <w:trPr>
          <w:trHeight w:val="221"/>
          <w:ins w:id="1683" w:author="Audencio Victor Rafael" w:date="2025-10-26T01:54:00Z"/>
          <w:trPrChange w:id="1684" w:author="Audencio Victor Rafael" w:date="2025-10-26T01:55:00Z" w16du:dateUtc="2025-10-26T01:55:00Z">
            <w:trPr>
              <w:trHeight w:val="423"/>
            </w:trPr>
          </w:trPrChange>
        </w:trPr>
        <w:tc>
          <w:tcPr>
            <w:tcW w:w="4137" w:type="dxa"/>
            <w:hideMark/>
            <w:tcPrChange w:id="1685" w:author="Audencio Victor Rafael" w:date="2025-10-26T01:55:00Z" w16du:dateUtc="2025-10-26T01:55:00Z">
              <w:tcPr>
                <w:tcW w:w="4137" w:type="dxa"/>
                <w:hideMark/>
              </w:tcPr>
            </w:tcPrChange>
          </w:tcPr>
          <w:p w14:paraId="0A77B0EF" w14:textId="77777777" w:rsidR="003C2221" w:rsidRPr="002B3BBA" w:rsidRDefault="003C2221" w:rsidP="003C2221">
            <w:pPr>
              <w:spacing w:line="276" w:lineRule="auto"/>
              <w:rPr>
                <w:ins w:id="1686" w:author="Audencio Victor Rafael" w:date="2025-10-26T01:54:00Z"/>
                <w:rFonts w:ascii="Times New Roman" w:eastAsiaTheme="minorHAnsi" w:hAnsi="Times New Roman" w:cs="Times New Roman"/>
                <w:kern w:val="2"/>
                <w:lang w:val="en-GB"/>
                <w14:ligatures w14:val="standardContextual"/>
              </w:rPr>
            </w:pPr>
            <w:ins w:id="1687" w:author="Audencio Victor Rafael" w:date="2025-10-26T01:54:00Z">
              <w:r w:rsidRPr="002B3BBA">
                <w:rPr>
                  <w:rFonts w:ascii="Times New Roman" w:eastAsiaTheme="minorHAnsi" w:hAnsi="Times New Roman" w:cs="Times New Roman"/>
                  <w:kern w:val="2"/>
                  <w:lang w:val="en-GB"/>
                  <w14:ligatures w14:val="standardContextual"/>
                </w:rPr>
                <w:t>Early term (37⁺⁰–38⁺⁶)</w:t>
              </w:r>
            </w:ins>
          </w:p>
        </w:tc>
        <w:tc>
          <w:tcPr>
            <w:tcW w:w="899" w:type="dxa"/>
            <w:hideMark/>
            <w:tcPrChange w:id="1688" w:author="Audencio Victor Rafael" w:date="2025-10-26T01:55:00Z" w16du:dateUtc="2025-10-26T01:55:00Z">
              <w:tcPr>
                <w:tcW w:w="899" w:type="dxa"/>
                <w:hideMark/>
              </w:tcPr>
            </w:tcPrChange>
          </w:tcPr>
          <w:p w14:paraId="2CCB85FC" w14:textId="77777777" w:rsidR="003C2221" w:rsidRPr="003C2221" w:rsidRDefault="003C2221">
            <w:pPr>
              <w:spacing w:line="276" w:lineRule="auto"/>
              <w:jc w:val="center"/>
              <w:rPr>
                <w:ins w:id="1689" w:author="Audencio Victor Rafael" w:date="2025-10-26T01:54:00Z"/>
                <w:rFonts w:ascii="Times New Roman" w:eastAsiaTheme="minorHAnsi" w:hAnsi="Times New Roman" w:cs="Times New Roman"/>
                <w:kern w:val="2"/>
                <w:lang w:val="en-GB"/>
                <w14:ligatures w14:val="standardContextual"/>
              </w:rPr>
              <w:pPrChange w:id="1690" w:author="Audencio Victor Rafael" w:date="2025-10-26T01:54:00Z" w16du:dateUtc="2025-10-26T01:54:00Z">
                <w:pPr>
                  <w:spacing w:line="276" w:lineRule="auto"/>
                </w:pPr>
              </w:pPrChange>
            </w:pPr>
            <w:ins w:id="1691" w:author="Audencio Victor Rafael" w:date="2025-10-26T01:54:00Z">
              <w:r w:rsidRPr="003C2221">
                <w:rPr>
                  <w:rFonts w:ascii="Times New Roman" w:eastAsiaTheme="minorHAnsi" w:hAnsi="Times New Roman" w:cs="Times New Roman"/>
                  <w:kern w:val="2"/>
                  <w:lang w:val="en-GB"/>
                  <w14:ligatures w14:val="standardContextual"/>
                </w:rPr>
                <w:t>147</w:t>
              </w:r>
            </w:ins>
          </w:p>
        </w:tc>
        <w:tc>
          <w:tcPr>
            <w:tcW w:w="2028" w:type="dxa"/>
            <w:hideMark/>
            <w:tcPrChange w:id="1692" w:author="Audencio Victor Rafael" w:date="2025-10-26T01:55:00Z" w16du:dateUtc="2025-10-26T01:55:00Z">
              <w:tcPr>
                <w:tcW w:w="2028" w:type="dxa"/>
                <w:hideMark/>
              </w:tcPr>
            </w:tcPrChange>
          </w:tcPr>
          <w:p w14:paraId="16DFE120" w14:textId="77777777" w:rsidR="003C2221" w:rsidRPr="003C2221" w:rsidRDefault="003C2221">
            <w:pPr>
              <w:spacing w:line="276" w:lineRule="auto"/>
              <w:jc w:val="center"/>
              <w:rPr>
                <w:ins w:id="1693" w:author="Audencio Victor Rafael" w:date="2025-10-26T01:54:00Z"/>
                <w:rFonts w:ascii="Times New Roman" w:eastAsiaTheme="minorHAnsi" w:hAnsi="Times New Roman" w:cs="Times New Roman"/>
                <w:kern w:val="2"/>
                <w:lang w:val="en-GB"/>
                <w14:ligatures w14:val="standardContextual"/>
              </w:rPr>
              <w:pPrChange w:id="1694" w:author="Audencio Victor Rafael" w:date="2025-10-26T01:54:00Z" w16du:dateUtc="2025-10-26T01:54:00Z">
                <w:pPr>
                  <w:spacing w:line="276" w:lineRule="auto"/>
                </w:pPr>
              </w:pPrChange>
            </w:pPr>
            <w:ins w:id="1695" w:author="Audencio Victor Rafael" w:date="2025-10-26T01:54:00Z">
              <w:r w:rsidRPr="003C2221">
                <w:rPr>
                  <w:rFonts w:ascii="Times New Roman" w:eastAsiaTheme="minorHAnsi" w:hAnsi="Times New Roman" w:cs="Times New Roman"/>
                  <w:kern w:val="2"/>
                  <w:lang w:val="en-GB"/>
                  <w14:ligatures w14:val="standardContextual"/>
                </w:rPr>
                <w:t>–0.24 (1.18)</w:t>
              </w:r>
            </w:ins>
          </w:p>
        </w:tc>
        <w:tc>
          <w:tcPr>
            <w:tcW w:w="0" w:type="auto"/>
            <w:hideMark/>
            <w:tcPrChange w:id="1696" w:author="Audencio Victor Rafael" w:date="2025-10-26T01:55:00Z" w16du:dateUtc="2025-10-26T01:55:00Z">
              <w:tcPr>
                <w:tcW w:w="0" w:type="auto"/>
                <w:hideMark/>
              </w:tcPr>
            </w:tcPrChange>
          </w:tcPr>
          <w:p w14:paraId="25CC5487" w14:textId="77777777" w:rsidR="003C2221" w:rsidRPr="003C2221" w:rsidRDefault="003C2221">
            <w:pPr>
              <w:spacing w:line="276" w:lineRule="auto"/>
              <w:jc w:val="center"/>
              <w:rPr>
                <w:ins w:id="1697" w:author="Audencio Victor Rafael" w:date="2025-10-26T01:54:00Z"/>
                <w:rFonts w:ascii="Times New Roman" w:eastAsiaTheme="minorHAnsi" w:hAnsi="Times New Roman" w:cs="Times New Roman"/>
                <w:kern w:val="2"/>
                <w:lang w:val="en-GB"/>
                <w14:ligatures w14:val="standardContextual"/>
              </w:rPr>
              <w:pPrChange w:id="1698" w:author="Audencio Victor Rafael" w:date="2025-10-26T01:54:00Z" w16du:dateUtc="2025-10-26T01:54:00Z">
                <w:pPr>
                  <w:spacing w:line="276" w:lineRule="auto"/>
                </w:pPr>
              </w:pPrChange>
            </w:pPr>
            <w:ins w:id="1699" w:author="Audencio Victor Rafael" w:date="2025-10-26T01:54:00Z">
              <w:r w:rsidRPr="003C2221">
                <w:rPr>
                  <w:rFonts w:ascii="Times New Roman" w:eastAsiaTheme="minorHAnsi" w:hAnsi="Times New Roman" w:cs="Times New Roman"/>
                  <w:kern w:val="2"/>
                  <w:lang w:val="en-GB"/>
                  <w14:ligatures w14:val="standardContextual"/>
                </w:rPr>
                <w:t>0.54 (1.12)</w:t>
              </w:r>
            </w:ins>
          </w:p>
        </w:tc>
      </w:tr>
      <w:tr w:rsidR="003C2221" w:rsidRPr="003C2221" w14:paraId="7B88B922" w14:textId="77777777" w:rsidTr="00083233">
        <w:trPr>
          <w:trHeight w:val="212"/>
          <w:ins w:id="1700" w:author="Audencio Victor Rafael" w:date="2025-10-26T01:54:00Z"/>
        </w:trPr>
        <w:tc>
          <w:tcPr>
            <w:tcW w:w="4137" w:type="dxa"/>
            <w:hideMark/>
          </w:tcPr>
          <w:p w14:paraId="129FC7A6" w14:textId="77777777" w:rsidR="003C2221" w:rsidRPr="002B3BBA" w:rsidRDefault="003C2221" w:rsidP="003C2221">
            <w:pPr>
              <w:spacing w:line="276" w:lineRule="auto"/>
              <w:rPr>
                <w:ins w:id="1701" w:author="Audencio Victor Rafael" w:date="2025-10-26T01:54:00Z"/>
                <w:rFonts w:ascii="Times New Roman" w:eastAsiaTheme="minorHAnsi" w:hAnsi="Times New Roman" w:cs="Times New Roman"/>
                <w:kern w:val="2"/>
                <w:lang w:val="en-GB"/>
                <w14:ligatures w14:val="standardContextual"/>
              </w:rPr>
            </w:pPr>
            <w:ins w:id="1702" w:author="Audencio Victor Rafael" w:date="2025-10-26T01:54:00Z">
              <w:r w:rsidRPr="002B3BBA">
                <w:rPr>
                  <w:rFonts w:ascii="Times New Roman" w:eastAsiaTheme="minorHAnsi" w:hAnsi="Times New Roman" w:cs="Times New Roman"/>
                  <w:kern w:val="2"/>
                  <w:lang w:val="en-GB"/>
                  <w14:ligatures w14:val="standardContextual"/>
                </w:rPr>
                <w:t>Full term (39⁺⁰–40⁺⁶)</w:t>
              </w:r>
            </w:ins>
          </w:p>
        </w:tc>
        <w:tc>
          <w:tcPr>
            <w:tcW w:w="899" w:type="dxa"/>
            <w:hideMark/>
          </w:tcPr>
          <w:p w14:paraId="16BADA36" w14:textId="77777777" w:rsidR="003C2221" w:rsidRPr="003C2221" w:rsidRDefault="003C2221">
            <w:pPr>
              <w:spacing w:line="276" w:lineRule="auto"/>
              <w:jc w:val="center"/>
              <w:rPr>
                <w:ins w:id="1703" w:author="Audencio Victor Rafael" w:date="2025-10-26T01:54:00Z"/>
                <w:rFonts w:ascii="Times New Roman" w:eastAsiaTheme="minorHAnsi" w:hAnsi="Times New Roman" w:cs="Times New Roman"/>
                <w:kern w:val="2"/>
                <w:lang w:val="en-GB"/>
                <w14:ligatures w14:val="standardContextual"/>
              </w:rPr>
              <w:pPrChange w:id="1704" w:author="Audencio Victor Rafael" w:date="2025-10-26T01:54:00Z" w16du:dateUtc="2025-10-26T01:54:00Z">
                <w:pPr>
                  <w:spacing w:line="276" w:lineRule="auto"/>
                </w:pPr>
              </w:pPrChange>
            </w:pPr>
            <w:ins w:id="1705" w:author="Audencio Victor Rafael" w:date="2025-10-26T01:54:00Z">
              <w:r w:rsidRPr="003C2221">
                <w:rPr>
                  <w:rFonts w:ascii="Times New Roman" w:eastAsiaTheme="minorHAnsi" w:hAnsi="Times New Roman" w:cs="Times New Roman"/>
                  <w:kern w:val="2"/>
                  <w:lang w:val="en-GB"/>
                  <w14:ligatures w14:val="standardContextual"/>
                </w:rPr>
                <w:t>47</w:t>
              </w:r>
            </w:ins>
          </w:p>
        </w:tc>
        <w:tc>
          <w:tcPr>
            <w:tcW w:w="2028" w:type="dxa"/>
            <w:hideMark/>
          </w:tcPr>
          <w:p w14:paraId="19521838" w14:textId="77777777" w:rsidR="003C2221" w:rsidRPr="003C2221" w:rsidRDefault="003C2221">
            <w:pPr>
              <w:spacing w:line="276" w:lineRule="auto"/>
              <w:jc w:val="center"/>
              <w:rPr>
                <w:ins w:id="1706" w:author="Audencio Victor Rafael" w:date="2025-10-26T01:54:00Z"/>
                <w:rFonts w:ascii="Times New Roman" w:eastAsiaTheme="minorHAnsi" w:hAnsi="Times New Roman" w:cs="Times New Roman"/>
                <w:kern w:val="2"/>
                <w:lang w:val="en-GB"/>
                <w14:ligatures w14:val="standardContextual"/>
              </w:rPr>
              <w:pPrChange w:id="1707" w:author="Audencio Victor Rafael" w:date="2025-10-26T01:54:00Z" w16du:dateUtc="2025-10-26T01:54:00Z">
                <w:pPr>
                  <w:spacing w:line="276" w:lineRule="auto"/>
                </w:pPr>
              </w:pPrChange>
            </w:pPr>
            <w:ins w:id="1708" w:author="Audencio Victor Rafael" w:date="2025-10-26T01:54:00Z">
              <w:r w:rsidRPr="003C2221">
                <w:rPr>
                  <w:rFonts w:ascii="Times New Roman" w:eastAsiaTheme="minorHAnsi" w:hAnsi="Times New Roman" w:cs="Times New Roman"/>
                  <w:kern w:val="2"/>
                  <w:lang w:val="en-GB"/>
                  <w14:ligatures w14:val="standardContextual"/>
                </w:rPr>
                <w:t>0.2 (1.22)</w:t>
              </w:r>
            </w:ins>
          </w:p>
        </w:tc>
        <w:tc>
          <w:tcPr>
            <w:tcW w:w="0" w:type="auto"/>
            <w:hideMark/>
          </w:tcPr>
          <w:p w14:paraId="7D77E492" w14:textId="77777777" w:rsidR="003C2221" w:rsidRPr="003C2221" w:rsidRDefault="003C2221">
            <w:pPr>
              <w:spacing w:line="276" w:lineRule="auto"/>
              <w:jc w:val="center"/>
              <w:rPr>
                <w:ins w:id="1709" w:author="Audencio Victor Rafael" w:date="2025-10-26T01:54:00Z"/>
                <w:rFonts w:ascii="Times New Roman" w:eastAsiaTheme="minorHAnsi" w:hAnsi="Times New Roman" w:cs="Times New Roman"/>
                <w:kern w:val="2"/>
                <w:lang w:val="en-GB"/>
                <w14:ligatures w14:val="standardContextual"/>
              </w:rPr>
              <w:pPrChange w:id="1710" w:author="Audencio Victor Rafael" w:date="2025-10-26T01:54:00Z" w16du:dateUtc="2025-10-26T01:54:00Z">
                <w:pPr>
                  <w:spacing w:line="276" w:lineRule="auto"/>
                </w:pPr>
              </w:pPrChange>
            </w:pPr>
            <w:ins w:id="1711" w:author="Audencio Victor Rafael" w:date="2025-10-26T01:54:00Z">
              <w:r w:rsidRPr="003C2221">
                <w:rPr>
                  <w:rFonts w:ascii="Times New Roman" w:eastAsiaTheme="minorHAnsi" w:hAnsi="Times New Roman" w:cs="Times New Roman"/>
                  <w:kern w:val="2"/>
                  <w:lang w:val="en-GB"/>
                  <w14:ligatures w14:val="standardContextual"/>
                </w:rPr>
                <w:t>0.4 (1.21)</w:t>
              </w:r>
            </w:ins>
          </w:p>
        </w:tc>
      </w:tr>
      <w:tr w:rsidR="003C2221" w:rsidRPr="003C2221" w14:paraId="4CDC062F" w14:textId="77777777" w:rsidTr="00083233">
        <w:trPr>
          <w:trHeight w:val="212"/>
          <w:ins w:id="1712" w:author="Audencio Victor Rafael" w:date="2025-10-26T01:54:00Z"/>
        </w:trPr>
        <w:tc>
          <w:tcPr>
            <w:tcW w:w="4137" w:type="dxa"/>
            <w:hideMark/>
          </w:tcPr>
          <w:p w14:paraId="4733568C" w14:textId="77777777" w:rsidR="003C2221" w:rsidRPr="003C2221" w:rsidRDefault="003C2221" w:rsidP="003C2221">
            <w:pPr>
              <w:spacing w:line="276" w:lineRule="auto"/>
              <w:rPr>
                <w:ins w:id="1713" w:author="Audencio Victor Rafael" w:date="2025-10-26T01:54:00Z"/>
                <w:rFonts w:ascii="Times New Roman" w:eastAsiaTheme="minorHAnsi" w:hAnsi="Times New Roman" w:cs="Times New Roman"/>
                <w:kern w:val="2"/>
                <w:lang w:val="en-GB"/>
                <w14:ligatures w14:val="standardContextual"/>
              </w:rPr>
            </w:pPr>
            <w:ins w:id="1714" w:author="Audencio Victor Rafael" w:date="2025-10-26T01:54:00Z">
              <w:r w:rsidRPr="003C2221">
                <w:rPr>
                  <w:rFonts w:ascii="Times New Roman" w:eastAsiaTheme="minorHAnsi" w:hAnsi="Times New Roman" w:cs="Times New Roman"/>
                  <w:kern w:val="2"/>
                  <w:lang w:val="en-GB"/>
                  <w14:ligatures w14:val="standardContextual"/>
                </w:rPr>
                <w:t>Late term (41⁺⁰–42⁺⁶)</w:t>
              </w:r>
            </w:ins>
          </w:p>
        </w:tc>
        <w:tc>
          <w:tcPr>
            <w:tcW w:w="899" w:type="dxa"/>
            <w:hideMark/>
          </w:tcPr>
          <w:p w14:paraId="178C02D1" w14:textId="77777777" w:rsidR="003C2221" w:rsidRPr="003C2221" w:rsidRDefault="003C2221">
            <w:pPr>
              <w:spacing w:line="276" w:lineRule="auto"/>
              <w:jc w:val="center"/>
              <w:rPr>
                <w:ins w:id="1715" w:author="Audencio Victor Rafael" w:date="2025-10-26T01:54:00Z"/>
                <w:rFonts w:ascii="Times New Roman" w:eastAsiaTheme="minorHAnsi" w:hAnsi="Times New Roman" w:cs="Times New Roman"/>
                <w:kern w:val="2"/>
                <w:lang w:val="en-GB"/>
                <w14:ligatures w14:val="standardContextual"/>
              </w:rPr>
              <w:pPrChange w:id="1716" w:author="Audencio Victor Rafael" w:date="2025-10-26T01:54:00Z" w16du:dateUtc="2025-10-26T01:54:00Z">
                <w:pPr>
                  <w:spacing w:line="276" w:lineRule="auto"/>
                </w:pPr>
              </w:pPrChange>
            </w:pPr>
            <w:ins w:id="1717" w:author="Audencio Victor Rafael" w:date="2025-10-26T01:54:00Z">
              <w:r w:rsidRPr="003C2221">
                <w:rPr>
                  <w:rFonts w:ascii="Times New Roman" w:eastAsiaTheme="minorHAnsi" w:hAnsi="Times New Roman" w:cs="Times New Roman"/>
                  <w:kern w:val="2"/>
                  <w:lang w:val="en-GB"/>
                  <w14:ligatures w14:val="standardContextual"/>
                </w:rPr>
                <w:t>20</w:t>
              </w:r>
            </w:ins>
          </w:p>
        </w:tc>
        <w:tc>
          <w:tcPr>
            <w:tcW w:w="2028" w:type="dxa"/>
            <w:hideMark/>
          </w:tcPr>
          <w:p w14:paraId="7154CA1D" w14:textId="77777777" w:rsidR="003C2221" w:rsidRPr="003C2221" w:rsidRDefault="003C2221">
            <w:pPr>
              <w:spacing w:line="276" w:lineRule="auto"/>
              <w:jc w:val="center"/>
              <w:rPr>
                <w:ins w:id="1718" w:author="Audencio Victor Rafael" w:date="2025-10-26T01:54:00Z"/>
                <w:rFonts w:ascii="Times New Roman" w:eastAsiaTheme="minorHAnsi" w:hAnsi="Times New Roman" w:cs="Times New Roman"/>
                <w:kern w:val="2"/>
                <w:lang w:val="en-GB"/>
                <w14:ligatures w14:val="standardContextual"/>
              </w:rPr>
              <w:pPrChange w:id="1719" w:author="Audencio Victor Rafael" w:date="2025-10-26T01:54:00Z" w16du:dateUtc="2025-10-26T01:54:00Z">
                <w:pPr>
                  <w:spacing w:line="276" w:lineRule="auto"/>
                </w:pPr>
              </w:pPrChange>
            </w:pPr>
            <w:ins w:id="1720" w:author="Audencio Victor Rafael" w:date="2025-10-26T01:54:00Z">
              <w:r w:rsidRPr="003C2221">
                <w:rPr>
                  <w:rFonts w:ascii="Times New Roman" w:eastAsiaTheme="minorHAnsi" w:hAnsi="Times New Roman" w:cs="Times New Roman"/>
                  <w:kern w:val="2"/>
                  <w:lang w:val="en-GB"/>
                  <w14:ligatures w14:val="standardContextual"/>
                </w:rPr>
                <w:t>1.13 (0.86)</w:t>
              </w:r>
            </w:ins>
          </w:p>
        </w:tc>
        <w:tc>
          <w:tcPr>
            <w:tcW w:w="0" w:type="auto"/>
            <w:hideMark/>
          </w:tcPr>
          <w:p w14:paraId="5CDAB198" w14:textId="77777777" w:rsidR="003C2221" w:rsidRPr="003C2221" w:rsidRDefault="003C2221">
            <w:pPr>
              <w:spacing w:line="276" w:lineRule="auto"/>
              <w:jc w:val="center"/>
              <w:rPr>
                <w:ins w:id="1721" w:author="Audencio Victor Rafael" w:date="2025-10-26T01:54:00Z"/>
                <w:rFonts w:ascii="Times New Roman" w:eastAsiaTheme="minorHAnsi" w:hAnsi="Times New Roman" w:cs="Times New Roman"/>
                <w:kern w:val="2"/>
                <w:lang w:val="en-GB"/>
                <w14:ligatures w14:val="standardContextual"/>
              </w:rPr>
              <w:pPrChange w:id="1722" w:author="Audencio Victor Rafael" w:date="2025-10-26T01:54:00Z" w16du:dateUtc="2025-10-26T01:54:00Z">
                <w:pPr>
                  <w:spacing w:line="276" w:lineRule="auto"/>
                </w:pPr>
              </w:pPrChange>
            </w:pPr>
            <w:ins w:id="1723" w:author="Audencio Victor Rafael" w:date="2025-10-26T01:54:00Z">
              <w:r w:rsidRPr="003C2221">
                <w:rPr>
                  <w:rFonts w:ascii="Times New Roman" w:eastAsiaTheme="minorHAnsi" w:hAnsi="Times New Roman" w:cs="Times New Roman"/>
                  <w:kern w:val="2"/>
                  <w:lang w:val="en-GB"/>
                  <w14:ligatures w14:val="standardContextual"/>
                </w:rPr>
                <w:t>0.49 (0.85)</w:t>
              </w:r>
            </w:ins>
          </w:p>
        </w:tc>
      </w:tr>
      <w:tr w:rsidR="003C2221" w:rsidRPr="003C2221" w14:paraId="359C84C4" w14:textId="77777777" w:rsidTr="00083233">
        <w:trPr>
          <w:trHeight w:val="262"/>
          <w:ins w:id="1724" w:author="Audencio Victor Rafael" w:date="2025-10-26T01:54:00Z"/>
        </w:trPr>
        <w:tc>
          <w:tcPr>
            <w:tcW w:w="4137" w:type="dxa"/>
            <w:shd w:val="clear" w:color="auto" w:fill="D9D9D9" w:themeFill="background1" w:themeFillShade="D9"/>
            <w:hideMark/>
          </w:tcPr>
          <w:p w14:paraId="2FE61D7B" w14:textId="77777777" w:rsidR="003C2221" w:rsidRPr="003C2221" w:rsidRDefault="003C2221" w:rsidP="003C2221">
            <w:pPr>
              <w:spacing w:line="276" w:lineRule="auto"/>
              <w:rPr>
                <w:ins w:id="1725" w:author="Audencio Victor Rafael" w:date="2025-10-26T01:54:00Z"/>
                <w:rFonts w:ascii="Times New Roman" w:eastAsiaTheme="minorHAnsi" w:hAnsi="Times New Roman" w:cs="Times New Roman"/>
                <w:kern w:val="2"/>
                <w:lang w:val="en-GB"/>
                <w14:ligatures w14:val="standardContextual"/>
              </w:rPr>
            </w:pPr>
            <w:ins w:id="1726" w:author="Audencio Victor Rafael" w:date="2025-10-26T01:54:00Z">
              <w:r w:rsidRPr="003C2221">
                <w:rPr>
                  <w:rFonts w:ascii="Times New Roman" w:eastAsiaTheme="minorHAnsi" w:hAnsi="Times New Roman" w:cs="Times New Roman"/>
                  <w:b/>
                  <w:bCs/>
                  <w:kern w:val="2"/>
                  <w:lang w:val="en-GB"/>
                  <w14:ligatures w14:val="standardContextual"/>
                </w:rPr>
                <w:t>Head circumference-for-age z-score</w:t>
              </w:r>
            </w:ins>
          </w:p>
        </w:tc>
        <w:tc>
          <w:tcPr>
            <w:tcW w:w="899" w:type="dxa"/>
            <w:shd w:val="clear" w:color="auto" w:fill="D9D9D9" w:themeFill="background1" w:themeFillShade="D9"/>
            <w:hideMark/>
          </w:tcPr>
          <w:p w14:paraId="2A05BA72" w14:textId="77777777" w:rsidR="003C2221" w:rsidRPr="003C2221" w:rsidRDefault="003C2221">
            <w:pPr>
              <w:spacing w:line="276" w:lineRule="auto"/>
              <w:jc w:val="center"/>
              <w:rPr>
                <w:ins w:id="1727" w:author="Audencio Victor Rafael" w:date="2025-10-26T01:54:00Z"/>
                <w:rFonts w:ascii="Times New Roman" w:eastAsiaTheme="minorHAnsi" w:hAnsi="Times New Roman" w:cs="Times New Roman"/>
                <w:kern w:val="2"/>
                <w:lang w:val="en-GB"/>
                <w14:ligatures w14:val="standardContextual"/>
              </w:rPr>
              <w:pPrChange w:id="1728" w:author="Audencio Victor Rafael" w:date="2025-10-26T01:54:00Z" w16du:dateUtc="2025-10-26T01:54:00Z">
                <w:pPr>
                  <w:spacing w:line="276" w:lineRule="auto"/>
                </w:pPr>
              </w:pPrChange>
            </w:pPr>
          </w:p>
        </w:tc>
        <w:tc>
          <w:tcPr>
            <w:tcW w:w="2028" w:type="dxa"/>
            <w:shd w:val="clear" w:color="auto" w:fill="D9D9D9" w:themeFill="background1" w:themeFillShade="D9"/>
            <w:hideMark/>
          </w:tcPr>
          <w:p w14:paraId="38CE7B2F" w14:textId="77777777" w:rsidR="003C2221" w:rsidRPr="003C2221" w:rsidRDefault="003C2221">
            <w:pPr>
              <w:spacing w:line="276" w:lineRule="auto"/>
              <w:jc w:val="center"/>
              <w:rPr>
                <w:ins w:id="1729" w:author="Audencio Victor Rafael" w:date="2025-10-26T01:54:00Z"/>
                <w:rFonts w:ascii="Times New Roman" w:eastAsiaTheme="minorHAnsi" w:hAnsi="Times New Roman" w:cs="Times New Roman"/>
                <w:kern w:val="2"/>
                <w:lang w:val="en-GB"/>
                <w14:ligatures w14:val="standardContextual"/>
              </w:rPr>
              <w:pPrChange w:id="1730" w:author="Audencio Victor Rafael" w:date="2025-10-26T01:54:00Z" w16du:dateUtc="2025-10-26T01:54:00Z">
                <w:pPr>
                  <w:spacing w:line="276" w:lineRule="auto"/>
                </w:pPr>
              </w:pPrChange>
            </w:pPr>
          </w:p>
        </w:tc>
        <w:tc>
          <w:tcPr>
            <w:tcW w:w="0" w:type="auto"/>
            <w:shd w:val="clear" w:color="auto" w:fill="D9D9D9" w:themeFill="background1" w:themeFillShade="D9"/>
            <w:hideMark/>
          </w:tcPr>
          <w:p w14:paraId="645896C2" w14:textId="77777777" w:rsidR="003C2221" w:rsidRPr="003C2221" w:rsidRDefault="003C2221">
            <w:pPr>
              <w:spacing w:line="276" w:lineRule="auto"/>
              <w:jc w:val="center"/>
              <w:rPr>
                <w:ins w:id="1731" w:author="Audencio Victor Rafael" w:date="2025-10-26T01:54:00Z"/>
                <w:rFonts w:ascii="Times New Roman" w:eastAsiaTheme="minorHAnsi" w:hAnsi="Times New Roman" w:cs="Times New Roman"/>
                <w:kern w:val="2"/>
                <w:lang w:val="en-GB"/>
                <w14:ligatures w14:val="standardContextual"/>
              </w:rPr>
              <w:pPrChange w:id="1732" w:author="Audencio Victor Rafael" w:date="2025-10-26T01:54:00Z" w16du:dateUtc="2025-10-26T01:54:00Z">
                <w:pPr>
                  <w:spacing w:line="276" w:lineRule="auto"/>
                </w:pPr>
              </w:pPrChange>
            </w:pPr>
          </w:p>
        </w:tc>
      </w:tr>
      <w:tr w:rsidR="003C2221" w:rsidRPr="003C2221" w14:paraId="064E1FF8" w14:textId="77777777" w:rsidTr="00083233">
        <w:trPr>
          <w:trHeight w:val="212"/>
          <w:ins w:id="1733" w:author="Audencio Victor Rafael" w:date="2025-10-26T01:54:00Z"/>
        </w:trPr>
        <w:tc>
          <w:tcPr>
            <w:tcW w:w="4137" w:type="dxa"/>
            <w:hideMark/>
          </w:tcPr>
          <w:p w14:paraId="509E2972" w14:textId="77777777" w:rsidR="003C2221" w:rsidRPr="002B3BBA" w:rsidRDefault="003C2221" w:rsidP="003C2221">
            <w:pPr>
              <w:spacing w:line="276" w:lineRule="auto"/>
              <w:rPr>
                <w:ins w:id="1734" w:author="Audencio Victor Rafael" w:date="2025-10-26T01:54:00Z"/>
                <w:rFonts w:ascii="Times New Roman" w:eastAsiaTheme="minorHAnsi" w:hAnsi="Times New Roman" w:cs="Times New Roman"/>
                <w:kern w:val="2"/>
                <w:lang w:val="en-GB"/>
                <w14:ligatures w14:val="standardContextual"/>
              </w:rPr>
            </w:pPr>
            <w:ins w:id="1735" w:author="Audencio Victor Rafael" w:date="2025-10-26T01:54:00Z">
              <w:r w:rsidRPr="002B3BBA">
                <w:rPr>
                  <w:rFonts w:ascii="Times New Roman" w:eastAsiaTheme="minorHAnsi" w:hAnsi="Times New Roman" w:cs="Times New Roman"/>
                  <w:kern w:val="2"/>
                  <w:lang w:val="en-GB"/>
                  <w14:ligatures w14:val="standardContextual"/>
                </w:rPr>
                <w:t>Overall (28⁺⁰ to 42⁺⁶)</w:t>
              </w:r>
            </w:ins>
          </w:p>
        </w:tc>
        <w:tc>
          <w:tcPr>
            <w:tcW w:w="899" w:type="dxa"/>
            <w:hideMark/>
          </w:tcPr>
          <w:p w14:paraId="5EA8D6E0" w14:textId="77777777" w:rsidR="003C2221" w:rsidRPr="003C2221" w:rsidRDefault="003C2221">
            <w:pPr>
              <w:spacing w:line="276" w:lineRule="auto"/>
              <w:jc w:val="center"/>
              <w:rPr>
                <w:ins w:id="1736" w:author="Audencio Victor Rafael" w:date="2025-10-26T01:54:00Z"/>
                <w:rFonts w:ascii="Times New Roman" w:eastAsiaTheme="minorHAnsi" w:hAnsi="Times New Roman" w:cs="Times New Roman"/>
                <w:kern w:val="2"/>
                <w:lang w:val="en-GB"/>
                <w14:ligatures w14:val="standardContextual"/>
              </w:rPr>
              <w:pPrChange w:id="1737" w:author="Audencio Victor Rafael" w:date="2025-10-26T01:54:00Z" w16du:dateUtc="2025-10-26T01:54:00Z">
                <w:pPr>
                  <w:spacing w:line="276" w:lineRule="auto"/>
                </w:pPr>
              </w:pPrChange>
            </w:pPr>
            <w:ins w:id="1738" w:author="Audencio Victor Rafael" w:date="2025-10-26T01:54:00Z">
              <w:r w:rsidRPr="003C2221">
                <w:rPr>
                  <w:rFonts w:ascii="Times New Roman" w:eastAsiaTheme="minorHAnsi" w:hAnsi="Times New Roman" w:cs="Times New Roman"/>
                  <w:kern w:val="2"/>
                  <w:lang w:val="en-GB"/>
                  <w14:ligatures w14:val="standardContextual"/>
                </w:rPr>
                <w:t>528</w:t>
              </w:r>
            </w:ins>
          </w:p>
        </w:tc>
        <w:tc>
          <w:tcPr>
            <w:tcW w:w="2028" w:type="dxa"/>
            <w:hideMark/>
          </w:tcPr>
          <w:p w14:paraId="0E482EC3" w14:textId="77777777" w:rsidR="003C2221" w:rsidRPr="003C2221" w:rsidRDefault="003C2221">
            <w:pPr>
              <w:spacing w:line="276" w:lineRule="auto"/>
              <w:jc w:val="center"/>
              <w:rPr>
                <w:ins w:id="1739" w:author="Audencio Victor Rafael" w:date="2025-10-26T01:54:00Z"/>
                <w:rFonts w:ascii="Times New Roman" w:eastAsiaTheme="minorHAnsi" w:hAnsi="Times New Roman" w:cs="Times New Roman"/>
                <w:kern w:val="2"/>
                <w:lang w:val="en-GB"/>
                <w14:ligatures w14:val="standardContextual"/>
              </w:rPr>
              <w:pPrChange w:id="1740" w:author="Audencio Victor Rafael" w:date="2025-10-26T01:54:00Z" w16du:dateUtc="2025-10-26T01:54:00Z">
                <w:pPr>
                  <w:spacing w:line="276" w:lineRule="auto"/>
                </w:pPr>
              </w:pPrChange>
            </w:pPr>
            <w:ins w:id="1741" w:author="Audencio Victor Rafael" w:date="2025-10-26T01:54:00Z">
              <w:r w:rsidRPr="003C2221">
                <w:rPr>
                  <w:rFonts w:ascii="Times New Roman" w:eastAsiaTheme="minorHAnsi" w:hAnsi="Times New Roman" w:cs="Times New Roman"/>
                  <w:kern w:val="2"/>
                  <w:lang w:val="en-GB"/>
                  <w14:ligatures w14:val="standardContextual"/>
                </w:rPr>
                <w:t>–0.35 (1.35)</w:t>
              </w:r>
            </w:ins>
          </w:p>
        </w:tc>
        <w:tc>
          <w:tcPr>
            <w:tcW w:w="0" w:type="auto"/>
            <w:hideMark/>
          </w:tcPr>
          <w:p w14:paraId="0236AB16" w14:textId="77777777" w:rsidR="003C2221" w:rsidRPr="003C2221" w:rsidRDefault="003C2221">
            <w:pPr>
              <w:spacing w:line="276" w:lineRule="auto"/>
              <w:jc w:val="center"/>
              <w:rPr>
                <w:ins w:id="1742" w:author="Audencio Victor Rafael" w:date="2025-10-26T01:54:00Z"/>
                <w:rFonts w:ascii="Times New Roman" w:eastAsiaTheme="minorHAnsi" w:hAnsi="Times New Roman" w:cs="Times New Roman"/>
                <w:kern w:val="2"/>
                <w:lang w:val="en-GB"/>
                <w14:ligatures w14:val="standardContextual"/>
              </w:rPr>
              <w:pPrChange w:id="1743" w:author="Audencio Victor Rafael" w:date="2025-10-26T01:54:00Z" w16du:dateUtc="2025-10-26T01:54:00Z">
                <w:pPr>
                  <w:spacing w:line="276" w:lineRule="auto"/>
                </w:pPr>
              </w:pPrChange>
            </w:pPr>
            <w:ins w:id="1744" w:author="Audencio Victor Rafael" w:date="2025-10-26T01:54:00Z">
              <w:r w:rsidRPr="003C2221">
                <w:rPr>
                  <w:rFonts w:ascii="Times New Roman" w:eastAsiaTheme="minorHAnsi" w:hAnsi="Times New Roman" w:cs="Times New Roman"/>
                  <w:kern w:val="2"/>
                  <w:lang w:val="en-GB"/>
                  <w14:ligatures w14:val="standardContextual"/>
                </w:rPr>
                <w:t>0.98 (1.24)</w:t>
              </w:r>
            </w:ins>
          </w:p>
        </w:tc>
      </w:tr>
      <w:tr w:rsidR="003C2221" w:rsidRPr="003C2221" w14:paraId="5F3DB99C" w14:textId="77777777" w:rsidTr="00420270">
        <w:tblPrEx>
          <w:tblW w:w="9132" w:type="dxa"/>
          <w:tblPrExChange w:id="1745" w:author="Audencio Victor Rafael" w:date="2025-10-26T01:54:00Z" w16du:dateUtc="2025-10-26T01:54:00Z">
            <w:tblPrEx>
              <w:tblW w:w="9132" w:type="dxa"/>
            </w:tblPrEx>
          </w:tblPrExChange>
        </w:tblPrEx>
        <w:trPr>
          <w:trHeight w:val="289"/>
          <w:ins w:id="1746" w:author="Audencio Victor Rafael" w:date="2025-10-26T01:54:00Z"/>
          <w:trPrChange w:id="1747" w:author="Audencio Victor Rafael" w:date="2025-10-26T01:54:00Z" w16du:dateUtc="2025-10-26T01:54:00Z">
            <w:trPr>
              <w:trHeight w:val="423"/>
            </w:trPr>
          </w:trPrChange>
        </w:trPr>
        <w:tc>
          <w:tcPr>
            <w:tcW w:w="4137" w:type="dxa"/>
            <w:hideMark/>
            <w:tcPrChange w:id="1748" w:author="Audencio Victor Rafael" w:date="2025-10-26T01:54:00Z" w16du:dateUtc="2025-10-26T01:54:00Z">
              <w:tcPr>
                <w:tcW w:w="4137" w:type="dxa"/>
                <w:hideMark/>
              </w:tcPr>
            </w:tcPrChange>
          </w:tcPr>
          <w:p w14:paraId="7E2D30AE" w14:textId="77777777" w:rsidR="003C2221" w:rsidRPr="002B3BBA" w:rsidRDefault="003C2221" w:rsidP="003C2221">
            <w:pPr>
              <w:spacing w:line="276" w:lineRule="auto"/>
              <w:rPr>
                <w:ins w:id="1749" w:author="Audencio Victor Rafael" w:date="2025-10-26T01:54:00Z"/>
                <w:rFonts w:ascii="Times New Roman" w:eastAsiaTheme="minorHAnsi" w:hAnsi="Times New Roman" w:cs="Times New Roman"/>
                <w:kern w:val="2"/>
                <w:lang w:val="en-GB"/>
                <w14:ligatures w14:val="standardContextual"/>
              </w:rPr>
            </w:pPr>
            <w:ins w:id="1750" w:author="Audencio Victor Rafael" w:date="2025-10-26T01:54:00Z">
              <w:r w:rsidRPr="002B3BBA">
                <w:rPr>
                  <w:rFonts w:ascii="Times New Roman" w:hAnsi="Times New Roman" w:cs="Times New Roman"/>
                  <w:lang w:val="en-GB"/>
                  <w:rPrChange w:id="1751" w:author="Audencio Victor Rafael" w:date="2025-10-26T16:42:00Z" w16du:dateUtc="2025-10-26T16:42:00Z">
                    <w:rPr>
                      <w:rFonts w:ascii="Times New Roman" w:hAnsi="Times New Roman" w:cs="Times New Roman"/>
                      <w:b/>
                      <w:bCs/>
                      <w:lang w:val="en-GB"/>
                    </w:rPr>
                  </w:rPrChange>
                </w:rPr>
                <w:t>Preterm (28⁺⁰ to 36⁺⁶)</w:t>
              </w:r>
            </w:ins>
          </w:p>
        </w:tc>
        <w:tc>
          <w:tcPr>
            <w:tcW w:w="899" w:type="dxa"/>
            <w:hideMark/>
            <w:tcPrChange w:id="1752" w:author="Audencio Victor Rafael" w:date="2025-10-26T01:54:00Z" w16du:dateUtc="2025-10-26T01:54:00Z">
              <w:tcPr>
                <w:tcW w:w="899" w:type="dxa"/>
                <w:hideMark/>
              </w:tcPr>
            </w:tcPrChange>
          </w:tcPr>
          <w:p w14:paraId="26B16DE8" w14:textId="77777777" w:rsidR="003C2221" w:rsidRPr="003C2221" w:rsidRDefault="003C2221">
            <w:pPr>
              <w:spacing w:line="276" w:lineRule="auto"/>
              <w:jc w:val="center"/>
              <w:rPr>
                <w:ins w:id="1753" w:author="Audencio Victor Rafael" w:date="2025-10-26T01:54:00Z"/>
                <w:rFonts w:ascii="Times New Roman" w:eastAsiaTheme="minorHAnsi" w:hAnsi="Times New Roman" w:cs="Times New Roman"/>
                <w:kern w:val="2"/>
                <w:lang w:val="en-GB"/>
                <w14:ligatures w14:val="standardContextual"/>
              </w:rPr>
              <w:pPrChange w:id="1754" w:author="Audencio Victor Rafael" w:date="2025-10-26T01:54:00Z" w16du:dateUtc="2025-10-26T01:54:00Z">
                <w:pPr>
                  <w:spacing w:line="276" w:lineRule="auto"/>
                </w:pPr>
              </w:pPrChange>
            </w:pPr>
            <w:ins w:id="1755" w:author="Audencio Victor Rafael" w:date="2025-10-26T01:54:00Z">
              <w:r w:rsidRPr="003C2221">
                <w:rPr>
                  <w:rFonts w:ascii="Times New Roman" w:eastAsiaTheme="minorHAnsi" w:hAnsi="Times New Roman" w:cs="Times New Roman"/>
                  <w:kern w:val="2"/>
                  <w:lang w:val="en-GB"/>
                  <w14:ligatures w14:val="standardContextual"/>
                </w:rPr>
                <w:t>314</w:t>
              </w:r>
            </w:ins>
          </w:p>
        </w:tc>
        <w:tc>
          <w:tcPr>
            <w:tcW w:w="2028" w:type="dxa"/>
            <w:hideMark/>
            <w:tcPrChange w:id="1756" w:author="Audencio Victor Rafael" w:date="2025-10-26T01:54:00Z" w16du:dateUtc="2025-10-26T01:54:00Z">
              <w:tcPr>
                <w:tcW w:w="2028" w:type="dxa"/>
                <w:hideMark/>
              </w:tcPr>
            </w:tcPrChange>
          </w:tcPr>
          <w:p w14:paraId="7FD22249" w14:textId="77777777" w:rsidR="003C2221" w:rsidRPr="003C2221" w:rsidRDefault="003C2221">
            <w:pPr>
              <w:spacing w:line="276" w:lineRule="auto"/>
              <w:jc w:val="center"/>
              <w:rPr>
                <w:ins w:id="1757" w:author="Audencio Victor Rafael" w:date="2025-10-26T01:54:00Z"/>
                <w:rFonts w:ascii="Times New Roman" w:eastAsiaTheme="minorHAnsi" w:hAnsi="Times New Roman" w:cs="Times New Roman"/>
                <w:kern w:val="2"/>
                <w:lang w:val="en-GB"/>
                <w14:ligatures w14:val="standardContextual"/>
              </w:rPr>
              <w:pPrChange w:id="1758" w:author="Audencio Victor Rafael" w:date="2025-10-26T01:54:00Z" w16du:dateUtc="2025-10-26T01:54:00Z">
                <w:pPr>
                  <w:spacing w:line="276" w:lineRule="auto"/>
                </w:pPr>
              </w:pPrChange>
            </w:pPr>
            <w:ins w:id="1759" w:author="Audencio Victor Rafael" w:date="2025-10-26T01:54:00Z">
              <w:r w:rsidRPr="003C2221">
                <w:rPr>
                  <w:rFonts w:ascii="Times New Roman" w:eastAsiaTheme="minorHAnsi" w:hAnsi="Times New Roman" w:cs="Times New Roman"/>
                  <w:kern w:val="2"/>
                  <w:lang w:val="en-GB"/>
                  <w14:ligatures w14:val="standardContextual"/>
                </w:rPr>
                <w:t>–0.61 (1.36)</w:t>
              </w:r>
            </w:ins>
          </w:p>
        </w:tc>
        <w:tc>
          <w:tcPr>
            <w:tcW w:w="0" w:type="auto"/>
            <w:hideMark/>
            <w:tcPrChange w:id="1760" w:author="Audencio Victor Rafael" w:date="2025-10-26T01:54:00Z" w16du:dateUtc="2025-10-26T01:54:00Z">
              <w:tcPr>
                <w:tcW w:w="0" w:type="auto"/>
                <w:hideMark/>
              </w:tcPr>
            </w:tcPrChange>
          </w:tcPr>
          <w:p w14:paraId="3B7A55E3" w14:textId="77777777" w:rsidR="003C2221" w:rsidRPr="003C2221" w:rsidRDefault="003C2221">
            <w:pPr>
              <w:spacing w:line="276" w:lineRule="auto"/>
              <w:jc w:val="center"/>
              <w:rPr>
                <w:ins w:id="1761" w:author="Audencio Victor Rafael" w:date="2025-10-26T01:54:00Z"/>
                <w:rFonts w:ascii="Times New Roman" w:eastAsiaTheme="minorHAnsi" w:hAnsi="Times New Roman" w:cs="Times New Roman"/>
                <w:kern w:val="2"/>
                <w:lang w:val="en-GB"/>
                <w14:ligatures w14:val="standardContextual"/>
              </w:rPr>
              <w:pPrChange w:id="1762" w:author="Audencio Victor Rafael" w:date="2025-10-26T01:54:00Z" w16du:dateUtc="2025-10-26T01:54:00Z">
                <w:pPr>
                  <w:spacing w:line="276" w:lineRule="auto"/>
                </w:pPr>
              </w:pPrChange>
            </w:pPr>
            <w:ins w:id="1763" w:author="Audencio Victor Rafael" w:date="2025-10-26T01:54:00Z">
              <w:r w:rsidRPr="003C2221">
                <w:rPr>
                  <w:rFonts w:ascii="Times New Roman" w:eastAsiaTheme="minorHAnsi" w:hAnsi="Times New Roman" w:cs="Times New Roman"/>
                  <w:kern w:val="2"/>
                  <w:lang w:val="en-GB"/>
                  <w14:ligatures w14:val="standardContextual"/>
                </w:rPr>
                <w:t>1.19 (1.25)</w:t>
              </w:r>
            </w:ins>
          </w:p>
        </w:tc>
      </w:tr>
      <w:tr w:rsidR="003C2221" w:rsidRPr="003C2221" w14:paraId="38AB7B54" w14:textId="77777777" w:rsidTr="00420270">
        <w:tblPrEx>
          <w:tblW w:w="9132" w:type="dxa"/>
          <w:tblPrExChange w:id="1764" w:author="Audencio Victor Rafael" w:date="2025-10-26T01:54:00Z" w16du:dateUtc="2025-10-26T01:54:00Z">
            <w:tblPrEx>
              <w:tblW w:w="9132" w:type="dxa"/>
            </w:tblPrEx>
          </w:tblPrExChange>
        </w:tblPrEx>
        <w:trPr>
          <w:trHeight w:val="295"/>
          <w:ins w:id="1765" w:author="Audencio Victor Rafael" w:date="2025-10-26T01:54:00Z"/>
          <w:trPrChange w:id="1766" w:author="Audencio Victor Rafael" w:date="2025-10-26T01:54:00Z" w16du:dateUtc="2025-10-26T01:54:00Z">
            <w:trPr>
              <w:trHeight w:val="423"/>
            </w:trPr>
          </w:trPrChange>
        </w:trPr>
        <w:tc>
          <w:tcPr>
            <w:tcW w:w="4137" w:type="dxa"/>
            <w:hideMark/>
            <w:tcPrChange w:id="1767" w:author="Audencio Victor Rafael" w:date="2025-10-26T01:54:00Z" w16du:dateUtc="2025-10-26T01:54:00Z">
              <w:tcPr>
                <w:tcW w:w="4137" w:type="dxa"/>
                <w:hideMark/>
              </w:tcPr>
            </w:tcPrChange>
          </w:tcPr>
          <w:p w14:paraId="5E066ED6" w14:textId="77777777" w:rsidR="003C2221" w:rsidRPr="002B3BBA" w:rsidRDefault="003C2221" w:rsidP="003C2221">
            <w:pPr>
              <w:spacing w:line="276" w:lineRule="auto"/>
              <w:rPr>
                <w:ins w:id="1768" w:author="Audencio Victor Rafael" w:date="2025-10-26T01:54:00Z"/>
                <w:rFonts w:ascii="Times New Roman" w:eastAsiaTheme="minorHAnsi" w:hAnsi="Times New Roman" w:cs="Times New Roman"/>
                <w:kern w:val="2"/>
                <w:lang w:val="en-GB"/>
                <w14:ligatures w14:val="standardContextual"/>
              </w:rPr>
            </w:pPr>
            <w:ins w:id="1769" w:author="Audencio Victor Rafael" w:date="2025-10-26T01:54:00Z">
              <w:r w:rsidRPr="002B3BBA">
                <w:rPr>
                  <w:rFonts w:ascii="Times New Roman" w:eastAsiaTheme="minorHAnsi" w:hAnsi="Times New Roman" w:cs="Times New Roman"/>
                  <w:kern w:val="2"/>
                  <w:lang w:val="en-GB"/>
                  <w14:ligatures w14:val="standardContextual"/>
                </w:rPr>
                <w:t>Very preterm (28⁺⁰–31⁺⁶)</w:t>
              </w:r>
            </w:ins>
          </w:p>
        </w:tc>
        <w:tc>
          <w:tcPr>
            <w:tcW w:w="899" w:type="dxa"/>
            <w:hideMark/>
            <w:tcPrChange w:id="1770" w:author="Audencio Victor Rafael" w:date="2025-10-26T01:54:00Z" w16du:dateUtc="2025-10-26T01:54:00Z">
              <w:tcPr>
                <w:tcW w:w="899" w:type="dxa"/>
                <w:hideMark/>
              </w:tcPr>
            </w:tcPrChange>
          </w:tcPr>
          <w:p w14:paraId="37D6E76D" w14:textId="77777777" w:rsidR="003C2221" w:rsidRPr="003C2221" w:rsidRDefault="003C2221">
            <w:pPr>
              <w:spacing w:line="276" w:lineRule="auto"/>
              <w:jc w:val="center"/>
              <w:rPr>
                <w:ins w:id="1771" w:author="Audencio Victor Rafael" w:date="2025-10-26T01:54:00Z"/>
                <w:rFonts w:ascii="Times New Roman" w:eastAsiaTheme="minorHAnsi" w:hAnsi="Times New Roman" w:cs="Times New Roman"/>
                <w:kern w:val="2"/>
                <w:lang w:val="en-GB"/>
                <w14:ligatures w14:val="standardContextual"/>
              </w:rPr>
              <w:pPrChange w:id="1772" w:author="Audencio Victor Rafael" w:date="2025-10-26T01:54:00Z" w16du:dateUtc="2025-10-26T01:54:00Z">
                <w:pPr>
                  <w:spacing w:line="276" w:lineRule="auto"/>
                </w:pPr>
              </w:pPrChange>
            </w:pPr>
            <w:ins w:id="1773" w:author="Audencio Victor Rafael" w:date="2025-10-26T01:54:00Z">
              <w:r w:rsidRPr="003C2221">
                <w:rPr>
                  <w:rFonts w:ascii="Times New Roman" w:eastAsiaTheme="minorHAnsi" w:hAnsi="Times New Roman" w:cs="Times New Roman"/>
                  <w:kern w:val="2"/>
                  <w:lang w:val="en-GB"/>
                  <w14:ligatures w14:val="standardContextual"/>
                </w:rPr>
                <w:t>36</w:t>
              </w:r>
            </w:ins>
          </w:p>
        </w:tc>
        <w:tc>
          <w:tcPr>
            <w:tcW w:w="2028" w:type="dxa"/>
            <w:hideMark/>
            <w:tcPrChange w:id="1774" w:author="Audencio Victor Rafael" w:date="2025-10-26T01:54:00Z" w16du:dateUtc="2025-10-26T01:54:00Z">
              <w:tcPr>
                <w:tcW w:w="2028" w:type="dxa"/>
                <w:hideMark/>
              </w:tcPr>
            </w:tcPrChange>
          </w:tcPr>
          <w:p w14:paraId="4A7918B7" w14:textId="77777777" w:rsidR="003C2221" w:rsidRPr="003C2221" w:rsidRDefault="003C2221">
            <w:pPr>
              <w:spacing w:line="276" w:lineRule="auto"/>
              <w:jc w:val="center"/>
              <w:rPr>
                <w:ins w:id="1775" w:author="Audencio Victor Rafael" w:date="2025-10-26T01:54:00Z"/>
                <w:rFonts w:ascii="Times New Roman" w:eastAsiaTheme="minorHAnsi" w:hAnsi="Times New Roman" w:cs="Times New Roman"/>
                <w:kern w:val="2"/>
                <w:lang w:val="en-GB"/>
                <w14:ligatures w14:val="standardContextual"/>
              </w:rPr>
              <w:pPrChange w:id="1776" w:author="Audencio Victor Rafael" w:date="2025-10-26T01:54:00Z" w16du:dateUtc="2025-10-26T01:54:00Z">
                <w:pPr>
                  <w:spacing w:line="276" w:lineRule="auto"/>
                </w:pPr>
              </w:pPrChange>
            </w:pPr>
            <w:ins w:id="1777" w:author="Audencio Victor Rafael" w:date="2025-10-26T01:54:00Z">
              <w:r w:rsidRPr="003C2221">
                <w:rPr>
                  <w:rFonts w:ascii="Times New Roman" w:eastAsiaTheme="minorHAnsi" w:hAnsi="Times New Roman" w:cs="Times New Roman"/>
                  <w:kern w:val="2"/>
                  <w:lang w:val="en-GB"/>
                  <w14:ligatures w14:val="standardContextual"/>
                </w:rPr>
                <w:t>–1.07 (1.38)</w:t>
              </w:r>
            </w:ins>
          </w:p>
        </w:tc>
        <w:tc>
          <w:tcPr>
            <w:tcW w:w="0" w:type="auto"/>
            <w:hideMark/>
            <w:tcPrChange w:id="1778" w:author="Audencio Victor Rafael" w:date="2025-10-26T01:54:00Z" w16du:dateUtc="2025-10-26T01:54:00Z">
              <w:tcPr>
                <w:tcW w:w="0" w:type="auto"/>
                <w:hideMark/>
              </w:tcPr>
            </w:tcPrChange>
          </w:tcPr>
          <w:p w14:paraId="22B5EF56" w14:textId="77777777" w:rsidR="003C2221" w:rsidRPr="003C2221" w:rsidRDefault="003C2221">
            <w:pPr>
              <w:spacing w:line="276" w:lineRule="auto"/>
              <w:jc w:val="center"/>
              <w:rPr>
                <w:ins w:id="1779" w:author="Audencio Victor Rafael" w:date="2025-10-26T01:54:00Z"/>
                <w:rFonts w:ascii="Times New Roman" w:eastAsiaTheme="minorHAnsi" w:hAnsi="Times New Roman" w:cs="Times New Roman"/>
                <w:kern w:val="2"/>
                <w:lang w:val="en-GB"/>
                <w14:ligatures w14:val="standardContextual"/>
              </w:rPr>
              <w:pPrChange w:id="1780" w:author="Audencio Victor Rafael" w:date="2025-10-26T01:54:00Z" w16du:dateUtc="2025-10-26T01:54:00Z">
                <w:pPr>
                  <w:spacing w:line="276" w:lineRule="auto"/>
                </w:pPr>
              </w:pPrChange>
            </w:pPr>
            <w:ins w:id="1781" w:author="Audencio Victor Rafael" w:date="2025-10-26T01:54:00Z">
              <w:r w:rsidRPr="003C2221">
                <w:rPr>
                  <w:rFonts w:ascii="Times New Roman" w:eastAsiaTheme="minorHAnsi" w:hAnsi="Times New Roman" w:cs="Times New Roman"/>
                  <w:kern w:val="2"/>
                  <w:lang w:val="en-GB"/>
                  <w14:ligatures w14:val="standardContextual"/>
                </w:rPr>
                <w:t>1.49 (1.39)</w:t>
              </w:r>
            </w:ins>
          </w:p>
        </w:tc>
      </w:tr>
      <w:tr w:rsidR="003C2221" w:rsidRPr="003C2221" w14:paraId="3E9F5F5D" w14:textId="77777777" w:rsidTr="00420270">
        <w:tblPrEx>
          <w:tblW w:w="9132" w:type="dxa"/>
          <w:tblPrExChange w:id="1782" w:author="Audencio Victor Rafael" w:date="2025-10-26T01:54:00Z" w16du:dateUtc="2025-10-26T01:54:00Z">
            <w:tblPrEx>
              <w:tblW w:w="9132" w:type="dxa"/>
            </w:tblPrEx>
          </w:tblPrExChange>
        </w:tblPrEx>
        <w:trPr>
          <w:trHeight w:val="273"/>
          <w:ins w:id="1783" w:author="Audencio Victor Rafael" w:date="2025-10-26T01:54:00Z"/>
          <w:trPrChange w:id="1784" w:author="Audencio Victor Rafael" w:date="2025-10-26T01:54:00Z" w16du:dateUtc="2025-10-26T01:54:00Z">
            <w:trPr>
              <w:trHeight w:val="436"/>
            </w:trPr>
          </w:trPrChange>
        </w:trPr>
        <w:tc>
          <w:tcPr>
            <w:tcW w:w="4137" w:type="dxa"/>
            <w:hideMark/>
            <w:tcPrChange w:id="1785" w:author="Audencio Victor Rafael" w:date="2025-10-26T01:54:00Z" w16du:dateUtc="2025-10-26T01:54:00Z">
              <w:tcPr>
                <w:tcW w:w="4137" w:type="dxa"/>
                <w:hideMark/>
              </w:tcPr>
            </w:tcPrChange>
          </w:tcPr>
          <w:p w14:paraId="25A70B20" w14:textId="77777777" w:rsidR="003C2221" w:rsidRPr="002B3BBA" w:rsidRDefault="003C2221" w:rsidP="003C2221">
            <w:pPr>
              <w:spacing w:line="276" w:lineRule="auto"/>
              <w:rPr>
                <w:ins w:id="1786" w:author="Audencio Victor Rafael" w:date="2025-10-26T01:54:00Z"/>
                <w:rFonts w:ascii="Times New Roman" w:eastAsiaTheme="minorHAnsi" w:hAnsi="Times New Roman" w:cs="Times New Roman"/>
                <w:kern w:val="2"/>
                <w:lang w:val="en-GB"/>
                <w14:ligatures w14:val="standardContextual"/>
              </w:rPr>
            </w:pPr>
            <w:ins w:id="1787" w:author="Audencio Victor Rafael" w:date="2025-10-26T01:54:00Z">
              <w:r w:rsidRPr="002B3BBA">
                <w:rPr>
                  <w:rFonts w:ascii="Times New Roman" w:eastAsiaTheme="minorHAnsi" w:hAnsi="Times New Roman" w:cs="Times New Roman"/>
                  <w:kern w:val="2"/>
                  <w:lang w:val="en-GB"/>
                  <w14:ligatures w14:val="standardContextual"/>
                </w:rPr>
                <w:t>Moderately preterm (32⁺⁰–33⁺⁶)</w:t>
              </w:r>
            </w:ins>
          </w:p>
        </w:tc>
        <w:tc>
          <w:tcPr>
            <w:tcW w:w="899" w:type="dxa"/>
            <w:hideMark/>
            <w:tcPrChange w:id="1788" w:author="Audencio Victor Rafael" w:date="2025-10-26T01:54:00Z" w16du:dateUtc="2025-10-26T01:54:00Z">
              <w:tcPr>
                <w:tcW w:w="899" w:type="dxa"/>
                <w:hideMark/>
              </w:tcPr>
            </w:tcPrChange>
          </w:tcPr>
          <w:p w14:paraId="14629AA7" w14:textId="77777777" w:rsidR="003C2221" w:rsidRPr="003C2221" w:rsidRDefault="003C2221">
            <w:pPr>
              <w:spacing w:line="276" w:lineRule="auto"/>
              <w:jc w:val="center"/>
              <w:rPr>
                <w:ins w:id="1789" w:author="Audencio Victor Rafael" w:date="2025-10-26T01:54:00Z"/>
                <w:rFonts w:ascii="Times New Roman" w:eastAsiaTheme="minorHAnsi" w:hAnsi="Times New Roman" w:cs="Times New Roman"/>
                <w:kern w:val="2"/>
                <w:lang w:val="en-GB"/>
                <w14:ligatures w14:val="standardContextual"/>
              </w:rPr>
              <w:pPrChange w:id="1790" w:author="Audencio Victor Rafael" w:date="2025-10-26T01:54:00Z" w16du:dateUtc="2025-10-26T01:54:00Z">
                <w:pPr>
                  <w:spacing w:line="276" w:lineRule="auto"/>
                </w:pPr>
              </w:pPrChange>
            </w:pPr>
            <w:ins w:id="1791" w:author="Audencio Victor Rafael" w:date="2025-10-26T01:54:00Z">
              <w:r w:rsidRPr="003C2221">
                <w:rPr>
                  <w:rFonts w:ascii="Times New Roman" w:eastAsiaTheme="minorHAnsi" w:hAnsi="Times New Roman" w:cs="Times New Roman"/>
                  <w:kern w:val="2"/>
                  <w:lang w:val="en-GB"/>
                  <w14:ligatures w14:val="standardContextual"/>
                </w:rPr>
                <w:t>61</w:t>
              </w:r>
            </w:ins>
          </w:p>
        </w:tc>
        <w:tc>
          <w:tcPr>
            <w:tcW w:w="2028" w:type="dxa"/>
            <w:hideMark/>
            <w:tcPrChange w:id="1792" w:author="Audencio Victor Rafael" w:date="2025-10-26T01:54:00Z" w16du:dateUtc="2025-10-26T01:54:00Z">
              <w:tcPr>
                <w:tcW w:w="2028" w:type="dxa"/>
                <w:hideMark/>
              </w:tcPr>
            </w:tcPrChange>
          </w:tcPr>
          <w:p w14:paraId="25D3ABD9" w14:textId="77777777" w:rsidR="003C2221" w:rsidRPr="003C2221" w:rsidRDefault="003C2221">
            <w:pPr>
              <w:spacing w:line="276" w:lineRule="auto"/>
              <w:jc w:val="center"/>
              <w:rPr>
                <w:ins w:id="1793" w:author="Audencio Victor Rafael" w:date="2025-10-26T01:54:00Z"/>
                <w:rFonts w:ascii="Times New Roman" w:eastAsiaTheme="minorHAnsi" w:hAnsi="Times New Roman" w:cs="Times New Roman"/>
                <w:kern w:val="2"/>
                <w:lang w:val="en-GB"/>
                <w14:ligatures w14:val="standardContextual"/>
              </w:rPr>
              <w:pPrChange w:id="1794" w:author="Audencio Victor Rafael" w:date="2025-10-26T01:54:00Z" w16du:dateUtc="2025-10-26T01:54:00Z">
                <w:pPr>
                  <w:spacing w:line="276" w:lineRule="auto"/>
                </w:pPr>
              </w:pPrChange>
            </w:pPr>
            <w:ins w:id="1795" w:author="Audencio Victor Rafael" w:date="2025-10-26T01:54:00Z">
              <w:r w:rsidRPr="003C2221">
                <w:rPr>
                  <w:rFonts w:ascii="Times New Roman" w:eastAsiaTheme="minorHAnsi" w:hAnsi="Times New Roman" w:cs="Times New Roman"/>
                  <w:kern w:val="2"/>
                  <w:lang w:val="en-GB"/>
                  <w14:ligatures w14:val="standardContextual"/>
                </w:rPr>
                <w:t>–0.94 (1.35)</w:t>
              </w:r>
            </w:ins>
          </w:p>
        </w:tc>
        <w:tc>
          <w:tcPr>
            <w:tcW w:w="0" w:type="auto"/>
            <w:hideMark/>
            <w:tcPrChange w:id="1796" w:author="Audencio Victor Rafael" w:date="2025-10-26T01:54:00Z" w16du:dateUtc="2025-10-26T01:54:00Z">
              <w:tcPr>
                <w:tcW w:w="0" w:type="auto"/>
                <w:hideMark/>
              </w:tcPr>
            </w:tcPrChange>
          </w:tcPr>
          <w:p w14:paraId="447459A1" w14:textId="77777777" w:rsidR="003C2221" w:rsidRPr="003C2221" w:rsidRDefault="003C2221">
            <w:pPr>
              <w:spacing w:line="276" w:lineRule="auto"/>
              <w:jc w:val="center"/>
              <w:rPr>
                <w:ins w:id="1797" w:author="Audencio Victor Rafael" w:date="2025-10-26T01:54:00Z"/>
                <w:rFonts w:ascii="Times New Roman" w:eastAsiaTheme="minorHAnsi" w:hAnsi="Times New Roman" w:cs="Times New Roman"/>
                <w:kern w:val="2"/>
                <w:lang w:val="en-GB"/>
                <w14:ligatures w14:val="standardContextual"/>
              </w:rPr>
              <w:pPrChange w:id="1798" w:author="Audencio Victor Rafael" w:date="2025-10-26T01:54:00Z" w16du:dateUtc="2025-10-26T01:54:00Z">
                <w:pPr>
                  <w:spacing w:line="276" w:lineRule="auto"/>
                </w:pPr>
              </w:pPrChange>
            </w:pPr>
            <w:ins w:id="1799" w:author="Audencio Victor Rafael" w:date="2025-10-26T01:54:00Z">
              <w:r w:rsidRPr="003C2221">
                <w:rPr>
                  <w:rFonts w:ascii="Times New Roman" w:eastAsiaTheme="minorHAnsi" w:hAnsi="Times New Roman" w:cs="Times New Roman"/>
                  <w:kern w:val="2"/>
                  <w:lang w:val="en-GB"/>
                  <w14:ligatures w14:val="standardContextual"/>
                </w:rPr>
                <w:t>1.14 (1.13)</w:t>
              </w:r>
            </w:ins>
          </w:p>
        </w:tc>
      </w:tr>
      <w:tr w:rsidR="003C2221" w:rsidRPr="003C2221" w14:paraId="1D207C0C" w14:textId="77777777" w:rsidTr="00420270">
        <w:tblPrEx>
          <w:tblW w:w="9132" w:type="dxa"/>
          <w:tblPrExChange w:id="1800" w:author="Audencio Victor Rafael" w:date="2025-10-26T01:54:00Z" w16du:dateUtc="2025-10-26T01:54:00Z">
            <w:tblPrEx>
              <w:tblW w:w="9132" w:type="dxa"/>
            </w:tblPrEx>
          </w:tblPrExChange>
        </w:tblPrEx>
        <w:trPr>
          <w:trHeight w:val="263"/>
          <w:ins w:id="1801" w:author="Audencio Victor Rafael" w:date="2025-10-26T01:54:00Z"/>
          <w:trPrChange w:id="1802" w:author="Audencio Victor Rafael" w:date="2025-10-26T01:54:00Z" w16du:dateUtc="2025-10-26T01:54:00Z">
            <w:trPr>
              <w:trHeight w:val="362"/>
            </w:trPr>
          </w:trPrChange>
        </w:trPr>
        <w:tc>
          <w:tcPr>
            <w:tcW w:w="4137" w:type="dxa"/>
            <w:hideMark/>
            <w:tcPrChange w:id="1803" w:author="Audencio Victor Rafael" w:date="2025-10-26T01:54:00Z" w16du:dateUtc="2025-10-26T01:54:00Z">
              <w:tcPr>
                <w:tcW w:w="4137" w:type="dxa"/>
                <w:hideMark/>
              </w:tcPr>
            </w:tcPrChange>
          </w:tcPr>
          <w:p w14:paraId="031A3F84" w14:textId="77777777" w:rsidR="003C2221" w:rsidRPr="002B3BBA" w:rsidRDefault="003C2221" w:rsidP="003C2221">
            <w:pPr>
              <w:spacing w:line="276" w:lineRule="auto"/>
              <w:rPr>
                <w:ins w:id="1804" w:author="Audencio Victor Rafael" w:date="2025-10-26T01:54:00Z"/>
                <w:rFonts w:ascii="Times New Roman" w:eastAsiaTheme="minorHAnsi" w:hAnsi="Times New Roman" w:cs="Times New Roman"/>
                <w:kern w:val="2"/>
                <w:lang w:val="en-GB"/>
                <w14:ligatures w14:val="standardContextual"/>
              </w:rPr>
            </w:pPr>
            <w:ins w:id="1805" w:author="Audencio Victor Rafael" w:date="2025-10-26T01:54:00Z">
              <w:r w:rsidRPr="002B3BBA">
                <w:rPr>
                  <w:rFonts w:ascii="Times New Roman" w:eastAsiaTheme="minorHAnsi" w:hAnsi="Times New Roman" w:cs="Times New Roman"/>
                  <w:kern w:val="2"/>
                  <w:lang w:val="en-GB"/>
                  <w14:ligatures w14:val="standardContextual"/>
                </w:rPr>
                <w:t>Late preterm (34⁺⁰–36⁺⁶)</w:t>
              </w:r>
            </w:ins>
          </w:p>
        </w:tc>
        <w:tc>
          <w:tcPr>
            <w:tcW w:w="899" w:type="dxa"/>
            <w:hideMark/>
            <w:tcPrChange w:id="1806" w:author="Audencio Victor Rafael" w:date="2025-10-26T01:54:00Z" w16du:dateUtc="2025-10-26T01:54:00Z">
              <w:tcPr>
                <w:tcW w:w="899" w:type="dxa"/>
                <w:hideMark/>
              </w:tcPr>
            </w:tcPrChange>
          </w:tcPr>
          <w:p w14:paraId="21035E6E" w14:textId="77777777" w:rsidR="003C2221" w:rsidRPr="003C2221" w:rsidRDefault="003C2221">
            <w:pPr>
              <w:spacing w:line="276" w:lineRule="auto"/>
              <w:jc w:val="center"/>
              <w:rPr>
                <w:ins w:id="1807" w:author="Audencio Victor Rafael" w:date="2025-10-26T01:54:00Z"/>
                <w:rFonts w:ascii="Times New Roman" w:eastAsiaTheme="minorHAnsi" w:hAnsi="Times New Roman" w:cs="Times New Roman"/>
                <w:kern w:val="2"/>
                <w:lang w:val="en-GB"/>
                <w14:ligatures w14:val="standardContextual"/>
              </w:rPr>
              <w:pPrChange w:id="1808" w:author="Audencio Victor Rafael" w:date="2025-10-26T01:54:00Z" w16du:dateUtc="2025-10-26T01:54:00Z">
                <w:pPr>
                  <w:spacing w:line="276" w:lineRule="auto"/>
                </w:pPr>
              </w:pPrChange>
            </w:pPr>
            <w:ins w:id="1809" w:author="Audencio Victor Rafael" w:date="2025-10-26T01:54:00Z">
              <w:r w:rsidRPr="003C2221">
                <w:rPr>
                  <w:rFonts w:ascii="Times New Roman" w:eastAsiaTheme="minorHAnsi" w:hAnsi="Times New Roman" w:cs="Times New Roman"/>
                  <w:kern w:val="2"/>
                  <w:lang w:val="en-GB"/>
                  <w14:ligatures w14:val="standardContextual"/>
                </w:rPr>
                <w:t>217</w:t>
              </w:r>
            </w:ins>
          </w:p>
        </w:tc>
        <w:tc>
          <w:tcPr>
            <w:tcW w:w="2028" w:type="dxa"/>
            <w:hideMark/>
            <w:tcPrChange w:id="1810" w:author="Audencio Victor Rafael" w:date="2025-10-26T01:54:00Z" w16du:dateUtc="2025-10-26T01:54:00Z">
              <w:tcPr>
                <w:tcW w:w="2028" w:type="dxa"/>
                <w:hideMark/>
              </w:tcPr>
            </w:tcPrChange>
          </w:tcPr>
          <w:p w14:paraId="194A73A3" w14:textId="77777777" w:rsidR="003C2221" w:rsidRPr="003C2221" w:rsidRDefault="003C2221">
            <w:pPr>
              <w:spacing w:line="276" w:lineRule="auto"/>
              <w:jc w:val="center"/>
              <w:rPr>
                <w:ins w:id="1811" w:author="Audencio Victor Rafael" w:date="2025-10-26T01:54:00Z"/>
                <w:rFonts w:ascii="Times New Roman" w:eastAsiaTheme="minorHAnsi" w:hAnsi="Times New Roman" w:cs="Times New Roman"/>
                <w:kern w:val="2"/>
                <w:lang w:val="en-GB"/>
                <w14:ligatures w14:val="standardContextual"/>
              </w:rPr>
              <w:pPrChange w:id="1812" w:author="Audencio Victor Rafael" w:date="2025-10-26T01:54:00Z" w16du:dateUtc="2025-10-26T01:54:00Z">
                <w:pPr>
                  <w:spacing w:line="276" w:lineRule="auto"/>
                </w:pPr>
              </w:pPrChange>
            </w:pPr>
            <w:ins w:id="1813" w:author="Audencio Victor Rafael" w:date="2025-10-26T01:54:00Z">
              <w:r w:rsidRPr="003C2221">
                <w:rPr>
                  <w:rFonts w:ascii="Times New Roman" w:eastAsiaTheme="minorHAnsi" w:hAnsi="Times New Roman" w:cs="Times New Roman"/>
                  <w:kern w:val="2"/>
                  <w:lang w:val="en-GB"/>
                  <w14:ligatures w14:val="standardContextual"/>
                </w:rPr>
                <w:t>–0.24 (1.04)</w:t>
              </w:r>
            </w:ins>
          </w:p>
        </w:tc>
        <w:tc>
          <w:tcPr>
            <w:tcW w:w="0" w:type="auto"/>
            <w:hideMark/>
            <w:tcPrChange w:id="1814" w:author="Audencio Victor Rafael" w:date="2025-10-26T01:54:00Z" w16du:dateUtc="2025-10-26T01:54:00Z">
              <w:tcPr>
                <w:tcW w:w="0" w:type="auto"/>
                <w:hideMark/>
              </w:tcPr>
            </w:tcPrChange>
          </w:tcPr>
          <w:p w14:paraId="5842FE3E" w14:textId="77777777" w:rsidR="003C2221" w:rsidRPr="003C2221" w:rsidRDefault="003C2221">
            <w:pPr>
              <w:spacing w:line="276" w:lineRule="auto"/>
              <w:jc w:val="center"/>
              <w:rPr>
                <w:ins w:id="1815" w:author="Audencio Victor Rafael" w:date="2025-10-26T01:54:00Z"/>
                <w:rFonts w:ascii="Times New Roman" w:eastAsiaTheme="minorHAnsi" w:hAnsi="Times New Roman" w:cs="Times New Roman"/>
                <w:kern w:val="2"/>
                <w:lang w:val="en-GB"/>
                <w14:ligatures w14:val="standardContextual"/>
              </w:rPr>
              <w:pPrChange w:id="1816" w:author="Audencio Victor Rafael" w:date="2025-10-26T01:54:00Z" w16du:dateUtc="2025-10-26T01:54:00Z">
                <w:pPr>
                  <w:spacing w:line="276" w:lineRule="auto"/>
                </w:pPr>
              </w:pPrChange>
            </w:pPr>
            <w:ins w:id="1817" w:author="Audencio Victor Rafael" w:date="2025-10-26T01:54:00Z">
              <w:r w:rsidRPr="003C2221">
                <w:rPr>
                  <w:rFonts w:ascii="Times New Roman" w:eastAsiaTheme="minorHAnsi" w:hAnsi="Times New Roman" w:cs="Times New Roman"/>
                  <w:kern w:val="2"/>
                  <w:lang w:val="en-GB"/>
                  <w14:ligatures w14:val="standardContextual"/>
                </w:rPr>
                <w:t>0.99 (1.14)</w:t>
              </w:r>
            </w:ins>
          </w:p>
        </w:tc>
      </w:tr>
      <w:tr w:rsidR="003C2221" w:rsidRPr="003C2221" w14:paraId="4C65FF73" w14:textId="77777777" w:rsidTr="00083233">
        <w:trPr>
          <w:trHeight w:val="212"/>
          <w:ins w:id="1818" w:author="Audencio Victor Rafael" w:date="2025-10-26T01:54:00Z"/>
        </w:trPr>
        <w:tc>
          <w:tcPr>
            <w:tcW w:w="4137" w:type="dxa"/>
            <w:hideMark/>
          </w:tcPr>
          <w:p w14:paraId="0243A4F1" w14:textId="77777777" w:rsidR="003C2221" w:rsidRPr="002B3BBA" w:rsidRDefault="003C2221" w:rsidP="003C2221">
            <w:pPr>
              <w:spacing w:line="276" w:lineRule="auto"/>
              <w:rPr>
                <w:ins w:id="1819" w:author="Audencio Victor Rafael" w:date="2025-10-26T01:54:00Z"/>
                <w:rFonts w:ascii="Times New Roman" w:eastAsiaTheme="minorHAnsi" w:hAnsi="Times New Roman" w:cs="Times New Roman"/>
                <w:kern w:val="2"/>
                <w:lang w:val="en-GB"/>
                <w14:ligatures w14:val="standardContextual"/>
              </w:rPr>
            </w:pPr>
            <w:ins w:id="1820" w:author="Audencio Victor Rafael" w:date="2025-10-26T01:54:00Z">
              <w:r w:rsidRPr="002B3BBA">
                <w:rPr>
                  <w:rFonts w:ascii="Times New Roman" w:hAnsi="Times New Roman" w:cs="Times New Roman"/>
                  <w:lang w:val="en-GB"/>
                  <w:rPrChange w:id="1821" w:author="Audencio Victor Rafael" w:date="2025-10-26T16:42:00Z" w16du:dateUtc="2025-10-26T16:42:00Z">
                    <w:rPr>
                      <w:rFonts w:ascii="Times New Roman" w:hAnsi="Times New Roman" w:cs="Times New Roman"/>
                      <w:b/>
                      <w:bCs/>
                      <w:lang w:val="en-GB"/>
                    </w:rPr>
                  </w:rPrChange>
                </w:rPr>
                <w:t>Term (37⁺⁰ to 42⁺⁶)</w:t>
              </w:r>
            </w:ins>
          </w:p>
        </w:tc>
        <w:tc>
          <w:tcPr>
            <w:tcW w:w="899" w:type="dxa"/>
            <w:hideMark/>
          </w:tcPr>
          <w:p w14:paraId="781B5716" w14:textId="77777777" w:rsidR="003C2221" w:rsidRPr="003C2221" w:rsidRDefault="003C2221">
            <w:pPr>
              <w:spacing w:line="276" w:lineRule="auto"/>
              <w:jc w:val="center"/>
              <w:rPr>
                <w:ins w:id="1822" w:author="Audencio Victor Rafael" w:date="2025-10-26T01:54:00Z"/>
                <w:rFonts w:ascii="Times New Roman" w:eastAsiaTheme="minorHAnsi" w:hAnsi="Times New Roman" w:cs="Times New Roman"/>
                <w:kern w:val="2"/>
                <w:lang w:val="en-GB"/>
                <w14:ligatures w14:val="standardContextual"/>
              </w:rPr>
              <w:pPrChange w:id="1823" w:author="Audencio Victor Rafael" w:date="2025-10-26T01:54:00Z" w16du:dateUtc="2025-10-26T01:54:00Z">
                <w:pPr>
                  <w:spacing w:line="276" w:lineRule="auto"/>
                </w:pPr>
              </w:pPrChange>
            </w:pPr>
            <w:ins w:id="1824" w:author="Audencio Victor Rafael" w:date="2025-10-26T01:54:00Z">
              <w:r w:rsidRPr="003C2221">
                <w:rPr>
                  <w:rFonts w:ascii="Times New Roman" w:eastAsiaTheme="minorHAnsi" w:hAnsi="Times New Roman" w:cs="Times New Roman"/>
                  <w:kern w:val="2"/>
                  <w:lang w:val="en-GB"/>
                  <w14:ligatures w14:val="standardContextual"/>
                </w:rPr>
                <w:t>214</w:t>
              </w:r>
            </w:ins>
          </w:p>
        </w:tc>
        <w:tc>
          <w:tcPr>
            <w:tcW w:w="2028" w:type="dxa"/>
            <w:hideMark/>
          </w:tcPr>
          <w:p w14:paraId="4BE8E745" w14:textId="77777777" w:rsidR="003C2221" w:rsidRPr="003C2221" w:rsidRDefault="003C2221">
            <w:pPr>
              <w:spacing w:line="276" w:lineRule="auto"/>
              <w:jc w:val="center"/>
              <w:rPr>
                <w:ins w:id="1825" w:author="Audencio Victor Rafael" w:date="2025-10-26T01:54:00Z"/>
                <w:rFonts w:ascii="Times New Roman" w:eastAsiaTheme="minorHAnsi" w:hAnsi="Times New Roman" w:cs="Times New Roman"/>
                <w:kern w:val="2"/>
                <w:lang w:val="en-GB"/>
                <w14:ligatures w14:val="standardContextual"/>
              </w:rPr>
              <w:pPrChange w:id="1826" w:author="Audencio Victor Rafael" w:date="2025-10-26T01:54:00Z" w16du:dateUtc="2025-10-26T01:54:00Z">
                <w:pPr>
                  <w:spacing w:line="276" w:lineRule="auto"/>
                </w:pPr>
              </w:pPrChange>
            </w:pPr>
            <w:ins w:id="1827" w:author="Audencio Victor Rafael" w:date="2025-10-26T01:54:00Z">
              <w:r w:rsidRPr="003C2221">
                <w:rPr>
                  <w:rFonts w:ascii="Times New Roman" w:eastAsiaTheme="minorHAnsi" w:hAnsi="Times New Roman" w:cs="Times New Roman"/>
                  <w:kern w:val="2"/>
                  <w:lang w:val="en-GB"/>
                  <w14:ligatures w14:val="standardContextual"/>
                </w:rPr>
                <w:t>–0.08 (1.12)</w:t>
              </w:r>
            </w:ins>
          </w:p>
        </w:tc>
        <w:tc>
          <w:tcPr>
            <w:tcW w:w="0" w:type="auto"/>
            <w:hideMark/>
          </w:tcPr>
          <w:p w14:paraId="40FD31A3" w14:textId="77777777" w:rsidR="003C2221" w:rsidRPr="003C2221" w:rsidRDefault="003C2221">
            <w:pPr>
              <w:spacing w:line="276" w:lineRule="auto"/>
              <w:jc w:val="center"/>
              <w:rPr>
                <w:ins w:id="1828" w:author="Audencio Victor Rafael" w:date="2025-10-26T01:54:00Z"/>
                <w:rFonts w:ascii="Times New Roman" w:eastAsiaTheme="minorHAnsi" w:hAnsi="Times New Roman" w:cs="Times New Roman"/>
                <w:kern w:val="2"/>
                <w:lang w:val="en-GB"/>
                <w14:ligatures w14:val="standardContextual"/>
              </w:rPr>
              <w:pPrChange w:id="1829" w:author="Audencio Victor Rafael" w:date="2025-10-26T01:54:00Z" w16du:dateUtc="2025-10-26T01:54:00Z">
                <w:pPr>
                  <w:spacing w:line="276" w:lineRule="auto"/>
                </w:pPr>
              </w:pPrChange>
            </w:pPr>
            <w:ins w:id="1830" w:author="Audencio Victor Rafael" w:date="2025-10-26T01:54:00Z">
              <w:r w:rsidRPr="003C2221">
                <w:rPr>
                  <w:rFonts w:ascii="Times New Roman" w:eastAsiaTheme="minorHAnsi" w:hAnsi="Times New Roman" w:cs="Times New Roman"/>
                  <w:kern w:val="2"/>
                  <w:lang w:val="en-GB"/>
                  <w14:ligatures w14:val="standardContextual"/>
                </w:rPr>
                <w:t>0.69 (1.18)</w:t>
              </w:r>
            </w:ins>
          </w:p>
        </w:tc>
      </w:tr>
      <w:tr w:rsidR="003C2221" w:rsidRPr="003C2221" w14:paraId="7A54B6C4" w14:textId="77777777" w:rsidTr="00420270">
        <w:tblPrEx>
          <w:tblW w:w="9132" w:type="dxa"/>
          <w:tblPrExChange w:id="1831" w:author="Audencio Victor Rafael" w:date="2025-10-26T01:54:00Z" w16du:dateUtc="2025-10-26T01:54:00Z">
            <w:tblPrEx>
              <w:tblW w:w="9132" w:type="dxa"/>
            </w:tblPrEx>
          </w:tblPrExChange>
        </w:tblPrEx>
        <w:trPr>
          <w:trHeight w:val="289"/>
          <w:ins w:id="1832" w:author="Audencio Victor Rafael" w:date="2025-10-26T01:54:00Z"/>
          <w:trPrChange w:id="1833" w:author="Audencio Victor Rafael" w:date="2025-10-26T01:54:00Z" w16du:dateUtc="2025-10-26T01:54:00Z">
            <w:trPr>
              <w:trHeight w:val="423"/>
            </w:trPr>
          </w:trPrChange>
        </w:trPr>
        <w:tc>
          <w:tcPr>
            <w:tcW w:w="4137" w:type="dxa"/>
            <w:hideMark/>
            <w:tcPrChange w:id="1834" w:author="Audencio Victor Rafael" w:date="2025-10-26T01:54:00Z" w16du:dateUtc="2025-10-26T01:54:00Z">
              <w:tcPr>
                <w:tcW w:w="4137" w:type="dxa"/>
                <w:hideMark/>
              </w:tcPr>
            </w:tcPrChange>
          </w:tcPr>
          <w:p w14:paraId="0005B254" w14:textId="77777777" w:rsidR="003C2221" w:rsidRPr="002B3BBA" w:rsidRDefault="003C2221" w:rsidP="003C2221">
            <w:pPr>
              <w:spacing w:line="276" w:lineRule="auto"/>
              <w:rPr>
                <w:ins w:id="1835" w:author="Audencio Victor Rafael" w:date="2025-10-26T01:54:00Z"/>
                <w:rFonts w:ascii="Times New Roman" w:eastAsiaTheme="minorHAnsi" w:hAnsi="Times New Roman" w:cs="Times New Roman"/>
                <w:kern w:val="2"/>
                <w:lang w:val="en-GB"/>
                <w14:ligatures w14:val="standardContextual"/>
              </w:rPr>
            </w:pPr>
            <w:ins w:id="1836" w:author="Audencio Victor Rafael" w:date="2025-10-26T01:54:00Z">
              <w:r w:rsidRPr="002B3BBA">
                <w:rPr>
                  <w:rFonts w:ascii="Times New Roman" w:eastAsiaTheme="minorHAnsi" w:hAnsi="Times New Roman" w:cs="Times New Roman"/>
                  <w:kern w:val="2"/>
                  <w:lang w:val="en-GB"/>
                  <w14:ligatures w14:val="standardContextual"/>
                </w:rPr>
                <w:t>Early term (37⁺⁰–38⁺⁶)</w:t>
              </w:r>
            </w:ins>
          </w:p>
        </w:tc>
        <w:tc>
          <w:tcPr>
            <w:tcW w:w="899" w:type="dxa"/>
            <w:hideMark/>
            <w:tcPrChange w:id="1837" w:author="Audencio Victor Rafael" w:date="2025-10-26T01:54:00Z" w16du:dateUtc="2025-10-26T01:54:00Z">
              <w:tcPr>
                <w:tcW w:w="899" w:type="dxa"/>
                <w:hideMark/>
              </w:tcPr>
            </w:tcPrChange>
          </w:tcPr>
          <w:p w14:paraId="7596E1EE" w14:textId="77777777" w:rsidR="003C2221" w:rsidRPr="003C2221" w:rsidRDefault="003C2221">
            <w:pPr>
              <w:spacing w:line="276" w:lineRule="auto"/>
              <w:jc w:val="center"/>
              <w:rPr>
                <w:ins w:id="1838" w:author="Audencio Victor Rafael" w:date="2025-10-26T01:54:00Z"/>
                <w:rFonts w:ascii="Times New Roman" w:eastAsiaTheme="minorHAnsi" w:hAnsi="Times New Roman" w:cs="Times New Roman"/>
                <w:kern w:val="2"/>
                <w:lang w:val="en-GB"/>
                <w14:ligatures w14:val="standardContextual"/>
              </w:rPr>
              <w:pPrChange w:id="1839" w:author="Audencio Victor Rafael" w:date="2025-10-26T01:54:00Z" w16du:dateUtc="2025-10-26T01:54:00Z">
                <w:pPr>
                  <w:spacing w:line="276" w:lineRule="auto"/>
                </w:pPr>
              </w:pPrChange>
            </w:pPr>
            <w:ins w:id="1840" w:author="Audencio Victor Rafael" w:date="2025-10-26T01:54:00Z">
              <w:r w:rsidRPr="003C2221">
                <w:rPr>
                  <w:rFonts w:ascii="Times New Roman" w:eastAsiaTheme="minorHAnsi" w:hAnsi="Times New Roman" w:cs="Times New Roman"/>
                  <w:kern w:val="2"/>
                  <w:lang w:val="en-GB"/>
                  <w14:ligatures w14:val="standardContextual"/>
                </w:rPr>
                <w:t>147</w:t>
              </w:r>
            </w:ins>
          </w:p>
        </w:tc>
        <w:tc>
          <w:tcPr>
            <w:tcW w:w="2028" w:type="dxa"/>
            <w:hideMark/>
            <w:tcPrChange w:id="1841" w:author="Audencio Victor Rafael" w:date="2025-10-26T01:54:00Z" w16du:dateUtc="2025-10-26T01:54:00Z">
              <w:tcPr>
                <w:tcW w:w="2028" w:type="dxa"/>
                <w:hideMark/>
              </w:tcPr>
            </w:tcPrChange>
          </w:tcPr>
          <w:p w14:paraId="3866681D" w14:textId="77777777" w:rsidR="003C2221" w:rsidRPr="003C2221" w:rsidRDefault="003C2221">
            <w:pPr>
              <w:spacing w:line="276" w:lineRule="auto"/>
              <w:jc w:val="center"/>
              <w:rPr>
                <w:ins w:id="1842" w:author="Audencio Victor Rafael" w:date="2025-10-26T01:54:00Z"/>
                <w:rFonts w:ascii="Times New Roman" w:eastAsiaTheme="minorHAnsi" w:hAnsi="Times New Roman" w:cs="Times New Roman"/>
                <w:kern w:val="2"/>
                <w:lang w:val="en-GB"/>
                <w14:ligatures w14:val="standardContextual"/>
              </w:rPr>
              <w:pPrChange w:id="1843" w:author="Audencio Victor Rafael" w:date="2025-10-26T01:54:00Z" w16du:dateUtc="2025-10-26T01:54:00Z">
                <w:pPr>
                  <w:spacing w:line="276" w:lineRule="auto"/>
                </w:pPr>
              </w:pPrChange>
            </w:pPr>
            <w:ins w:id="1844" w:author="Audencio Victor Rafael" w:date="2025-10-26T01:54:00Z">
              <w:r w:rsidRPr="003C2221">
                <w:rPr>
                  <w:rFonts w:ascii="Times New Roman" w:eastAsiaTheme="minorHAnsi" w:hAnsi="Times New Roman" w:cs="Times New Roman"/>
                  <w:kern w:val="2"/>
                  <w:lang w:val="en-GB"/>
                  <w14:ligatures w14:val="standardContextual"/>
                </w:rPr>
                <w:t>–0.25 (1.13)</w:t>
              </w:r>
            </w:ins>
          </w:p>
        </w:tc>
        <w:tc>
          <w:tcPr>
            <w:tcW w:w="0" w:type="auto"/>
            <w:hideMark/>
            <w:tcPrChange w:id="1845" w:author="Audencio Victor Rafael" w:date="2025-10-26T01:54:00Z" w16du:dateUtc="2025-10-26T01:54:00Z">
              <w:tcPr>
                <w:tcW w:w="0" w:type="auto"/>
                <w:hideMark/>
              </w:tcPr>
            </w:tcPrChange>
          </w:tcPr>
          <w:p w14:paraId="4BB50384" w14:textId="77777777" w:rsidR="003C2221" w:rsidRPr="003C2221" w:rsidRDefault="003C2221">
            <w:pPr>
              <w:spacing w:line="276" w:lineRule="auto"/>
              <w:jc w:val="center"/>
              <w:rPr>
                <w:ins w:id="1846" w:author="Audencio Victor Rafael" w:date="2025-10-26T01:54:00Z"/>
                <w:rFonts w:ascii="Times New Roman" w:eastAsiaTheme="minorHAnsi" w:hAnsi="Times New Roman" w:cs="Times New Roman"/>
                <w:kern w:val="2"/>
                <w:lang w:val="en-GB"/>
                <w14:ligatures w14:val="standardContextual"/>
              </w:rPr>
              <w:pPrChange w:id="1847" w:author="Audencio Victor Rafael" w:date="2025-10-26T01:54:00Z" w16du:dateUtc="2025-10-26T01:54:00Z">
                <w:pPr>
                  <w:spacing w:line="276" w:lineRule="auto"/>
                </w:pPr>
              </w:pPrChange>
            </w:pPr>
            <w:ins w:id="1848" w:author="Audencio Victor Rafael" w:date="2025-10-26T01:54:00Z">
              <w:r w:rsidRPr="003C2221">
                <w:rPr>
                  <w:rFonts w:ascii="Times New Roman" w:eastAsiaTheme="minorHAnsi" w:hAnsi="Times New Roman" w:cs="Times New Roman"/>
                  <w:kern w:val="2"/>
                  <w:lang w:val="en-GB"/>
                  <w14:ligatures w14:val="standardContextual"/>
                </w:rPr>
                <w:t>0.73 (1.14)</w:t>
              </w:r>
            </w:ins>
          </w:p>
        </w:tc>
      </w:tr>
      <w:tr w:rsidR="003C2221" w:rsidRPr="003C2221" w14:paraId="5AFD5EAA" w14:textId="77777777" w:rsidTr="00083233">
        <w:trPr>
          <w:trHeight w:val="212"/>
          <w:ins w:id="1849" w:author="Audencio Victor Rafael" w:date="2025-10-26T01:54:00Z"/>
        </w:trPr>
        <w:tc>
          <w:tcPr>
            <w:tcW w:w="4137" w:type="dxa"/>
            <w:hideMark/>
          </w:tcPr>
          <w:p w14:paraId="1EF478E9" w14:textId="77777777" w:rsidR="003C2221" w:rsidRPr="003C2221" w:rsidRDefault="003C2221" w:rsidP="003C2221">
            <w:pPr>
              <w:spacing w:line="276" w:lineRule="auto"/>
              <w:rPr>
                <w:ins w:id="1850" w:author="Audencio Victor Rafael" w:date="2025-10-26T01:54:00Z"/>
                <w:rFonts w:ascii="Times New Roman" w:eastAsiaTheme="minorHAnsi" w:hAnsi="Times New Roman" w:cs="Times New Roman"/>
                <w:kern w:val="2"/>
                <w:lang w:val="en-GB"/>
                <w14:ligatures w14:val="standardContextual"/>
              </w:rPr>
            </w:pPr>
            <w:ins w:id="1851" w:author="Audencio Victor Rafael" w:date="2025-10-26T01:54:00Z">
              <w:r w:rsidRPr="003C2221">
                <w:rPr>
                  <w:rFonts w:ascii="Times New Roman" w:eastAsiaTheme="minorHAnsi" w:hAnsi="Times New Roman" w:cs="Times New Roman"/>
                  <w:kern w:val="2"/>
                  <w:lang w:val="en-GB"/>
                  <w14:ligatures w14:val="standardContextual"/>
                </w:rPr>
                <w:t>Full term (39⁺⁰–40⁺⁶)</w:t>
              </w:r>
            </w:ins>
          </w:p>
        </w:tc>
        <w:tc>
          <w:tcPr>
            <w:tcW w:w="899" w:type="dxa"/>
            <w:hideMark/>
          </w:tcPr>
          <w:p w14:paraId="23CF584A" w14:textId="77777777" w:rsidR="003C2221" w:rsidRPr="003C2221" w:rsidRDefault="003C2221">
            <w:pPr>
              <w:spacing w:line="276" w:lineRule="auto"/>
              <w:jc w:val="center"/>
              <w:rPr>
                <w:ins w:id="1852" w:author="Audencio Victor Rafael" w:date="2025-10-26T01:54:00Z"/>
                <w:rFonts w:ascii="Times New Roman" w:eastAsiaTheme="minorHAnsi" w:hAnsi="Times New Roman" w:cs="Times New Roman"/>
                <w:kern w:val="2"/>
                <w:lang w:val="en-GB"/>
                <w14:ligatures w14:val="standardContextual"/>
              </w:rPr>
              <w:pPrChange w:id="1853" w:author="Audencio Victor Rafael" w:date="2025-10-26T01:54:00Z" w16du:dateUtc="2025-10-26T01:54:00Z">
                <w:pPr>
                  <w:spacing w:line="276" w:lineRule="auto"/>
                </w:pPr>
              </w:pPrChange>
            </w:pPr>
            <w:ins w:id="1854" w:author="Audencio Victor Rafael" w:date="2025-10-26T01:54:00Z">
              <w:r w:rsidRPr="003C2221">
                <w:rPr>
                  <w:rFonts w:ascii="Times New Roman" w:eastAsiaTheme="minorHAnsi" w:hAnsi="Times New Roman" w:cs="Times New Roman"/>
                  <w:kern w:val="2"/>
                  <w:lang w:val="en-GB"/>
                  <w14:ligatures w14:val="standardContextual"/>
                </w:rPr>
                <w:t>47</w:t>
              </w:r>
            </w:ins>
          </w:p>
        </w:tc>
        <w:tc>
          <w:tcPr>
            <w:tcW w:w="2028" w:type="dxa"/>
            <w:hideMark/>
          </w:tcPr>
          <w:p w14:paraId="647AD9F6" w14:textId="77777777" w:rsidR="003C2221" w:rsidRPr="003C2221" w:rsidRDefault="003C2221">
            <w:pPr>
              <w:spacing w:line="276" w:lineRule="auto"/>
              <w:jc w:val="center"/>
              <w:rPr>
                <w:ins w:id="1855" w:author="Audencio Victor Rafael" w:date="2025-10-26T01:54:00Z"/>
                <w:rFonts w:ascii="Times New Roman" w:eastAsiaTheme="minorHAnsi" w:hAnsi="Times New Roman" w:cs="Times New Roman"/>
                <w:kern w:val="2"/>
                <w:lang w:val="en-GB"/>
                <w14:ligatures w14:val="standardContextual"/>
              </w:rPr>
              <w:pPrChange w:id="1856" w:author="Audencio Victor Rafael" w:date="2025-10-26T01:54:00Z" w16du:dateUtc="2025-10-26T01:54:00Z">
                <w:pPr>
                  <w:spacing w:line="276" w:lineRule="auto"/>
                </w:pPr>
              </w:pPrChange>
            </w:pPr>
            <w:ins w:id="1857" w:author="Audencio Victor Rafael" w:date="2025-10-26T01:54:00Z">
              <w:r w:rsidRPr="003C2221">
                <w:rPr>
                  <w:rFonts w:ascii="Times New Roman" w:eastAsiaTheme="minorHAnsi" w:hAnsi="Times New Roman" w:cs="Times New Roman"/>
                  <w:kern w:val="2"/>
                  <w:lang w:val="en-GB"/>
                  <w14:ligatures w14:val="standardContextual"/>
                </w:rPr>
                <w:t>0.13 (1.38)</w:t>
              </w:r>
            </w:ins>
          </w:p>
        </w:tc>
        <w:tc>
          <w:tcPr>
            <w:tcW w:w="0" w:type="auto"/>
            <w:hideMark/>
          </w:tcPr>
          <w:p w14:paraId="58088C5B" w14:textId="77777777" w:rsidR="003C2221" w:rsidRPr="003C2221" w:rsidRDefault="003C2221">
            <w:pPr>
              <w:spacing w:line="276" w:lineRule="auto"/>
              <w:jc w:val="center"/>
              <w:rPr>
                <w:ins w:id="1858" w:author="Audencio Victor Rafael" w:date="2025-10-26T01:54:00Z"/>
                <w:rFonts w:ascii="Times New Roman" w:eastAsiaTheme="minorHAnsi" w:hAnsi="Times New Roman" w:cs="Times New Roman"/>
                <w:kern w:val="2"/>
                <w:lang w:val="en-GB"/>
                <w14:ligatures w14:val="standardContextual"/>
              </w:rPr>
              <w:pPrChange w:id="1859" w:author="Audencio Victor Rafael" w:date="2025-10-26T01:54:00Z" w16du:dateUtc="2025-10-26T01:54:00Z">
                <w:pPr>
                  <w:spacing w:line="276" w:lineRule="auto"/>
                </w:pPr>
              </w:pPrChange>
            </w:pPr>
            <w:ins w:id="1860" w:author="Audencio Victor Rafael" w:date="2025-10-26T01:54:00Z">
              <w:r w:rsidRPr="003C2221">
                <w:rPr>
                  <w:rFonts w:ascii="Times New Roman" w:eastAsiaTheme="minorHAnsi" w:hAnsi="Times New Roman" w:cs="Times New Roman"/>
                  <w:kern w:val="2"/>
                  <w:lang w:val="en-GB"/>
                  <w14:ligatures w14:val="standardContextual"/>
                </w:rPr>
                <w:t>0.63 (1.13)</w:t>
              </w:r>
            </w:ins>
          </w:p>
        </w:tc>
      </w:tr>
      <w:tr w:rsidR="003C2221" w:rsidRPr="003C2221" w14:paraId="404649BB" w14:textId="77777777" w:rsidTr="00083233">
        <w:trPr>
          <w:trHeight w:val="212"/>
          <w:ins w:id="1861" w:author="Audencio Victor Rafael" w:date="2025-10-26T01:54:00Z"/>
        </w:trPr>
        <w:tc>
          <w:tcPr>
            <w:tcW w:w="4137" w:type="dxa"/>
            <w:hideMark/>
          </w:tcPr>
          <w:p w14:paraId="45259745" w14:textId="77777777" w:rsidR="003C2221" w:rsidRPr="003C2221" w:rsidRDefault="003C2221" w:rsidP="003C2221">
            <w:pPr>
              <w:spacing w:line="276" w:lineRule="auto"/>
              <w:rPr>
                <w:ins w:id="1862" w:author="Audencio Victor Rafael" w:date="2025-10-26T01:54:00Z"/>
                <w:rFonts w:ascii="Times New Roman" w:eastAsiaTheme="minorHAnsi" w:hAnsi="Times New Roman" w:cs="Times New Roman"/>
                <w:kern w:val="2"/>
                <w:lang w:val="en-GB"/>
                <w14:ligatures w14:val="standardContextual"/>
              </w:rPr>
            </w:pPr>
            <w:ins w:id="1863" w:author="Audencio Victor Rafael" w:date="2025-10-26T01:54:00Z">
              <w:r w:rsidRPr="003C2221">
                <w:rPr>
                  <w:rFonts w:ascii="Times New Roman" w:eastAsiaTheme="minorHAnsi" w:hAnsi="Times New Roman" w:cs="Times New Roman"/>
                  <w:kern w:val="2"/>
                  <w:lang w:val="en-GB"/>
                  <w14:ligatures w14:val="standardContextual"/>
                </w:rPr>
                <w:t>Late term (41⁺⁰–42⁺⁶)</w:t>
              </w:r>
            </w:ins>
          </w:p>
        </w:tc>
        <w:tc>
          <w:tcPr>
            <w:tcW w:w="899" w:type="dxa"/>
            <w:hideMark/>
          </w:tcPr>
          <w:p w14:paraId="4E29010A" w14:textId="77777777" w:rsidR="003C2221" w:rsidRPr="003C2221" w:rsidRDefault="003C2221">
            <w:pPr>
              <w:spacing w:line="276" w:lineRule="auto"/>
              <w:jc w:val="center"/>
              <w:rPr>
                <w:ins w:id="1864" w:author="Audencio Victor Rafael" w:date="2025-10-26T01:54:00Z"/>
                <w:rFonts w:ascii="Times New Roman" w:eastAsiaTheme="minorHAnsi" w:hAnsi="Times New Roman" w:cs="Times New Roman"/>
                <w:kern w:val="2"/>
                <w:lang w:val="en-GB"/>
                <w14:ligatures w14:val="standardContextual"/>
              </w:rPr>
              <w:pPrChange w:id="1865" w:author="Audencio Victor Rafael" w:date="2025-10-26T01:54:00Z" w16du:dateUtc="2025-10-26T01:54:00Z">
                <w:pPr>
                  <w:spacing w:line="276" w:lineRule="auto"/>
                </w:pPr>
              </w:pPrChange>
            </w:pPr>
            <w:ins w:id="1866" w:author="Audencio Victor Rafael" w:date="2025-10-26T01:54:00Z">
              <w:r w:rsidRPr="003C2221">
                <w:rPr>
                  <w:rFonts w:ascii="Times New Roman" w:eastAsiaTheme="minorHAnsi" w:hAnsi="Times New Roman" w:cs="Times New Roman"/>
                  <w:kern w:val="2"/>
                  <w:lang w:val="en-GB"/>
                  <w14:ligatures w14:val="standardContextual"/>
                </w:rPr>
                <w:t>20</w:t>
              </w:r>
            </w:ins>
          </w:p>
        </w:tc>
        <w:tc>
          <w:tcPr>
            <w:tcW w:w="2028" w:type="dxa"/>
            <w:hideMark/>
          </w:tcPr>
          <w:p w14:paraId="1619C7B5" w14:textId="77777777" w:rsidR="003C2221" w:rsidRPr="003C2221" w:rsidRDefault="003C2221">
            <w:pPr>
              <w:spacing w:line="276" w:lineRule="auto"/>
              <w:jc w:val="center"/>
              <w:rPr>
                <w:ins w:id="1867" w:author="Audencio Victor Rafael" w:date="2025-10-26T01:54:00Z"/>
                <w:rFonts w:ascii="Times New Roman" w:eastAsiaTheme="minorHAnsi" w:hAnsi="Times New Roman" w:cs="Times New Roman"/>
                <w:kern w:val="2"/>
                <w:lang w:val="en-GB"/>
                <w14:ligatures w14:val="standardContextual"/>
              </w:rPr>
              <w:pPrChange w:id="1868" w:author="Audencio Victor Rafael" w:date="2025-10-26T01:54:00Z" w16du:dateUtc="2025-10-26T01:54:00Z">
                <w:pPr>
                  <w:spacing w:line="276" w:lineRule="auto"/>
                </w:pPr>
              </w:pPrChange>
            </w:pPr>
            <w:ins w:id="1869" w:author="Audencio Victor Rafael" w:date="2025-10-26T01:54:00Z">
              <w:r w:rsidRPr="003C2221">
                <w:rPr>
                  <w:rFonts w:ascii="Times New Roman" w:eastAsiaTheme="minorHAnsi" w:hAnsi="Times New Roman" w:cs="Times New Roman"/>
                  <w:kern w:val="2"/>
                  <w:lang w:val="en-GB"/>
                  <w14:ligatures w14:val="standardContextual"/>
                </w:rPr>
                <w:t>0.74 (0.87)</w:t>
              </w:r>
            </w:ins>
          </w:p>
        </w:tc>
        <w:tc>
          <w:tcPr>
            <w:tcW w:w="0" w:type="auto"/>
            <w:hideMark/>
          </w:tcPr>
          <w:p w14:paraId="760F33E2" w14:textId="77777777" w:rsidR="003C2221" w:rsidRPr="003C2221" w:rsidRDefault="003C2221">
            <w:pPr>
              <w:spacing w:line="276" w:lineRule="auto"/>
              <w:jc w:val="center"/>
              <w:rPr>
                <w:ins w:id="1870" w:author="Audencio Victor Rafael" w:date="2025-10-26T01:54:00Z"/>
                <w:rFonts w:ascii="Times New Roman" w:eastAsiaTheme="minorHAnsi" w:hAnsi="Times New Roman" w:cs="Times New Roman"/>
                <w:kern w:val="2"/>
                <w:lang w:val="en-GB"/>
                <w14:ligatures w14:val="standardContextual"/>
              </w:rPr>
              <w:pPrChange w:id="1871" w:author="Audencio Victor Rafael" w:date="2025-10-26T01:54:00Z" w16du:dateUtc="2025-10-26T01:54:00Z">
                <w:pPr>
                  <w:spacing w:line="276" w:lineRule="auto"/>
                </w:pPr>
              </w:pPrChange>
            </w:pPr>
            <w:ins w:id="1872" w:author="Audencio Victor Rafael" w:date="2025-10-26T01:54:00Z">
              <w:r w:rsidRPr="003C2221">
                <w:rPr>
                  <w:rFonts w:ascii="Times New Roman" w:eastAsiaTheme="minorHAnsi" w:hAnsi="Times New Roman" w:cs="Times New Roman"/>
                  <w:kern w:val="2"/>
                  <w:lang w:val="en-GB"/>
                  <w14:ligatures w14:val="standardContextual"/>
                </w:rPr>
                <w:t>0.26 (0.92)</w:t>
              </w:r>
            </w:ins>
          </w:p>
        </w:tc>
      </w:tr>
    </w:tbl>
    <w:p w14:paraId="09661DCB" w14:textId="77777777" w:rsidR="003C2221" w:rsidRDefault="003C2221" w:rsidP="003C2221">
      <w:pPr>
        <w:spacing w:after="0" w:line="276" w:lineRule="auto"/>
        <w:rPr>
          <w:ins w:id="1873" w:author="Audencio Victor Rafael" w:date="2025-10-26T01:54:00Z" w16du:dateUtc="2025-10-26T01:54:00Z"/>
          <w:rFonts w:ascii="Times New Roman" w:hAnsi="Times New Roman" w:cs="Times New Roman"/>
          <w:lang w:val="pt-BR"/>
        </w:rPr>
      </w:pPr>
    </w:p>
    <w:p w14:paraId="6C3A58B2" w14:textId="77777777" w:rsidR="003C2221" w:rsidRPr="003C2221" w:rsidRDefault="003C2221" w:rsidP="003C2221">
      <w:pPr>
        <w:spacing w:after="0" w:line="276" w:lineRule="auto"/>
        <w:rPr>
          <w:ins w:id="1874" w:author="Audencio Victor Rafael" w:date="2025-10-26T01:54:00Z"/>
          <w:rFonts w:ascii="Times New Roman" w:hAnsi="Times New Roman" w:cs="Times New Roman"/>
          <w:lang w:val="pt-BR"/>
        </w:rPr>
      </w:pPr>
    </w:p>
    <w:p w14:paraId="5D67F249" w14:textId="066EA28F" w:rsidR="003C2221" w:rsidRPr="00B80DD4" w:rsidDel="003C2221" w:rsidRDefault="003C2221" w:rsidP="00BA37E6">
      <w:pPr>
        <w:spacing w:after="0" w:line="276" w:lineRule="auto"/>
        <w:rPr>
          <w:del w:id="1875" w:author="Audencio Victor Rafael" w:date="2025-10-26T01:54:00Z" w16du:dateUtc="2025-10-26T01:54:00Z"/>
          <w:rFonts w:ascii="Times New Roman" w:hAnsi="Times New Roman" w:cs="Times New Roman"/>
        </w:rPr>
      </w:pPr>
    </w:p>
    <w:tbl>
      <w:tblPr>
        <w:tblStyle w:val="TableGrid"/>
        <w:tblW w:w="9067" w:type="dxa"/>
        <w:tblLook w:val="04A0" w:firstRow="1" w:lastRow="0" w:firstColumn="1" w:lastColumn="0" w:noHBand="0" w:noVBand="1"/>
      </w:tblPr>
      <w:tblGrid>
        <w:gridCol w:w="2972"/>
        <w:gridCol w:w="1134"/>
        <w:gridCol w:w="2693"/>
        <w:gridCol w:w="2268"/>
      </w:tblGrid>
      <w:tr w:rsidR="004327A2" w:rsidDel="003C2221" w14:paraId="26ECB61D" w14:textId="1097D813" w:rsidTr="00445A09">
        <w:trPr>
          <w:del w:id="1876" w:author="Audencio Victor Rafael" w:date="2025-10-26T01:54:00Z"/>
        </w:trPr>
        <w:tc>
          <w:tcPr>
            <w:tcW w:w="2972" w:type="dxa"/>
          </w:tcPr>
          <w:p w14:paraId="6DF0F0CE" w14:textId="206D2FEF" w:rsidR="004327A2" w:rsidRPr="006753A9" w:rsidDel="003C2221" w:rsidRDefault="004327A2" w:rsidP="00445A09">
            <w:pPr>
              <w:spacing w:line="276" w:lineRule="auto"/>
              <w:rPr>
                <w:del w:id="1877" w:author="Audencio Victor Rafael" w:date="2025-10-26T01:54:00Z" w16du:dateUtc="2025-10-26T01:54:00Z"/>
                <w:rFonts w:ascii="Times New Roman" w:hAnsi="Times New Roman" w:cs="Times New Roman"/>
                <w:sz w:val="20"/>
                <w:szCs w:val="20"/>
              </w:rPr>
            </w:pPr>
            <w:del w:id="1878" w:author="Audencio Victor Rafael" w:date="2025-10-26T01:54:00Z" w16du:dateUtc="2025-10-26T01:54:00Z">
              <w:r w:rsidRPr="006753A9" w:rsidDel="003C2221">
                <w:rPr>
                  <w:rFonts w:ascii="Times New Roman" w:hAnsi="Times New Roman" w:cs="Times New Roman"/>
                  <w:sz w:val="20"/>
                  <w:szCs w:val="20"/>
                </w:rPr>
                <w:delText>Gestational age category</w:delText>
              </w:r>
            </w:del>
          </w:p>
        </w:tc>
        <w:tc>
          <w:tcPr>
            <w:tcW w:w="1134" w:type="dxa"/>
          </w:tcPr>
          <w:p w14:paraId="4F530B97" w14:textId="55E7A6AA" w:rsidR="004327A2" w:rsidRPr="006753A9" w:rsidDel="003C2221" w:rsidRDefault="004327A2" w:rsidP="00445A09">
            <w:pPr>
              <w:spacing w:line="276" w:lineRule="auto"/>
              <w:jc w:val="center"/>
              <w:rPr>
                <w:del w:id="1879" w:author="Audencio Victor Rafael" w:date="2025-10-26T01:54:00Z" w16du:dateUtc="2025-10-26T01:54:00Z"/>
                <w:rFonts w:ascii="Times New Roman" w:hAnsi="Times New Roman" w:cs="Times New Roman"/>
                <w:i/>
                <w:iCs/>
                <w:sz w:val="20"/>
                <w:szCs w:val="20"/>
              </w:rPr>
            </w:pPr>
            <w:del w:id="1880" w:author="Audencio Victor Rafael" w:date="2025-10-26T01:54:00Z" w16du:dateUtc="2025-10-26T01:54:00Z">
              <w:r w:rsidRPr="006753A9" w:rsidDel="003C2221">
                <w:rPr>
                  <w:rFonts w:ascii="Times New Roman" w:hAnsi="Times New Roman" w:cs="Times New Roman"/>
                  <w:i/>
                  <w:iCs/>
                  <w:sz w:val="20"/>
                  <w:szCs w:val="20"/>
                </w:rPr>
                <w:delText>n</w:delText>
              </w:r>
            </w:del>
          </w:p>
        </w:tc>
        <w:tc>
          <w:tcPr>
            <w:tcW w:w="2693" w:type="dxa"/>
          </w:tcPr>
          <w:p w14:paraId="3FF08A54" w14:textId="7B979354" w:rsidR="004327A2" w:rsidRPr="006753A9" w:rsidDel="003C2221" w:rsidRDefault="004327A2" w:rsidP="00445A09">
            <w:pPr>
              <w:spacing w:line="276" w:lineRule="auto"/>
              <w:jc w:val="center"/>
              <w:rPr>
                <w:del w:id="1881" w:author="Audencio Victor Rafael" w:date="2025-10-26T01:54:00Z" w16du:dateUtc="2025-10-26T01:54:00Z"/>
                <w:rFonts w:ascii="Times New Roman" w:hAnsi="Times New Roman" w:cs="Times New Roman"/>
                <w:sz w:val="20"/>
                <w:szCs w:val="20"/>
              </w:rPr>
            </w:pPr>
            <w:del w:id="1882" w:author="Audencio Victor Rafael" w:date="2025-10-26T01:54:00Z" w16du:dateUtc="2025-10-26T01:54:00Z">
              <w:r w:rsidRPr="006753A9" w:rsidDel="003C2221">
                <w:rPr>
                  <w:rFonts w:ascii="Times New Roman" w:hAnsi="Times New Roman" w:cs="Times New Roman"/>
                  <w:sz w:val="20"/>
                  <w:szCs w:val="20"/>
                </w:rPr>
                <w:delText>GIGS Mean (SD)</w:delText>
              </w:r>
            </w:del>
          </w:p>
        </w:tc>
        <w:tc>
          <w:tcPr>
            <w:tcW w:w="2268" w:type="dxa"/>
          </w:tcPr>
          <w:p w14:paraId="7A5A575B" w14:textId="5BD18994" w:rsidR="004327A2" w:rsidRPr="006753A9" w:rsidDel="003C2221" w:rsidRDefault="004327A2" w:rsidP="00445A09">
            <w:pPr>
              <w:spacing w:line="276" w:lineRule="auto"/>
              <w:jc w:val="center"/>
              <w:rPr>
                <w:del w:id="1883" w:author="Audencio Victor Rafael" w:date="2025-10-26T01:54:00Z" w16du:dateUtc="2025-10-26T01:54:00Z"/>
                <w:rFonts w:ascii="Times New Roman" w:hAnsi="Times New Roman" w:cs="Times New Roman"/>
                <w:sz w:val="20"/>
                <w:szCs w:val="20"/>
              </w:rPr>
            </w:pPr>
            <w:del w:id="1884" w:author="Audencio Victor Rafael" w:date="2025-10-26T01:54:00Z" w16du:dateUtc="2025-10-26T01:54:00Z">
              <w:r w:rsidRPr="006753A9" w:rsidDel="003C2221">
                <w:rPr>
                  <w:rFonts w:ascii="Times New Roman" w:hAnsi="Times New Roman" w:cs="Times New Roman"/>
                  <w:sz w:val="20"/>
                  <w:szCs w:val="20"/>
                </w:rPr>
                <w:delText>WHO Mean (SD)</w:delText>
              </w:r>
            </w:del>
          </w:p>
        </w:tc>
      </w:tr>
      <w:tr w:rsidR="004327A2" w:rsidDel="003C2221" w14:paraId="1BA644AB" w14:textId="45EFC7B3" w:rsidTr="00445A09">
        <w:trPr>
          <w:del w:id="1885" w:author="Audencio Victor Rafael" w:date="2025-10-26T01:54:00Z"/>
        </w:trPr>
        <w:tc>
          <w:tcPr>
            <w:tcW w:w="2972" w:type="dxa"/>
            <w:shd w:val="clear" w:color="auto" w:fill="D9D9D9" w:themeFill="background1" w:themeFillShade="D9"/>
          </w:tcPr>
          <w:p w14:paraId="5A055C19" w14:textId="0784B710" w:rsidR="004327A2" w:rsidRPr="006753A9" w:rsidDel="003C2221" w:rsidRDefault="004327A2" w:rsidP="00445A09">
            <w:pPr>
              <w:spacing w:line="276" w:lineRule="auto"/>
              <w:rPr>
                <w:del w:id="1886" w:author="Audencio Victor Rafael" w:date="2025-10-26T01:54:00Z" w16du:dateUtc="2025-10-26T01:54:00Z"/>
                <w:rFonts w:ascii="Times New Roman" w:hAnsi="Times New Roman" w:cs="Times New Roman"/>
                <w:sz w:val="20"/>
                <w:szCs w:val="20"/>
              </w:rPr>
            </w:pPr>
            <w:del w:id="1887" w:author="Audencio Victor Rafael" w:date="2025-10-26T01:54:00Z" w16du:dateUtc="2025-10-26T01:54:00Z">
              <w:r w:rsidDel="003C2221">
                <w:rPr>
                  <w:rFonts w:ascii="Times New Roman" w:hAnsi="Times New Roman" w:cs="Times New Roman"/>
                  <w:sz w:val="20"/>
                  <w:szCs w:val="20"/>
                </w:rPr>
                <w:delText>Weight-for-age z-score</w:delText>
              </w:r>
            </w:del>
          </w:p>
        </w:tc>
        <w:tc>
          <w:tcPr>
            <w:tcW w:w="1134" w:type="dxa"/>
            <w:shd w:val="clear" w:color="auto" w:fill="D9D9D9" w:themeFill="background1" w:themeFillShade="D9"/>
          </w:tcPr>
          <w:p w14:paraId="1AAB0CCB" w14:textId="096F8AED" w:rsidR="004327A2" w:rsidRPr="006753A9" w:rsidDel="003C2221" w:rsidRDefault="004327A2" w:rsidP="00445A09">
            <w:pPr>
              <w:spacing w:line="276" w:lineRule="auto"/>
              <w:jc w:val="center"/>
              <w:rPr>
                <w:del w:id="1888" w:author="Audencio Victor Rafael" w:date="2025-10-26T01:54:00Z" w16du:dateUtc="2025-10-26T01:54:00Z"/>
                <w:rFonts w:ascii="Times New Roman" w:hAnsi="Times New Roman" w:cs="Times New Roman"/>
                <w:i/>
                <w:iCs/>
                <w:sz w:val="20"/>
                <w:szCs w:val="20"/>
              </w:rPr>
            </w:pPr>
          </w:p>
        </w:tc>
        <w:tc>
          <w:tcPr>
            <w:tcW w:w="2693" w:type="dxa"/>
            <w:shd w:val="clear" w:color="auto" w:fill="D9D9D9" w:themeFill="background1" w:themeFillShade="D9"/>
          </w:tcPr>
          <w:p w14:paraId="2F1675D4" w14:textId="17315CB9" w:rsidR="004327A2" w:rsidRPr="006753A9" w:rsidDel="003C2221" w:rsidRDefault="004327A2" w:rsidP="00445A09">
            <w:pPr>
              <w:spacing w:line="276" w:lineRule="auto"/>
              <w:jc w:val="center"/>
              <w:rPr>
                <w:del w:id="1889" w:author="Audencio Victor Rafael" w:date="2025-10-26T01:54:00Z" w16du:dateUtc="2025-10-26T01:54:00Z"/>
                <w:rFonts w:ascii="Times New Roman" w:hAnsi="Times New Roman" w:cs="Times New Roman"/>
                <w:sz w:val="20"/>
                <w:szCs w:val="20"/>
              </w:rPr>
            </w:pPr>
          </w:p>
        </w:tc>
        <w:tc>
          <w:tcPr>
            <w:tcW w:w="2268" w:type="dxa"/>
            <w:shd w:val="clear" w:color="auto" w:fill="D9D9D9" w:themeFill="background1" w:themeFillShade="D9"/>
          </w:tcPr>
          <w:p w14:paraId="702D997F" w14:textId="5BBEE8A4" w:rsidR="004327A2" w:rsidRPr="006753A9" w:rsidDel="003C2221" w:rsidRDefault="004327A2" w:rsidP="00445A09">
            <w:pPr>
              <w:spacing w:line="276" w:lineRule="auto"/>
              <w:jc w:val="center"/>
              <w:rPr>
                <w:del w:id="1890" w:author="Audencio Victor Rafael" w:date="2025-10-26T01:54:00Z" w16du:dateUtc="2025-10-26T01:54:00Z"/>
                <w:rFonts w:ascii="Times New Roman" w:hAnsi="Times New Roman" w:cs="Times New Roman"/>
                <w:sz w:val="20"/>
                <w:szCs w:val="20"/>
              </w:rPr>
            </w:pPr>
          </w:p>
        </w:tc>
      </w:tr>
      <w:tr w:rsidR="004327A2" w:rsidDel="003C2221" w14:paraId="07160474" w14:textId="2EE34A4D" w:rsidTr="00445A09">
        <w:trPr>
          <w:del w:id="1891" w:author="Audencio Victor Rafael" w:date="2025-10-26T01:54:00Z"/>
        </w:trPr>
        <w:tc>
          <w:tcPr>
            <w:tcW w:w="2972" w:type="dxa"/>
          </w:tcPr>
          <w:p w14:paraId="54A51382" w14:textId="1800D563" w:rsidR="004327A2" w:rsidRPr="006753A9" w:rsidDel="003C2221" w:rsidRDefault="004327A2" w:rsidP="00445A09">
            <w:pPr>
              <w:spacing w:line="276" w:lineRule="auto"/>
              <w:rPr>
                <w:del w:id="1892" w:author="Audencio Victor Rafael" w:date="2025-10-26T01:54:00Z" w16du:dateUtc="2025-10-26T01:54:00Z"/>
                <w:rFonts w:ascii="Times New Roman" w:hAnsi="Times New Roman" w:cs="Times New Roman"/>
                <w:b/>
                <w:bCs/>
                <w:sz w:val="20"/>
                <w:szCs w:val="20"/>
              </w:rPr>
            </w:pPr>
            <w:del w:id="1893" w:author="Audencio Victor Rafael" w:date="2025-10-26T01:54:00Z" w16du:dateUtc="2025-10-26T01:54:00Z">
              <w:r w:rsidRPr="006753A9" w:rsidDel="003C2221">
                <w:rPr>
                  <w:rFonts w:ascii="Times New Roman" w:hAnsi="Times New Roman" w:cs="Times New Roman"/>
                  <w:b/>
                  <w:bCs/>
                  <w:sz w:val="20"/>
                  <w:szCs w:val="20"/>
                </w:rPr>
                <w:delText>Overall (28</w:delText>
              </w:r>
              <w:r w:rsidRPr="006753A9" w:rsidDel="003C2221">
                <w:rPr>
                  <w:rFonts w:ascii="Times New Roman" w:hAnsi="Times New Roman" w:cs="Times New Roman"/>
                  <w:b/>
                  <w:bCs/>
                  <w:sz w:val="20"/>
                  <w:szCs w:val="20"/>
                  <w:vertAlign w:val="superscript"/>
                </w:rPr>
                <w:delText>+0</w:delText>
              </w:r>
              <w:r w:rsidRPr="006753A9" w:rsidDel="003C2221">
                <w:rPr>
                  <w:rFonts w:ascii="Times New Roman" w:hAnsi="Times New Roman" w:cs="Times New Roman"/>
                  <w:b/>
                  <w:bCs/>
                  <w:sz w:val="20"/>
                  <w:szCs w:val="20"/>
                </w:rPr>
                <w:delText xml:space="preserve"> to 42</w:delText>
              </w:r>
              <w:r w:rsidRPr="006753A9" w:rsidDel="003C2221">
                <w:rPr>
                  <w:rFonts w:ascii="Times New Roman" w:hAnsi="Times New Roman" w:cs="Times New Roman"/>
                  <w:b/>
                  <w:bCs/>
                  <w:sz w:val="20"/>
                  <w:szCs w:val="20"/>
                  <w:vertAlign w:val="superscript"/>
                </w:rPr>
                <w:delText>+⁶</w:delText>
              </w:r>
              <w:r w:rsidRPr="006753A9" w:rsidDel="003C2221">
                <w:rPr>
                  <w:rFonts w:ascii="Times New Roman" w:hAnsi="Times New Roman" w:cs="Times New Roman"/>
                  <w:b/>
                  <w:bCs/>
                  <w:sz w:val="20"/>
                  <w:szCs w:val="20"/>
                </w:rPr>
                <w:delText>)</w:delText>
              </w:r>
            </w:del>
          </w:p>
        </w:tc>
        <w:tc>
          <w:tcPr>
            <w:tcW w:w="1134" w:type="dxa"/>
          </w:tcPr>
          <w:p w14:paraId="5BEA55B1" w14:textId="6A9C2B63" w:rsidR="004327A2" w:rsidRPr="006753A9" w:rsidDel="003C2221" w:rsidRDefault="004327A2" w:rsidP="00445A09">
            <w:pPr>
              <w:spacing w:line="276" w:lineRule="auto"/>
              <w:jc w:val="center"/>
              <w:rPr>
                <w:del w:id="1894" w:author="Audencio Victor Rafael" w:date="2025-10-26T01:54:00Z" w16du:dateUtc="2025-10-26T01:54:00Z"/>
                <w:rFonts w:ascii="Times New Roman" w:hAnsi="Times New Roman" w:cs="Times New Roman"/>
                <w:sz w:val="20"/>
                <w:szCs w:val="20"/>
              </w:rPr>
            </w:pPr>
            <w:del w:id="1895" w:author="Audencio Victor Rafael" w:date="2025-10-26T01:54:00Z" w16du:dateUtc="2025-10-26T01:54:00Z">
              <w:r w:rsidRPr="006753A9" w:rsidDel="003C2221">
                <w:rPr>
                  <w:rFonts w:ascii="Times New Roman" w:hAnsi="Times New Roman" w:cs="Times New Roman"/>
                  <w:sz w:val="20"/>
                  <w:szCs w:val="20"/>
                </w:rPr>
                <w:delText>851</w:delText>
              </w:r>
            </w:del>
          </w:p>
        </w:tc>
        <w:tc>
          <w:tcPr>
            <w:tcW w:w="2693" w:type="dxa"/>
          </w:tcPr>
          <w:p w14:paraId="47E63D9E" w14:textId="26A4FA18" w:rsidR="004327A2" w:rsidRPr="006753A9" w:rsidDel="003C2221" w:rsidRDefault="004327A2" w:rsidP="00445A09">
            <w:pPr>
              <w:spacing w:line="276" w:lineRule="auto"/>
              <w:jc w:val="center"/>
              <w:rPr>
                <w:del w:id="1896" w:author="Audencio Victor Rafael" w:date="2025-10-26T01:54:00Z" w16du:dateUtc="2025-10-26T01:54:00Z"/>
                <w:rFonts w:ascii="Times New Roman" w:hAnsi="Times New Roman" w:cs="Times New Roman"/>
                <w:sz w:val="20"/>
                <w:szCs w:val="20"/>
              </w:rPr>
            </w:pPr>
            <w:del w:id="1897" w:author="Audencio Victor Rafael" w:date="2025-10-26T01:54:00Z" w16du:dateUtc="2025-10-26T01:54:00Z">
              <w:r w:rsidRPr="006753A9" w:rsidDel="003C2221">
                <w:rPr>
                  <w:rFonts w:ascii="Times New Roman" w:hAnsi="Times New Roman" w:cs="Times New Roman"/>
                  <w:sz w:val="20"/>
                  <w:szCs w:val="20"/>
                </w:rPr>
                <w:delText>0.19 (1.29)</w:delText>
              </w:r>
            </w:del>
          </w:p>
        </w:tc>
        <w:tc>
          <w:tcPr>
            <w:tcW w:w="2268" w:type="dxa"/>
          </w:tcPr>
          <w:p w14:paraId="56A3D547" w14:textId="0944C918" w:rsidR="004327A2" w:rsidRPr="006753A9" w:rsidDel="003C2221" w:rsidRDefault="004327A2" w:rsidP="00445A09">
            <w:pPr>
              <w:spacing w:line="276" w:lineRule="auto"/>
              <w:jc w:val="center"/>
              <w:rPr>
                <w:del w:id="1898" w:author="Audencio Victor Rafael" w:date="2025-10-26T01:54:00Z" w16du:dateUtc="2025-10-26T01:54:00Z"/>
                <w:rFonts w:ascii="Times New Roman" w:hAnsi="Times New Roman" w:cs="Times New Roman"/>
                <w:sz w:val="20"/>
                <w:szCs w:val="20"/>
              </w:rPr>
            </w:pPr>
            <w:del w:id="1899" w:author="Audencio Victor Rafael" w:date="2025-10-26T01:54:00Z" w16du:dateUtc="2025-10-26T01:54:00Z">
              <w:r w:rsidRPr="006753A9" w:rsidDel="003C2221">
                <w:rPr>
                  <w:rFonts w:ascii="Times New Roman" w:hAnsi="Times New Roman" w:cs="Times New Roman"/>
                  <w:sz w:val="20"/>
                  <w:szCs w:val="20"/>
                </w:rPr>
                <w:delText>1.32 (1.12)</w:delText>
              </w:r>
            </w:del>
          </w:p>
        </w:tc>
      </w:tr>
      <w:tr w:rsidR="004327A2" w:rsidDel="003C2221" w14:paraId="0B6CDA88" w14:textId="26BEA6C5" w:rsidTr="00445A09">
        <w:trPr>
          <w:del w:id="1900" w:author="Audencio Victor Rafael" w:date="2025-10-26T01:54:00Z"/>
        </w:trPr>
        <w:tc>
          <w:tcPr>
            <w:tcW w:w="2972" w:type="dxa"/>
          </w:tcPr>
          <w:p w14:paraId="250E6ABB" w14:textId="3D8667DD" w:rsidR="004327A2" w:rsidRPr="006753A9" w:rsidDel="003C2221" w:rsidRDefault="004327A2" w:rsidP="00445A09">
            <w:pPr>
              <w:spacing w:line="276" w:lineRule="auto"/>
              <w:rPr>
                <w:del w:id="1901" w:author="Audencio Victor Rafael" w:date="2025-10-26T01:54:00Z" w16du:dateUtc="2025-10-26T01:54:00Z"/>
                <w:rFonts w:ascii="Times New Roman" w:hAnsi="Times New Roman" w:cs="Times New Roman"/>
                <w:b/>
                <w:bCs/>
                <w:sz w:val="20"/>
                <w:szCs w:val="20"/>
              </w:rPr>
            </w:pPr>
            <w:del w:id="1902" w:author="Audencio Victor Rafael" w:date="2025-10-26T01:54:00Z" w16du:dateUtc="2025-10-26T01:54:00Z">
              <w:r w:rsidRPr="006753A9" w:rsidDel="003C2221">
                <w:rPr>
                  <w:rFonts w:ascii="Times New Roman" w:hAnsi="Times New Roman" w:cs="Times New Roman"/>
                  <w:b/>
                  <w:bCs/>
                  <w:sz w:val="20"/>
                  <w:szCs w:val="20"/>
                </w:rPr>
                <w:delText>Preterm (28</w:delText>
              </w:r>
              <w:r w:rsidRPr="006753A9" w:rsidDel="003C2221">
                <w:rPr>
                  <w:rFonts w:ascii="Times New Roman" w:hAnsi="Times New Roman" w:cs="Times New Roman"/>
                  <w:b/>
                  <w:bCs/>
                  <w:sz w:val="20"/>
                  <w:szCs w:val="20"/>
                  <w:vertAlign w:val="superscript"/>
                </w:rPr>
                <w:delText>+0</w:delText>
              </w:r>
              <w:r w:rsidRPr="006753A9" w:rsidDel="003C2221">
                <w:rPr>
                  <w:rFonts w:ascii="Times New Roman" w:hAnsi="Times New Roman" w:cs="Times New Roman"/>
                  <w:b/>
                  <w:bCs/>
                  <w:sz w:val="20"/>
                  <w:szCs w:val="20"/>
                </w:rPr>
                <w:delText xml:space="preserve"> to 36</w:delText>
              </w:r>
              <w:r w:rsidRPr="006753A9" w:rsidDel="003C2221">
                <w:rPr>
                  <w:rFonts w:ascii="Times New Roman" w:hAnsi="Times New Roman" w:cs="Times New Roman"/>
                  <w:b/>
                  <w:bCs/>
                  <w:sz w:val="20"/>
                  <w:szCs w:val="20"/>
                  <w:vertAlign w:val="superscript"/>
                </w:rPr>
                <w:delText>+⁶</w:delText>
              </w:r>
              <w:r w:rsidRPr="006753A9" w:rsidDel="003C2221">
                <w:rPr>
                  <w:rFonts w:ascii="Times New Roman" w:hAnsi="Times New Roman" w:cs="Times New Roman"/>
                  <w:b/>
                  <w:bCs/>
                  <w:sz w:val="20"/>
                  <w:szCs w:val="20"/>
                </w:rPr>
                <w:delText>)</w:delText>
              </w:r>
            </w:del>
          </w:p>
        </w:tc>
        <w:tc>
          <w:tcPr>
            <w:tcW w:w="1134" w:type="dxa"/>
          </w:tcPr>
          <w:p w14:paraId="35215D81" w14:textId="30152990" w:rsidR="004327A2" w:rsidRPr="006753A9" w:rsidDel="003C2221" w:rsidRDefault="004327A2" w:rsidP="00445A09">
            <w:pPr>
              <w:spacing w:line="276" w:lineRule="auto"/>
              <w:jc w:val="center"/>
              <w:rPr>
                <w:del w:id="1903" w:author="Audencio Victor Rafael" w:date="2025-10-26T01:54:00Z" w16du:dateUtc="2025-10-26T01:54:00Z"/>
                <w:rFonts w:ascii="Times New Roman" w:hAnsi="Times New Roman" w:cs="Times New Roman"/>
                <w:sz w:val="20"/>
                <w:szCs w:val="20"/>
              </w:rPr>
            </w:pPr>
            <w:del w:id="1904" w:author="Audencio Victor Rafael" w:date="2025-10-26T01:54:00Z" w16du:dateUtc="2025-10-26T01:54:00Z">
              <w:r w:rsidRPr="006753A9" w:rsidDel="003C2221">
                <w:rPr>
                  <w:rFonts w:ascii="Times New Roman" w:hAnsi="Times New Roman" w:cs="Times New Roman"/>
                  <w:sz w:val="20"/>
                  <w:szCs w:val="20"/>
                </w:rPr>
                <w:delText>416</w:delText>
              </w:r>
            </w:del>
          </w:p>
        </w:tc>
        <w:tc>
          <w:tcPr>
            <w:tcW w:w="2693" w:type="dxa"/>
          </w:tcPr>
          <w:p w14:paraId="5C0CE1F9" w14:textId="0A352C0F" w:rsidR="004327A2" w:rsidRPr="006753A9" w:rsidDel="003C2221" w:rsidRDefault="004327A2" w:rsidP="00445A09">
            <w:pPr>
              <w:spacing w:line="276" w:lineRule="auto"/>
              <w:jc w:val="center"/>
              <w:rPr>
                <w:del w:id="1905" w:author="Audencio Victor Rafael" w:date="2025-10-26T01:54:00Z" w16du:dateUtc="2025-10-26T01:54:00Z"/>
                <w:rFonts w:ascii="Times New Roman" w:hAnsi="Times New Roman" w:cs="Times New Roman"/>
                <w:sz w:val="20"/>
                <w:szCs w:val="20"/>
              </w:rPr>
            </w:pPr>
            <w:del w:id="1906" w:author="Audencio Victor Rafael" w:date="2025-10-26T01:54:00Z" w16du:dateUtc="2025-10-26T01:54:00Z">
              <w:r w:rsidRPr="006753A9" w:rsidDel="003C2221">
                <w:rPr>
                  <w:rFonts w:ascii="Times New Roman" w:hAnsi="Times New Roman" w:cs="Times New Roman"/>
                  <w:sz w:val="20"/>
                  <w:szCs w:val="20"/>
                </w:rPr>
                <w:delText>-0.29 (1.27)</w:delText>
              </w:r>
            </w:del>
          </w:p>
        </w:tc>
        <w:tc>
          <w:tcPr>
            <w:tcW w:w="2268" w:type="dxa"/>
          </w:tcPr>
          <w:p w14:paraId="166AF8EA" w14:textId="386C1DC3" w:rsidR="004327A2" w:rsidRPr="006753A9" w:rsidDel="003C2221" w:rsidRDefault="004327A2" w:rsidP="00445A09">
            <w:pPr>
              <w:spacing w:line="276" w:lineRule="auto"/>
              <w:jc w:val="center"/>
              <w:rPr>
                <w:del w:id="1907" w:author="Audencio Victor Rafael" w:date="2025-10-26T01:54:00Z" w16du:dateUtc="2025-10-26T01:54:00Z"/>
                <w:rFonts w:ascii="Times New Roman" w:hAnsi="Times New Roman" w:cs="Times New Roman"/>
                <w:sz w:val="20"/>
                <w:szCs w:val="20"/>
              </w:rPr>
            </w:pPr>
            <w:del w:id="1908" w:author="Audencio Victor Rafael" w:date="2025-10-26T01:54:00Z" w16du:dateUtc="2025-10-26T01:54:00Z">
              <w:r w:rsidRPr="006753A9" w:rsidDel="003C2221">
                <w:rPr>
                  <w:rFonts w:ascii="Times New Roman" w:hAnsi="Times New Roman" w:cs="Times New Roman"/>
                  <w:sz w:val="20"/>
                  <w:szCs w:val="20"/>
                </w:rPr>
                <w:delText>1.6</w:delText>
              </w:r>
              <w:r w:rsidDel="003C2221">
                <w:rPr>
                  <w:rFonts w:ascii="Times New Roman" w:hAnsi="Times New Roman" w:cs="Times New Roman"/>
                  <w:sz w:val="20"/>
                  <w:szCs w:val="20"/>
                </w:rPr>
                <w:delText>2</w:delText>
              </w:r>
              <w:r w:rsidRPr="006753A9" w:rsidDel="003C2221">
                <w:rPr>
                  <w:rFonts w:ascii="Times New Roman" w:hAnsi="Times New Roman" w:cs="Times New Roman"/>
                  <w:sz w:val="20"/>
                  <w:szCs w:val="20"/>
                </w:rPr>
                <w:delText xml:space="preserve"> (1.0</w:delText>
              </w:r>
              <w:r w:rsidDel="003C2221">
                <w:rPr>
                  <w:rFonts w:ascii="Times New Roman" w:hAnsi="Times New Roman" w:cs="Times New Roman"/>
                  <w:sz w:val="20"/>
                  <w:szCs w:val="20"/>
                </w:rPr>
                <w:delText>7</w:delText>
              </w:r>
              <w:r w:rsidRPr="006753A9" w:rsidDel="003C2221">
                <w:rPr>
                  <w:rFonts w:ascii="Times New Roman" w:hAnsi="Times New Roman" w:cs="Times New Roman"/>
                  <w:sz w:val="20"/>
                  <w:szCs w:val="20"/>
                </w:rPr>
                <w:delText>)</w:delText>
              </w:r>
            </w:del>
          </w:p>
        </w:tc>
      </w:tr>
      <w:tr w:rsidR="004327A2" w:rsidDel="003C2221" w14:paraId="2C64306E" w14:textId="5E4D52D9" w:rsidTr="00445A09">
        <w:trPr>
          <w:del w:id="1909" w:author="Audencio Victor Rafael" w:date="2025-10-26T01:54:00Z"/>
        </w:trPr>
        <w:tc>
          <w:tcPr>
            <w:tcW w:w="2972" w:type="dxa"/>
          </w:tcPr>
          <w:p w14:paraId="160C15AC" w14:textId="079F034E" w:rsidR="004327A2" w:rsidRPr="006753A9" w:rsidDel="003C2221" w:rsidRDefault="004327A2" w:rsidP="00445A09">
            <w:pPr>
              <w:spacing w:line="276" w:lineRule="auto"/>
              <w:rPr>
                <w:del w:id="1910" w:author="Audencio Victor Rafael" w:date="2025-10-26T01:54:00Z" w16du:dateUtc="2025-10-26T01:54:00Z"/>
                <w:rFonts w:ascii="Times New Roman" w:hAnsi="Times New Roman" w:cs="Times New Roman"/>
                <w:sz w:val="20"/>
                <w:szCs w:val="20"/>
              </w:rPr>
            </w:pPr>
            <w:del w:id="1911" w:author="Audencio Victor Rafael" w:date="2025-10-26T01:54:00Z" w16du:dateUtc="2025-10-26T01:54:00Z">
              <w:r w:rsidRPr="006753A9" w:rsidDel="003C2221">
                <w:rPr>
                  <w:rFonts w:ascii="Times New Roman" w:hAnsi="Times New Roman" w:cs="Times New Roman"/>
                  <w:sz w:val="20"/>
                  <w:szCs w:val="20"/>
                </w:rPr>
                <w:delText>Very preterm (28</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30</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68A81C3B" w14:textId="2EDE99D7" w:rsidR="004327A2" w:rsidRPr="006753A9" w:rsidDel="003C2221" w:rsidRDefault="004327A2" w:rsidP="00445A09">
            <w:pPr>
              <w:spacing w:line="276" w:lineRule="auto"/>
              <w:jc w:val="center"/>
              <w:rPr>
                <w:del w:id="1912" w:author="Audencio Victor Rafael" w:date="2025-10-26T01:54:00Z" w16du:dateUtc="2025-10-26T01:54:00Z"/>
                <w:rFonts w:ascii="Times New Roman" w:hAnsi="Times New Roman" w:cs="Times New Roman"/>
                <w:sz w:val="20"/>
                <w:szCs w:val="20"/>
              </w:rPr>
            </w:pPr>
            <w:del w:id="1913" w:author="Audencio Victor Rafael" w:date="2025-10-26T01:54:00Z" w16du:dateUtc="2025-10-26T01:54:00Z">
              <w:r w:rsidRPr="006753A9" w:rsidDel="003C2221">
                <w:rPr>
                  <w:rFonts w:ascii="Times New Roman" w:hAnsi="Times New Roman" w:cs="Times New Roman"/>
                  <w:sz w:val="20"/>
                  <w:szCs w:val="20"/>
                </w:rPr>
                <w:delText>39</w:delText>
              </w:r>
            </w:del>
          </w:p>
        </w:tc>
        <w:tc>
          <w:tcPr>
            <w:tcW w:w="2693" w:type="dxa"/>
          </w:tcPr>
          <w:p w14:paraId="144FFED8" w14:textId="52D2F950" w:rsidR="004327A2" w:rsidRPr="006753A9" w:rsidDel="003C2221" w:rsidRDefault="004327A2" w:rsidP="00445A09">
            <w:pPr>
              <w:spacing w:line="276" w:lineRule="auto"/>
              <w:jc w:val="center"/>
              <w:rPr>
                <w:del w:id="1914" w:author="Audencio Victor Rafael" w:date="2025-10-26T01:54:00Z" w16du:dateUtc="2025-10-26T01:54:00Z"/>
                <w:rFonts w:ascii="Times New Roman" w:hAnsi="Times New Roman" w:cs="Times New Roman"/>
                <w:sz w:val="20"/>
                <w:szCs w:val="20"/>
              </w:rPr>
            </w:pPr>
            <w:del w:id="1915" w:author="Audencio Victor Rafael" w:date="2025-10-26T01:54:00Z" w16du:dateUtc="2025-10-26T01:54:00Z">
              <w:r w:rsidRPr="006753A9" w:rsidDel="003C2221">
                <w:rPr>
                  <w:rFonts w:ascii="Times New Roman" w:hAnsi="Times New Roman" w:cs="Times New Roman"/>
                  <w:sz w:val="20"/>
                  <w:szCs w:val="20"/>
                </w:rPr>
                <w:delText>-2.04 (0.8</w:delText>
              </w:r>
              <w:r w:rsidDel="003C2221">
                <w:rPr>
                  <w:rFonts w:ascii="Times New Roman" w:hAnsi="Times New Roman" w:cs="Times New Roman"/>
                  <w:sz w:val="20"/>
                  <w:szCs w:val="20"/>
                </w:rPr>
                <w:delText>8</w:delText>
              </w:r>
              <w:r w:rsidRPr="006753A9" w:rsidDel="003C2221">
                <w:rPr>
                  <w:rFonts w:ascii="Times New Roman" w:hAnsi="Times New Roman" w:cs="Times New Roman"/>
                  <w:sz w:val="20"/>
                  <w:szCs w:val="20"/>
                </w:rPr>
                <w:delText>)</w:delText>
              </w:r>
            </w:del>
          </w:p>
        </w:tc>
        <w:tc>
          <w:tcPr>
            <w:tcW w:w="2268" w:type="dxa"/>
          </w:tcPr>
          <w:p w14:paraId="2F5945DA" w14:textId="3C853BA1" w:rsidR="004327A2" w:rsidRPr="006753A9" w:rsidDel="003C2221" w:rsidRDefault="004327A2" w:rsidP="00445A09">
            <w:pPr>
              <w:spacing w:line="276" w:lineRule="auto"/>
              <w:jc w:val="center"/>
              <w:rPr>
                <w:del w:id="1916" w:author="Audencio Victor Rafael" w:date="2025-10-26T01:54:00Z" w16du:dateUtc="2025-10-26T01:54:00Z"/>
                <w:rFonts w:ascii="Times New Roman" w:hAnsi="Times New Roman" w:cs="Times New Roman"/>
                <w:sz w:val="20"/>
                <w:szCs w:val="20"/>
              </w:rPr>
            </w:pPr>
            <w:del w:id="1917" w:author="Audencio Victor Rafael" w:date="2025-10-26T01:54:00Z" w16du:dateUtc="2025-10-26T01:54:00Z">
              <w:r w:rsidRPr="006753A9" w:rsidDel="003C2221">
                <w:rPr>
                  <w:rFonts w:ascii="Times New Roman" w:hAnsi="Times New Roman" w:cs="Times New Roman"/>
                  <w:sz w:val="20"/>
                  <w:szCs w:val="20"/>
                </w:rPr>
                <w:delText>1.73 (0.</w:delText>
              </w:r>
              <w:r w:rsidDel="003C2221">
                <w:rPr>
                  <w:rFonts w:ascii="Times New Roman" w:hAnsi="Times New Roman" w:cs="Times New Roman"/>
                  <w:sz w:val="20"/>
                  <w:szCs w:val="20"/>
                </w:rPr>
                <w:delText>8</w:delText>
              </w:r>
              <w:r w:rsidRPr="006753A9" w:rsidDel="003C2221">
                <w:rPr>
                  <w:rFonts w:ascii="Times New Roman" w:hAnsi="Times New Roman" w:cs="Times New Roman"/>
                  <w:sz w:val="20"/>
                  <w:szCs w:val="20"/>
                </w:rPr>
                <w:delText>9)</w:delText>
              </w:r>
            </w:del>
          </w:p>
        </w:tc>
      </w:tr>
      <w:tr w:rsidR="004327A2" w:rsidDel="003C2221" w14:paraId="46F8F3FA" w14:textId="2BBE76D2" w:rsidTr="00445A09">
        <w:trPr>
          <w:del w:id="1918" w:author="Audencio Victor Rafael" w:date="2025-10-26T01:54:00Z"/>
        </w:trPr>
        <w:tc>
          <w:tcPr>
            <w:tcW w:w="2972" w:type="dxa"/>
          </w:tcPr>
          <w:p w14:paraId="30544CE5" w14:textId="3349631D" w:rsidR="004327A2" w:rsidRPr="006753A9" w:rsidDel="003C2221" w:rsidRDefault="004327A2" w:rsidP="00445A09">
            <w:pPr>
              <w:spacing w:line="276" w:lineRule="auto"/>
              <w:rPr>
                <w:del w:id="1919" w:author="Audencio Victor Rafael" w:date="2025-10-26T01:54:00Z" w16du:dateUtc="2025-10-26T01:54:00Z"/>
                <w:rFonts w:ascii="Times New Roman" w:hAnsi="Times New Roman" w:cs="Times New Roman"/>
                <w:sz w:val="20"/>
                <w:szCs w:val="20"/>
              </w:rPr>
            </w:pPr>
            <w:del w:id="1920" w:author="Audencio Victor Rafael" w:date="2025-10-26T01:54:00Z" w16du:dateUtc="2025-10-26T01:54:00Z">
              <w:r w:rsidRPr="006753A9" w:rsidDel="003C2221">
                <w:rPr>
                  <w:rFonts w:ascii="Times New Roman" w:hAnsi="Times New Roman" w:cs="Times New Roman"/>
                  <w:sz w:val="20"/>
                  <w:szCs w:val="20"/>
                </w:rPr>
                <w:delText>Moderately preterm (32</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33</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2D16C948" w14:textId="4AEF96E7" w:rsidR="004327A2" w:rsidRPr="006753A9" w:rsidDel="003C2221" w:rsidRDefault="004327A2" w:rsidP="00445A09">
            <w:pPr>
              <w:spacing w:line="276" w:lineRule="auto"/>
              <w:jc w:val="center"/>
              <w:rPr>
                <w:del w:id="1921" w:author="Audencio Victor Rafael" w:date="2025-10-26T01:54:00Z" w16du:dateUtc="2025-10-26T01:54:00Z"/>
                <w:rFonts w:ascii="Times New Roman" w:hAnsi="Times New Roman" w:cs="Times New Roman"/>
                <w:sz w:val="20"/>
                <w:szCs w:val="20"/>
              </w:rPr>
            </w:pPr>
            <w:del w:id="1922" w:author="Audencio Victor Rafael" w:date="2025-10-26T01:54:00Z" w16du:dateUtc="2025-10-26T01:54:00Z">
              <w:r w:rsidRPr="006753A9" w:rsidDel="003C2221">
                <w:rPr>
                  <w:rFonts w:ascii="Times New Roman" w:hAnsi="Times New Roman" w:cs="Times New Roman"/>
                  <w:sz w:val="20"/>
                  <w:szCs w:val="20"/>
                </w:rPr>
                <w:delText>77</w:delText>
              </w:r>
            </w:del>
          </w:p>
        </w:tc>
        <w:tc>
          <w:tcPr>
            <w:tcW w:w="2693" w:type="dxa"/>
          </w:tcPr>
          <w:p w14:paraId="5E348BB2" w14:textId="09736F1F" w:rsidR="004327A2" w:rsidRPr="006753A9" w:rsidDel="003C2221" w:rsidRDefault="004327A2" w:rsidP="00445A09">
            <w:pPr>
              <w:spacing w:line="276" w:lineRule="auto"/>
              <w:jc w:val="center"/>
              <w:rPr>
                <w:del w:id="1923" w:author="Audencio Victor Rafael" w:date="2025-10-26T01:54:00Z" w16du:dateUtc="2025-10-26T01:54:00Z"/>
                <w:rFonts w:ascii="Times New Roman" w:hAnsi="Times New Roman" w:cs="Times New Roman"/>
                <w:sz w:val="20"/>
                <w:szCs w:val="20"/>
              </w:rPr>
            </w:pPr>
            <w:del w:id="1924" w:author="Audencio Victor Rafael" w:date="2025-10-26T01:54:00Z" w16du:dateUtc="2025-10-26T01:54:00Z">
              <w:r w:rsidRPr="006753A9" w:rsidDel="003C2221">
                <w:rPr>
                  <w:rFonts w:ascii="Times New Roman" w:hAnsi="Times New Roman" w:cs="Times New Roman"/>
                  <w:sz w:val="20"/>
                  <w:szCs w:val="20"/>
                </w:rPr>
                <w:delText>-0.8</w:delText>
              </w:r>
              <w:r w:rsidDel="003C2221">
                <w:rPr>
                  <w:rFonts w:ascii="Times New Roman" w:hAnsi="Times New Roman" w:cs="Times New Roman"/>
                  <w:sz w:val="20"/>
                  <w:szCs w:val="20"/>
                </w:rPr>
                <w:delText>9</w:delText>
              </w:r>
              <w:r w:rsidRPr="006753A9" w:rsidDel="003C2221">
                <w:rPr>
                  <w:rFonts w:ascii="Times New Roman" w:hAnsi="Times New Roman" w:cs="Times New Roman"/>
                  <w:sz w:val="20"/>
                  <w:szCs w:val="20"/>
                </w:rPr>
                <w:delText xml:space="preserve"> (1.21)</w:delText>
              </w:r>
            </w:del>
          </w:p>
        </w:tc>
        <w:tc>
          <w:tcPr>
            <w:tcW w:w="2268" w:type="dxa"/>
          </w:tcPr>
          <w:p w14:paraId="51A6C4D7" w14:textId="1BB938A3" w:rsidR="004327A2" w:rsidRPr="006753A9" w:rsidDel="003C2221" w:rsidRDefault="004327A2" w:rsidP="00445A09">
            <w:pPr>
              <w:spacing w:line="276" w:lineRule="auto"/>
              <w:jc w:val="center"/>
              <w:rPr>
                <w:del w:id="1925" w:author="Audencio Victor Rafael" w:date="2025-10-26T01:54:00Z" w16du:dateUtc="2025-10-26T01:54:00Z"/>
                <w:rFonts w:ascii="Times New Roman" w:hAnsi="Times New Roman" w:cs="Times New Roman"/>
                <w:sz w:val="20"/>
                <w:szCs w:val="20"/>
              </w:rPr>
            </w:pPr>
            <w:del w:id="1926" w:author="Audencio Victor Rafael" w:date="2025-10-26T01:54:00Z" w16du:dateUtc="2025-10-26T01:54:00Z">
              <w:r w:rsidRPr="006753A9" w:rsidDel="003C2221">
                <w:rPr>
                  <w:rFonts w:ascii="Times New Roman" w:hAnsi="Times New Roman" w:cs="Times New Roman"/>
                  <w:sz w:val="20"/>
                  <w:szCs w:val="20"/>
                </w:rPr>
                <w:delText>1.</w:delText>
              </w:r>
              <w:r w:rsidDel="003C2221">
                <w:rPr>
                  <w:rFonts w:ascii="Times New Roman" w:hAnsi="Times New Roman" w:cs="Times New Roman"/>
                  <w:sz w:val="20"/>
                  <w:szCs w:val="20"/>
                </w:rPr>
                <w:delText>86</w:delText>
              </w:r>
              <w:r w:rsidRPr="006753A9" w:rsidDel="003C2221">
                <w:rPr>
                  <w:rFonts w:ascii="Times New Roman" w:hAnsi="Times New Roman" w:cs="Times New Roman"/>
                  <w:sz w:val="20"/>
                  <w:szCs w:val="20"/>
                </w:rPr>
                <w:delText xml:space="preserve"> (1.1)</w:delText>
              </w:r>
            </w:del>
          </w:p>
        </w:tc>
      </w:tr>
      <w:tr w:rsidR="004327A2" w:rsidDel="003C2221" w14:paraId="5D623FBA" w14:textId="126ABA72" w:rsidTr="00445A09">
        <w:trPr>
          <w:del w:id="1927" w:author="Audencio Victor Rafael" w:date="2025-10-26T01:54:00Z"/>
        </w:trPr>
        <w:tc>
          <w:tcPr>
            <w:tcW w:w="2972" w:type="dxa"/>
          </w:tcPr>
          <w:p w14:paraId="48597CA9" w14:textId="6E6ADDAB" w:rsidR="004327A2" w:rsidRPr="006753A9" w:rsidDel="003C2221" w:rsidRDefault="004327A2" w:rsidP="00445A09">
            <w:pPr>
              <w:spacing w:line="276" w:lineRule="auto"/>
              <w:rPr>
                <w:del w:id="1928" w:author="Audencio Victor Rafael" w:date="2025-10-26T01:54:00Z" w16du:dateUtc="2025-10-26T01:54:00Z"/>
                <w:rFonts w:ascii="Times New Roman" w:hAnsi="Times New Roman" w:cs="Times New Roman"/>
                <w:sz w:val="20"/>
                <w:szCs w:val="20"/>
              </w:rPr>
            </w:pPr>
            <w:del w:id="1929" w:author="Audencio Victor Rafael" w:date="2025-10-26T01:54:00Z" w16du:dateUtc="2025-10-26T01:54:00Z">
              <w:r w:rsidRPr="006753A9" w:rsidDel="003C2221">
                <w:rPr>
                  <w:rFonts w:ascii="Times New Roman" w:hAnsi="Times New Roman" w:cs="Times New Roman"/>
                  <w:sz w:val="20"/>
                  <w:szCs w:val="20"/>
                </w:rPr>
                <w:delText>Late preterm (34</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36</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2C103CC2" w14:textId="2A2092DF" w:rsidR="004327A2" w:rsidRPr="006753A9" w:rsidDel="003C2221" w:rsidRDefault="004327A2" w:rsidP="00445A09">
            <w:pPr>
              <w:spacing w:line="276" w:lineRule="auto"/>
              <w:jc w:val="center"/>
              <w:rPr>
                <w:del w:id="1930" w:author="Audencio Victor Rafael" w:date="2025-10-26T01:54:00Z" w16du:dateUtc="2025-10-26T01:54:00Z"/>
                <w:rFonts w:ascii="Times New Roman" w:hAnsi="Times New Roman" w:cs="Times New Roman"/>
                <w:sz w:val="20"/>
                <w:szCs w:val="20"/>
              </w:rPr>
            </w:pPr>
            <w:del w:id="1931" w:author="Audencio Victor Rafael" w:date="2025-10-26T01:54:00Z" w16du:dateUtc="2025-10-26T01:54:00Z">
              <w:r w:rsidRPr="006753A9" w:rsidDel="003C2221">
                <w:rPr>
                  <w:rFonts w:ascii="Times New Roman" w:hAnsi="Times New Roman" w:cs="Times New Roman"/>
                  <w:sz w:val="20"/>
                  <w:szCs w:val="20"/>
                </w:rPr>
                <w:delText>300</w:delText>
              </w:r>
            </w:del>
          </w:p>
        </w:tc>
        <w:tc>
          <w:tcPr>
            <w:tcW w:w="2693" w:type="dxa"/>
          </w:tcPr>
          <w:p w14:paraId="05F79E65" w14:textId="3514E606" w:rsidR="004327A2" w:rsidRPr="006753A9" w:rsidDel="003C2221" w:rsidRDefault="004327A2" w:rsidP="00445A09">
            <w:pPr>
              <w:spacing w:line="276" w:lineRule="auto"/>
              <w:jc w:val="center"/>
              <w:rPr>
                <w:del w:id="1932" w:author="Audencio Victor Rafael" w:date="2025-10-26T01:54:00Z" w16du:dateUtc="2025-10-26T01:54:00Z"/>
                <w:rFonts w:ascii="Times New Roman" w:hAnsi="Times New Roman" w:cs="Times New Roman"/>
                <w:sz w:val="20"/>
                <w:szCs w:val="20"/>
              </w:rPr>
            </w:pPr>
            <w:del w:id="1933" w:author="Audencio Victor Rafael" w:date="2025-10-26T01:54:00Z" w16du:dateUtc="2025-10-26T01:54:00Z">
              <w:r w:rsidRPr="006753A9" w:rsidDel="003C2221">
                <w:rPr>
                  <w:rFonts w:ascii="Times New Roman" w:hAnsi="Times New Roman" w:cs="Times New Roman"/>
                  <w:sz w:val="20"/>
                  <w:szCs w:val="20"/>
                </w:rPr>
                <w:delText>0.09 (1.</w:delText>
              </w:r>
              <w:r w:rsidDel="003C2221">
                <w:rPr>
                  <w:rFonts w:ascii="Times New Roman" w:hAnsi="Times New Roman" w:cs="Times New Roman"/>
                  <w:sz w:val="20"/>
                  <w:szCs w:val="20"/>
                </w:rPr>
                <w:delText>06</w:delText>
              </w:r>
              <w:r w:rsidRPr="006753A9" w:rsidDel="003C2221">
                <w:rPr>
                  <w:rFonts w:ascii="Times New Roman" w:hAnsi="Times New Roman" w:cs="Times New Roman"/>
                  <w:sz w:val="20"/>
                  <w:szCs w:val="20"/>
                </w:rPr>
                <w:delText>)</w:delText>
              </w:r>
            </w:del>
          </w:p>
        </w:tc>
        <w:tc>
          <w:tcPr>
            <w:tcW w:w="2268" w:type="dxa"/>
          </w:tcPr>
          <w:p w14:paraId="76ABF34D" w14:textId="3C012164" w:rsidR="004327A2" w:rsidRPr="006753A9" w:rsidDel="003C2221" w:rsidRDefault="004327A2" w:rsidP="00445A09">
            <w:pPr>
              <w:spacing w:line="276" w:lineRule="auto"/>
              <w:jc w:val="center"/>
              <w:rPr>
                <w:del w:id="1934" w:author="Audencio Victor Rafael" w:date="2025-10-26T01:54:00Z" w16du:dateUtc="2025-10-26T01:54:00Z"/>
                <w:rFonts w:ascii="Times New Roman" w:hAnsi="Times New Roman" w:cs="Times New Roman"/>
                <w:sz w:val="20"/>
                <w:szCs w:val="20"/>
              </w:rPr>
            </w:pPr>
            <w:del w:id="1935" w:author="Audencio Victor Rafael" w:date="2025-10-26T01:54:00Z" w16du:dateUtc="2025-10-26T01:54:00Z">
              <w:r w:rsidRPr="006753A9" w:rsidDel="003C2221">
                <w:rPr>
                  <w:rFonts w:ascii="Times New Roman" w:hAnsi="Times New Roman" w:cs="Times New Roman"/>
                  <w:sz w:val="20"/>
                  <w:szCs w:val="20"/>
                </w:rPr>
                <w:delText>1.</w:delText>
              </w:r>
              <w:r w:rsidDel="003C2221">
                <w:rPr>
                  <w:rFonts w:ascii="Times New Roman" w:hAnsi="Times New Roman" w:cs="Times New Roman"/>
                  <w:sz w:val="20"/>
                  <w:szCs w:val="20"/>
                </w:rPr>
                <w:delText>55</w:delText>
              </w:r>
              <w:r w:rsidRPr="006753A9" w:rsidDel="003C2221">
                <w:rPr>
                  <w:rFonts w:ascii="Times New Roman" w:hAnsi="Times New Roman" w:cs="Times New Roman"/>
                  <w:sz w:val="20"/>
                  <w:szCs w:val="20"/>
                </w:rPr>
                <w:delText xml:space="preserve"> (1.0</w:delText>
              </w:r>
              <w:r w:rsidDel="003C2221">
                <w:rPr>
                  <w:rFonts w:ascii="Times New Roman" w:hAnsi="Times New Roman" w:cs="Times New Roman"/>
                  <w:sz w:val="20"/>
                  <w:szCs w:val="20"/>
                </w:rPr>
                <w:delText>8</w:delText>
              </w:r>
              <w:r w:rsidRPr="006753A9" w:rsidDel="003C2221">
                <w:rPr>
                  <w:rFonts w:ascii="Times New Roman" w:hAnsi="Times New Roman" w:cs="Times New Roman"/>
                  <w:sz w:val="20"/>
                  <w:szCs w:val="20"/>
                </w:rPr>
                <w:delText>)</w:delText>
              </w:r>
            </w:del>
          </w:p>
        </w:tc>
      </w:tr>
      <w:tr w:rsidR="004327A2" w:rsidDel="003C2221" w14:paraId="4798DBAA" w14:textId="386C2CB2" w:rsidTr="00445A09">
        <w:trPr>
          <w:del w:id="1936" w:author="Audencio Victor Rafael" w:date="2025-10-26T01:54:00Z"/>
        </w:trPr>
        <w:tc>
          <w:tcPr>
            <w:tcW w:w="2972" w:type="dxa"/>
          </w:tcPr>
          <w:p w14:paraId="4CE4A65D" w14:textId="146EC459" w:rsidR="004327A2" w:rsidRPr="006753A9" w:rsidDel="003C2221" w:rsidRDefault="004327A2" w:rsidP="00445A09">
            <w:pPr>
              <w:spacing w:line="276" w:lineRule="auto"/>
              <w:rPr>
                <w:del w:id="1937" w:author="Audencio Victor Rafael" w:date="2025-10-26T01:54:00Z" w16du:dateUtc="2025-10-26T01:54:00Z"/>
                <w:rFonts w:ascii="Times New Roman" w:hAnsi="Times New Roman" w:cs="Times New Roman"/>
                <w:b/>
                <w:bCs/>
                <w:sz w:val="20"/>
                <w:szCs w:val="20"/>
              </w:rPr>
            </w:pPr>
            <w:del w:id="1938" w:author="Audencio Victor Rafael" w:date="2025-10-26T01:54:00Z" w16du:dateUtc="2025-10-26T01:54:00Z">
              <w:r w:rsidRPr="006753A9" w:rsidDel="003C2221">
                <w:rPr>
                  <w:rFonts w:ascii="Times New Roman" w:hAnsi="Times New Roman" w:cs="Times New Roman"/>
                  <w:b/>
                  <w:bCs/>
                  <w:sz w:val="20"/>
                  <w:szCs w:val="20"/>
                </w:rPr>
                <w:delText>Term (37</w:delText>
              </w:r>
              <w:r w:rsidRPr="006753A9" w:rsidDel="003C2221">
                <w:rPr>
                  <w:rFonts w:ascii="Times New Roman" w:hAnsi="Times New Roman" w:cs="Times New Roman"/>
                  <w:b/>
                  <w:bCs/>
                  <w:sz w:val="20"/>
                  <w:szCs w:val="20"/>
                  <w:vertAlign w:val="superscript"/>
                </w:rPr>
                <w:delText>+0</w:delText>
              </w:r>
              <w:r w:rsidRPr="006753A9" w:rsidDel="003C2221">
                <w:rPr>
                  <w:rFonts w:ascii="Times New Roman" w:hAnsi="Times New Roman" w:cs="Times New Roman"/>
                  <w:b/>
                  <w:bCs/>
                  <w:sz w:val="20"/>
                  <w:szCs w:val="20"/>
                </w:rPr>
                <w:delText xml:space="preserve"> to 42</w:delText>
              </w:r>
              <w:r w:rsidRPr="006753A9" w:rsidDel="003C2221">
                <w:rPr>
                  <w:rFonts w:ascii="Times New Roman" w:hAnsi="Times New Roman" w:cs="Times New Roman"/>
                  <w:b/>
                  <w:bCs/>
                  <w:sz w:val="20"/>
                  <w:szCs w:val="20"/>
                  <w:vertAlign w:val="superscript"/>
                </w:rPr>
                <w:delText>+⁶</w:delText>
              </w:r>
              <w:r w:rsidRPr="006753A9" w:rsidDel="003C2221">
                <w:rPr>
                  <w:rFonts w:ascii="Times New Roman" w:hAnsi="Times New Roman" w:cs="Times New Roman"/>
                  <w:b/>
                  <w:bCs/>
                  <w:sz w:val="20"/>
                  <w:szCs w:val="20"/>
                </w:rPr>
                <w:delText>)</w:delText>
              </w:r>
            </w:del>
          </w:p>
        </w:tc>
        <w:tc>
          <w:tcPr>
            <w:tcW w:w="1134" w:type="dxa"/>
          </w:tcPr>
          <w:p w14:paraId="7ACF22B6" w14:textId="5FE4F163" w:rsidR="004327A2" w:rsidRPr="006753A9" w:rsidDel="003C2221" w:rsidRDefault="004327A2" w:rsidP="00445A09">
            <w:pPr>
              <w:spacing w:line="276" w:lineRule="auto"/>
              <w:jc w:val="center"/>
              <w:rPr>
                <w:del w:id="1939" w:author="Audencio Victor Rafael" w:date="2025-10-26T01:54:00Z" w16du:dateUtc="2025-10-26T01:54:00Z"/>
                <w:rFonts w:ascii="Times New Roman" w:hAnsi="Times New Roman" w:cs="Times New Roman"/>
                <w:sz w:val="20"/>
                <w:szCs w:val="20"/>
              </w:rPr>
            </w:pPr>
            <w:del w:id="1940" w:author="Audencio Victor Rafael" w:date="2025-10-26T01:54:00Z" w16du:dateUtc="2025-10-26T01:54:00Z">
              <w:r w:rsidRPr="006753A9" w:rsidDel="003C2221">
                <w:rPr>
                  <w:rFonts w:ascii="Times New Roman" w:hAnsi="Times New Roman" w:cs="Times New Roman"/>
                  <w:sz w:val="20"/>
                  <w:szCs w:val="20"/>
                </w:rPr>
                <w:delText>435</w:delText>
              </w:r>
            </w:del>
          </w:p>
        </w:tc>
        <w:tc>
          <w:tcPr>
            <w:tcW w:w="2693" w:type="dxa"/>
          </w:tcPr>
          <w:p w14:paraId="777393A7" w14:textId="4C2B772A" w:rsidR="004327A2" w:rsidRPr="006753A9" w:rsidDel="003C2221" w:rsidRDefault="004327A2" w:rsidP="00445A09">
            <w:pPr>
              <w:spacing w:line="276" w:lineRule="auto"/>
              <w:jc w:val="center"/>
              <w:rPr>
                <w:del w:id="1941" w:author="Audencio Victor Rafael" w:date="2025-10-26T01:54:00Z" w16du:dateUtc="2025-10-26T01:54:00Z"/>
                <w:rFonts w:ascii="Times New Roman" w:hAnsi="Times New Roman" w:cs="Times New Roman"/>
                <w:sz w:val="20"/>
                <w:szCs w:val="20"/>
              </w:rPr>
            </w:pPr>
            <w:del w:id="1942" w:author="Audencio Victor Rafael" w:date="2025-10-26T01:54:00Z" w16du:dateUtc="2025-10-26T01:54:00Z">
              <w:r w:rsidRPr="006753A9" w:rsidDel="003C2221">
                <w:rPr>
                  <w:rFonts w:ascii="Times New Roman" w:hAnsi="Times New Roman" w:cs="Times New Roman"/>
                  <w:sz w:val="20"/>
                  <w:szCs w:val="20"/>
                </w:rPr>
                <w:delText>0.65 (1.1</w:delText>
              </w:r>
              <w:r w:rsidDel="003C2221">
                <w:rPr>
                  <w:rFonts w:ascii="Times New Roman" w:hAnsi="Times New Roman" w:cs="Times New Roman"/>
                  <w:sz w:val="20"/>
                  <w:szCs w:val="20"/>
                </w:rPr>
                <w:delText>4</w:delText>
              </w:r>
              <w:r w:rsidRPr="006753A9" w:rsidDel="003C2221">
                <w:rPr>
                  <w:rFonts w:ascii="Times New Roman" w:hAnsi="Times New Roman" w:cs="Times New Roman"/>
                  <w:sz w:val="20"/>
                  <w:szCs w:val="20"/>
                </w:rPr>
                <w:delText>)</w:delText>
              </w:r>
            </w:del>
          </w:p>
        </w:tc>
        <w:tc>
          <w:tcPr>
            <w:tcW w:w="2268" w:type="dxa"/>
          </w:tcPr>
          <w:p w14:paraId="67AC0FCF" w14:textId="2C50F24D" w:rsidR="004327A2" w:rsidRPr="006753A9" w:rsidDel="003C2221" w:rsidRDefault="004327A2" w:rsidP="00445A09">
            <w:pPr>
              <w:spacing w:line="276" w:lineRule="auto"/>
              <w:jc w:val="center"/>
              <w:rPr>
                <w:del w:id="1943" w:author="Audencio Victor Rafael" w:date="2025-10-26T01:54:00Z" w16du:dateUtc="2025-10-26T01:54:00Z"/>
                <w:rFonts w:ascii="Times New Roman" w:hAnsi="Times New Roman" w:cs="Times New Roman"/>
                <w:sz w:val="20"/>
                <w:szCs w:val="20"/>
              </w:rPr>
            </w:pPr>
            <w:del w:id="1944" w:author="Audencio Victor Rafael" w:date="2025-10-26T01:54:00Z" w16du:dateUtc="2025-10-26T01:54:00Z">
              <w:r w:rsidDel="003C2221">
                <w:rPr>
                  <w:rFonts w:ascii="Times New Roman" w:hAnsi="Times New Roman" w:cs="Times New Roman"/>
                  <w:sz w:val="20"/>
                  <w:szCs w:val="20"/>
                </w:rPr>
                <w:delText>1.04</w:delText>
              </w:r>
              <w:r w:rsidRPr="006753A9" w:rsidDel="003C2221">
                <w:rPr>
                  <w:rFonts w:ascii="Times New Roman" w:hAnsi="Times New Roman" w:cs="Times New Roman"/>
                  <w:sz w:val="20"/>
                  <w:szCs w:val="20"/>
                </w:rPr>
                <w:delText xml:space="preserve"> (1.0</w:delText>
              </w:r>
              <w:r w:rsidDel="003C2221">
                <w:rPr>
                  <w:rFonts w:ascii="Times New Roman" w:hAnsi="Times New Roman" w:cs="Times New Roman"/>
                  <w:sz w:val="20"/>
                  <w:szCs w:val="20"/>
                </w:rPr>
                <w:delText>9</w:delText>
              </w:r>
              <w:r w:rsidRPr="006753A9" w:rsidDel="003C2221">
                <w:rPr>
                  <w:rFonts w:ascii="Times New Roman" w:hAnsi="Times New Roman" w:cs="Times New Roman"/>
                  <w:sz w:val="20"/>
                  <w:szCs w:val="20"/>
                </w:rPr>
                <w:delText>)</w:delText>
              </w:r>
            </w:del>
          </w:p>
        </w:tc>
      </w:tr>
      <w:tr w:rsidR="004327A2" w:rsidDel="003C2221" w14:paraId="45ABAB44" w14:textId="617D2B07" w:rsidTr="00445A09">
        <w:trPr>
          <w:del w:id="1945" w:author="Audencio Victor Rafael" w:date="2025-10-26T01:54:00Z"/>
        </w:trPr>
        <w:tc>
          <w:tcPr>
            <w:tcW w:w="2972" w:type="dxa"/>
          </w:tcPr>
          <w:p w14:paraId="5EA9BDEE" w14:textId="58DBDD49" w:rsidR="004327A2" w:rsidRPr="006753A9" w:rsidDel="003C2221" w:rsidRDefault="004327A2" w:rsidP="00445A09">
            <w:pPr>
              <w:spacing w:line="276" w:lineRule="auto"/>
              <w:rPr>
                <w:del w:id="1946" w:author="Audencio Victor Rafael" w:date="2025-10-26T01:54:00Z" w16du:dateUtc="2025-10-26T01:54:00Z"/>
                <w:rFonts w:ascii="Times New Roman" w:hAnsi="Times New Roman" w:cs="Times New Roman"/>
                <w:sz w:val="20"/>
                <w:szCs w:val="20"/>
              </w:rPr>
            </w:pPr>
            <w:del w:id="1947" w:author="Audencio Victor Rafael" w:date="2025-10-26T01:54:00Z" w16du:dateUtc="2025-10-26T01:54:00Z">
              <w:r w:rsidRPr="006753A9" w:rsidDel="003C2221">
                <w:rPr>
                  <w:rFonts w:ascii="Times New Roman" w:hAnsi="Times New Roman" w:cs="Times New Roman"/>
                  <w:sz w:val="20"/>
                  <w:szCs w:val="20"/>
                </w:rPr>
                <w:delText>Early term (37</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38</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30E84D85" w14:textId="78BA7198" w:rsidR="004327A2" w:rsidRPr="006753A9" w:rsidDel="003C2221" w:rsidRDefault="004327A2" w:rsidP="00445A09">
            <w:pPr>
              <w:spacing w:line="276" w:lineRule="auto"/>
              <w:jc w:val="center"/>
              <w:rPr>
                <w:del w:id="1948" w:author="Audencio Victor Rafael" w:date="2025-10-26T01:54:00Z" w16du:dateUtc="2025-10-26T01:54:00Z"/>
                <w:rFonts w:ascii="Times New Roman" w:hAnsi="Times New Roman" w:cs="Times New Roman"/>
                <w:sz w:val="20"/>
                <w:szCs w:val="20"/>
              </w:rPr>
            </w:pPr>
            <w:del w:id="1949" w:author="Audencio Victor Rafael" w:date="2025-10-26T01:54:00Z" w16du:dateUtc="2025-10-26T01:54:00Z">
              <w:r w:rsidRPr="006753A9" w:rsidDel="003C2221">
                <w:rPr>
                  <w:rFonts w:ascii="Times New Roman" w:hAnsi="Times New Roman" w:cs="Times New Roman"/>
                  <w:sz w:val="20"/>
                  <w:szCs w:val="20"/>
                </w:rPr>
                <w:delText>268</w:delText>
              </w:r>
            </w:del>
          </w:p>
        </w:tc>
        <w:tc>
          <w:tcPr>
            <w:tcW w:w="2693" w:type="dxa"/>
          </w:tcPr>
          <w:p w14:paraId="5AF2BD08" w14:textId="03C3F870" w:rsidR="004327A2" w:rsidRPr="006753A9" w:rsidDel="003C2221" w:rsidRDefault="004327A2" w:rsidP="00445A09">
            <w:pPr>
              <w:spacing w:line="276" w:lineRule="auto"/>
              <w:jc w:val="center"/>
              <w:rPr>
                <w:del w:id="1950" w:author="Audencio Victor Rafael" w:date="2025-10-26T01:54:00Z" w16du:dateUtc="2025-10-26T01:54:00Z"/>
                <w:rFonts w:ascii="Times New Roman" w:hAnsi="Times New Roman" w:cs="Times New Roman"/>
                <w:sz w:val="20"/>
                <w:szCs w:val="20"/>
              </w:rPr>
            </w:pPr>
            <w:del w:id="1951" w:author="Audencio Victor Rafael" w:date="2025-10-26T01:54:00Z" w16du:dateUtc="2025-10-26T01:54:00Z">
              <w:r w:rsidRPr="006753A9" w:rsidDel="003C2221">
                <w:rPr>
                  <w:rFonts w:ascii="Times New Roman" w:hAnsi="Times New Roman" w:cs="Times New Roman"/>
                  <w:sz w:val="20"/>
                  <w:szCs w:val="20"/>
                </w:rPr>
                <w:delText>0.41 (1.08)</w:delText>
              </w:r>
            </w:del>
          </w:p>
        </w:tc>
        <w:tc>
          <w:tcPr>
            <w:tcW w:w="2268" w:type="dxa"/>
          </w:tcPr>
          <w:p w14:paraId="2ABFFD4C" w14:textId="66623AF8" w:rsidR="004327A2" w:rsidRPr="006753A9" w:rsidDel="003C2221" w:rsidRDefault="004327A2" w:rsidP="00445A09">
            <w:pPr>
              <w:spacing w:line="276" w:lineRule="auto"/>
              <w:jc w:val="center"/>
              <w:rPr>
                <w:del w:id="1952" w:author="Audencio Victor Rafael" w:date="2025-10-26T01:54:00Z" w16du:dateUtc="2025-10-26T01:54:00Z"/>
                <w:rFonts w:ascii="Times New Roman" w:hAnsi="Times New Roman" w:cs="Times New Roman"/>
                <w:sz w:val="20"/>
                <w:szCs w:val="20"/>
              </w:rPr>
            </w:pPr>
            <w:del w:id="1953" w:author="Audencio Victor Rafael" w:date="2025-10-26T01:54:00Z" w16du:dateUtc="2025-10-26T01:54:00Z">
              <w:r w:rsidDel="003C2221">
                <w:rPr>
                  <w:rFonts w:ascii="Times New Roman" w:hAnsi="Times New Roman" w:cs="Times New Roman"/>
                  <w:sz w:val="20"/>
                  <w:szCs w:val="20"/>
                </w:rPr>
                <w:delText>1.07</w:delText>
              </w:r>
              <w:r w:rsidRPr="006753A9" w:rsidDel="003C2221">
                <w:rPr>
                  <w:rFonts w:ascii="Times New Roman" w:hAnsi="Times New Roman" w:cs="Times New Roman"/>
                  <w:sz w:val="20"/>
                  <w:szCs w:val="20"/>
                </w:rPr>
                <w:delText xml:space="preserve"> (1.0</w:delText>
              </w:r>
              <w:r w:rsidDel="003C2221">
                <w:rPr>
                  <w:rFonts w:ascii="Times New Roman" w:hAnsi="Times New Roman" w:cs="Times New Roman"/>
                  <w:sz w:val="20"/>
                  <w:szCs w:val="20"/>
                </w:rPr>
                <w:delText>7</w:delText>
              </w:r>
              <w:r w:rsidRPr="006753A9" w:rsidDel="003C2221">
                <w:rPr>
                  <w:rFonts w:ascii="Times New Roman" w:hAnsi="Times New Roman" w:cs="Times New Roman"/>
                  <w:sz w:val="20"/>
                  <w:szCs w:val="20"/>
                </w:rPr>
                <w:delText>)</w:delText>
              </w:r>
            </w:del>
          </w:p>
        </w:tc>
      </w:tr>
      <w:tr w:rsidR="004327A2" w:rsidDel="003C2221" w14:paraId="72D222D4" w14:textId="4821E908" w:rsidTr="00445A09">
        <w:trPr>
          <w:del w:id="1954" w:author="Audencio Victor Rafael" w:date="2025-10-26T01:54:00Z"/>
        </w:trPr>
        <w:tc>
          <w:tcPr>
            <w:tcW w:w="2972" w:type="dxa"/>
          </w:tcPr>
          <w:p w14:paraId="3929C72F" w14:textId="31C7C2E4" w:rsidR="004327A2" w:rsidRPr="006753A9" w:rsidDel="003C2221" w:rsidRDefault="004327A2" w:rsidP="00445A09">
            <w:pPr>
              <w:spacing w:line="276" w:lineRule="auto"/>
              <w:rPr>
                <w:del w:id="1955" w:author="Audencio Victor Rafael" w:date="2025-10-26T01:54:00Z" w16du:dateUtc="2025-10-26T01:54:00Z"/>
                <w:rFonts w:ascii="Times New Roman" w:hAnsi="Times New Roman" w:cs="Times New Roman"/>
                <w:sz w:val="20"/>
                <w:szCs w:val="20"/>
              </w:rPr>
            </w:pPr>
            <w:del w:id="1956" w:author="Audencio Victor Rafael" w:date="2025-10-26T01:54:00Z" w16du:dateUtc="2025-10-26T01:54:00Z">
              <w:r w:rsidRPr="006753A9" w:rsidDel="003C2221">
                <w:rPr>
                  <w:rFonts w:ascii="Times New Roman" w:hAnsi="Times New Roman" w:cs="Times New Roman"/>
                  <w:sz w:val="20"/>
                  <w:szCs w:val="20"/>
                </w:rPr>
                <w:delText>Full term (39</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40</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12CB1CA9" w14:textId="41B970C1" w:rsidR="004327A2" w:rsidRPr="006753A9" w:rsidDel="003C2221" w:rsidRDefault="004327A2" w:rsidP="00445A09">
            <w:pPr>
              <w:spacing w:line="276" w:lineRule="auto"/>
              <w:jc w:val="center"/>
              <w:rPr>
                <w:del w:id="1957" w:author="Audencio Victor Rafael" w:date="2025-10-26T01:54:00Z" w16du:dateUtc="2025-10-26T01:54:00Z"/>
                <w:rFonts w:ascii="Times New Roman" w:hAnsi="Times New Roman" w:cs="Times New Roman"/>
                <w:sz w:val="20"/>
                <w:szCs w:val="20"/>
              </w:rPr>
            </w:pPr>
            <w:del w:id="1958" w:author="Audencio Victor Rafael" w:date="2025-10-26T01:54:00Z" w16du:dateUtc="2025-10-26T01:54:00Z">
              <w:r w:rsidRPr="006753A9" w:rsidDel="003C2221">
                <w:rPr>
                  <w:rFonts w:ascii="Times New Roman" w:hAnsi="Times New Roman" w:cs="Times New Roman"/>
                  <w:sz w:val="20"/>
                  <w:szCs w:val="20"/>
                </w:rPr>
                <w:delText>142</w:delText>
              </w:r>
            </w:del>
          </w:p>
        </w:tc>
        <w:tc>
          <w:tcPr>
            <w:tcW w:w="2693" w:type="dxa"/>
          </w:tcPr>
          <w:p w14:paraId="151736EB" w14:textId="5D34A53C" w:rsidR="004327A2" w:rsidRPr="006753A9" w:rsidDel="003C2221" w:rsidRDefault="004327A2" w:rsidP="00445A09">
            <w:pPr>
              <w:spacing w:line="276" w:lineRule="auto"/>
              <w:jc w:val="center"/>
              <w:rPr>
                <w:del w:id="1959" w:author="Audencio Victor Rafael" w:date="2025-10-26T01:54:00Z" w16du:dateUtc="2025-10-26T01:54:00Z"/>
                <w:rFonts w:ascii="Times New Roman" w:hAnsi="Times New Roman" w:cs="Times New Roman"/>
                <w:sz w:val="20"/>
                <w:szCs w:val="20"/>
              </w:rPr>
            </w:pPr>
            <w:del w:id="1960" w:author="Audencio Victor Rafael" w:date="2025-10-26T01:54:00Z" w16du:dateUtc="2025-10-26T01:54:00Z">
              <w:r w:rsidDel="003C2221">
                <w:rPr>
                  <w:rFonts w:ascii="Times New Roman" w:hAnsi="Times New Roman" w:cs="Times New Roman"/>
                  <w:sz w:val="20"/>
                  <w:szCs w:val="20"/>
                </w:rPr>
                <w:delText>0</w:delText>
              </w:r>
              <w:r w:rsidRPr="006753A9" w:rsidDel="003C2221">
                <w:rPr>
                  <w:rFonts w:ascii="Times New Roman" w:hAnsi="Times New Roman" w:cs="Times New Roman"/>
                  <w:sz w:val="20"/>
                  <w:szCs w:val="20"/>
                </w:rPr>
                <w:delText>.</w:delText>
              </w:r>
              <w:r w:rsidDel="003C2221">
                <w:rPr>
                  <w:rFonts w:ascii="Times New Roman" w:hAnsi="Times New Roman" w:cs="Times New Roman"/>
                  <w:sz w:val="20"/>
                  <w:szCs w:val="20"/>
                </w:rPr>
                <w:delText>91</w:delText>
              </w:r>
              <w:r w:rsidRPr="006753A9" w:rsidDel="003C2221">
                <w:rPr>
                  <w:rFonts w:ascii="Times New Roman" w:hAnsi="Times New Roman" w:cs="Times New Roman"/>
                  <w:sz w:val="20"/>
                  <w:szCs w:val="20"/>
                </w:rPr>
                <w:delText xml:space="preserve"> (1.</w:delText>
              </w:r>
              <w:r w:rsidDel="003C2221">
                <w:rPr>
                  <w:rFonts w:ascii="Times New Roman" w:hAnsi="Times New Roman" w:cs="Times New Roman"/>
                  <w:sz w:val="20"/>
                  <w:szCs w:val="20"/>
                </w:rPr>
                <w:delText>1</w:delText>
              </w:r>
              <w:r w:rsidRPr="006753A9" w:rsidDel="003C2221">
                <w:rPr>
                  <w:rFonts w:ascii="Times New Roman" w:hAnsi="Times New Roman" w:cs="Times New Roman"/>
                  <w:sz w:val="20"/>
                  <w:szCs w:val="20"/>
                </w:rPr>
                <w:delText>)</w:delText>
              </w:r>
            </w:del>
          </w:p>
        </w:tc>
        <w:tc>
          <w:tcPr>
            <w:tcW w:w="2268" w:type="dxa"/>
          </w:tcPr>
          <w:p w14:paraId="17D57710" w14:textId="103E7BD9" w:rsidR="004327A2" w:rsidRPr="006753A9" w:rsidDel="003C2221" w:rsidRDefault="004327A2" w:rsidP="00445A09">
            <w:pPr>
              <w:spacing w:line="276" w:lineRule="auto"/>
              <w:jc w:val="center"/>
              <w:rPr>
                <w:del w:id="1961" w:author="Audencio Victor Rafael" w:date="2025-10-26T01:54:00Z" w16du:dateUtc="2025-10-26T01:54:00Z"/>
                <w:rFonts w:ascii="Times New Roman" w:hAnsi="Times New Roman" w:cs="Times New Roman"/>
                <w:sz w:val="20"/>
                <w:szCs w:val="20"/>
              </w:rPr>
            </w:pPr>
            <w:del w:id="1962" w:author="Audencio Victor Rafael" w:date="2025-10-26T01:54:00Z" w16du:dateUtc="2025-10-26T01:54:00Z">
              <w:r w:rsidRPr="006753A9" w:rsidDel="003C2221">
                <w:rPr>
                  <w:rFonts w:ascii="Times New Roman" w:hAnsi="Times New Roman" w:cs="Times New Roman"/>
                  <w:sz w:val="20"/>
                  <w:szCs w:val="20"/>
                </w:rPr>
                <w:delText>0.9</w:delText>
              </w:r>
              <w:r w:rsidDel="003C2221">
                <w:rPr>
                  <w:rFonts w:ascii="Times New Roman" w:hAnsi="Times New Roman" w:cs="Times New Roman"/>
                  <w:sz w:val="20"/>
                  <w:szCs w:val="20"/>
                </w:rPr>
                <w:delText>2</w:delText>
              </w:r>
              <w:r w:rsidRPr="006753A9" w:rsidDel="003C2221">
                <w:rPr>
                  <w:rFonts w:ascii="Times New Roman" w:hAnsi="Times New Roman" w:cs="Times New Roman"/>
                  <w:sz w:val="20"/>
                  <w:szCs w:val="20"/>
                </w:rPr>
                <w:delText xml:space="preserve"> (1.</w:delText>
              </w:r>
              <w:r w:rsidDel="003C2221">
                <w:rPr>
                  <w:rFonts w:ascii="Times New Roman" w:hAnsi="Times New Roman" w:cs="Times New Roman"/>
                  <w:sz w:val="20"/>
                  <w:szCs w:val="20"/>
                </w:rPr>
                <w:delText>14</w:delText>
              </w:r>
              <w:r w:rsidRPr="006753A9" w:rsidDel="003C2221">
                <w:rPr>
                  <w:rFonts w:ascii="Times New Roman" w:hAnsi="Times New Roman" w:cs="Times New Roman"/>
                  <w:sz w:val="20"/>
                  <w:szCs w:val="20"/>
                </w:rPr>
                <w:delText>)</w:delText>
              </w:r>
            </w:del>
          </w:p>
        </w:tc>
      </w:tr>
      <w:tr w:rsidR="004327A2" w:rsidDel="003C2221" w14:paraId="3611F66D" w14:textId="6F6C9175" w:rsidTr="00445A09">
        <w:trPr>
          <w:del w:id="1963" w:author="Audencio Victor Rafael" w:date="2025-10-26T01:54:00Z"/>
        </w:trPr>
        <w:tc>
          <w:tcPr>
            <w:tcW w:w="2972" w:type="dxa"/>
          </w:tcPr>
          <w:p w14:paraId="6555EE7A" w14:textId="4802111E" w:rsidR="004327A2" w:rsidRPr="006753A9" w:rsidDel="003C2221" w:rsidRDefault="004327A2" w:rsidP="00445A09">
            <w:pPr>
              <w:spacing w:line="276" w:lineRule="auto"/>
              <w:rPr>
                <w:del w:id="1964" w:author="Audencio Victor Rafael" w:date="2025-10-26T01:54:00Z" w16du:dateUtc="2025-10-26T01:54:00Z"/>
                <w:rFonts w:ascii="Times New Roman" w:hAnsi="Times New Roman" w:cs="Times New Roman"/>
                <w:sz w:val="20"/>
                <w:szCs w:val="20"/>
              </w:rPr>
            </w:pPr>
            <w:del w:id="1965" w:author="Audencio Victor Rafael" w:date="2025-10-26T01:54:00Z" w16du:dateUtc="2025-10-26T01:54:00Z">
              <w:r w:rsidRPr="006753A9" w:rsidDel="003C2221">
                <w:rPr>
                  <w:rFonts w:ascii="Times New Roman" w:hAnsi="Times New Roman" w:cs="Times New Roman"/>
                  <w:sz w:val="20"/>
                  <w:szCs w:val="20"/>
                </w:rPr>
                <w:delText>Late term (4</w:delText>
              </w:r>
              <w:r w:rsidDel="003C2221">
                <w:rPr>
                  <w:rFonts w:ascii="Times New Roman" w:hAnsi="Times New Roman" w:cs="Times New Roman"/>
                  <w:sz w:val="20"/>
                  <w:szCs w:val="20"/>
                </w:rPr>
                <w:delText>1</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42</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2CAA983C" w14:textId="436A6D0E" w:rsidR="004327A2" w:rsidRPr="006753A9" w:rsidDel="003C2221" w:rsidRDefault="004327A2" w:rsidP="00445A09">
            <w:pPr>
              <w:spacing w:line="276" w:lineRule="auto"/>
              <w:jc w:val="center"/>
              <w:rPr>
                <w:del w:id="1966" w:author="Audencio Victor Rafael" w:date="2025-10-26T01:54:00Z" w16du:dateUtc="2025-10-26T01:54:00Z"/>
                <w:rFonts w:ascii="Times New Roman" w:hAnsi="Times New Roman" w:cs="Times New Roman"/>
                <w:sz w:val="20"/>
                <w:szCs w:val="20"/>
              </w:rPr>
            </w:pPr>
            <w:del w:id="1967" w:author="Audencio Victor Rafael" w:date="2025-10-26T01:54:00Z" w16du:dateUtc="2025-10-26T01:54:00Z">
              <w:r w:rsidRPr="006753A9" w:rsidDel="003C2221">
                <w:rPr>
                  <w:rFonts w:ascii="Times New Roman" w:hAnsi="Times New Roman" w:cs="Times New Roman"/>
                  <w:sz w:val="20"/>
                  <w:szCs w:val="20"/>
                </w:rPr>
                <w:delText>25</w:delText>
              </w:r>
            </w:del>
          </w:p>
        </w:tc>
        <w:tc>
          <w:tcPr>
            <w:tcW w:w="2693" w:type="dxa"/>
          </w:tcPr>
          <w:p w14:paraId="279F0E70" w14:textId="7C398D44" w:rsidR="004327A2" w:rsidRPr="006753A9" w:rsidDel="003C2221" w:rsidRDefault="004327A2" w:rsidP="00445A09">
            <w:pPr>
              <w:spacing w:line="276" w:lineRule="auto"/>
              <w:jc w:val="center"/>
              <w:rPr>
                <w:del w:id="1968" w:author="Audencio Victor Rafael" w:date="2025-10-26T01:54:00Z" w16du:dateUtc="2025-10-26T01:54:00Z"/>
                <w:rFonts w:ascii="Times New Roman" w:hAnsi="Times New Roman" w:cs="Times New Roman"/>
                <w:sz w:val="20"/>
                <w:szCs w:val="20"/>
              </w:rPr>
            </w:pPr>
            <w:del w:id="1969" w:author="Audencio Victor Rafael" w:date="2025-10-26T01:54:00Z" w16du:dateUtc="2025-10-26T01:54:00Z">
              <w:r w:rsidRPr="006753A9" w:rsidDel="003C2221">
                <w:rPr>
                  <w:rFonts w:ascii="Times New Roman" w:hAnsi="Times New Roman" w:cs="Times New Roman"/>
                  <w:sz w:val="20"/>
                  <w:szCs w:val="20"/>
                </w:rPr>
                <w:delText>1.89 (0.95)</w:delText>
              </w:r>
            </w:del>
          </w:p>
        </w:tc>
        <w:tc>
          <w:tcPr>
            <w:tcW w:w="2268" w:type="dxa"/>
          </w:tcPr>
          <w:p w14:paraId="55798C9A" w14:textId="1BA04B11" w:rsidR="004327A2" w:rsidRPr="006753A9" w:rsidDel="003C2221" w:rsidRDefault="004327A2" w:rsidP="00445A09">
            <w:pPr>
              <w:spacing w:line="276" w:lineRule="auto"/>
              <w:jc w:val="center"/>
              <w:rPr>
                <w:del w:id="1970" w:author="Audencio Victor Rafael" w:date="2025-10-26T01:54:00Z" w16du:dateUtc="2025-10-26T01:54:00Z"/>
                <w:rFonts w:ascii="Times New Roman" w:hAnsi="Times New Roman" w:cs="Times New Roman"/>
                <w:sz w:val="20"/>
                <w:szCs w:val="20"/>
              </w:rPr>
            </w:pPr>
            <w:del w:id="1971" w:author="Audencio Victor Rafael" w:date="2025-10-26T01:54:00Z" w16du:dateUtc="2025-10-26T01:54:00Z">
              <w:r w:rsidRPr="006753A9" w:rsidDel="003C2221">
                <w:rPr>
                  <w:rFonts w:ascii="Times New Roman" w:hAnsi="Times New Roman" w:cs="Times New Roman"/>
                  <w:sz w:val="20"/>
                  <w:szCs w:val="20"/>
                </w:rPr>
                <w:delText>1.43 (0.93)</w:delText>
              </w:r>
            </w:del>
          </w:p>
        </w:tc>
      </w:tr>
      <w:tr w:rsidR="004327A2" w:rsidDel="003C2221" w14:paraId="07271F95" w14:textId="490F54B1" w:rsidTr="00445A09">
        <w:trPr>
          <w:del w:id="1972" w:author="Audencio Victor Rafael" w:date="2025-10-26T01:54:00Z"/>
        </w:trPr>
        <w:tc>
          <w:tcPr>
            <w:tcW w:w="2972" w:type="dxa"/>
            <w:shd w:val="clear" w:color="auto" w:fill="D9D9D9" w:themeFill="background1" w:themeFillShade="D9"/>
          </w:tcPr>
          <w:p w14:paraId="587EF467" w14:textId="4C281BA0" w:rsidR="004327A2" w:rsidRPr="006753A9" w:rsidDel="003C2221" w:rsidRDefault="004327A2" w:rsidP="00445A09">
            <w:pPr>
              <w:spacing w:line="276" w:lineRule="auto"/>
              <w:rPr>
                <w:del w:id="1973" w:author="Audencio Victor Rafael" w:date="2025-10-26T01:54:00Z" w16du:dateUtc="2025-10-26T01:54:00Z"/>
                <w:rFonts w:ascii="Times New Roman" w:hAnsi="Times New Roman" w:cs="Times New Roman"/>
                <w:sz w:val="20"/>
                <w:szCs w:val="20"/>
              </w:rPr>
            </w:pPr>
            <w:del w:id="1974" w:author="Audencio Victor Rafael" w:date="2025-10-26T01:54:00Z" w16du:dateUtc="2025-10-26T01:54:00Z">
              <w:r w:rsidDel="003C2221">
                <w:rPr>
                  <w:rFonts w:ascii="Times New Roman" w:hAnsi="Times New Roman" w:cs="Times New Roman"/>
                  <w:sz w:val="20"/>
                  <w:szCs w:val="20"/>
                </w:rPr>
                <w:delText>Length-for-age z-score</w:delText>
              </w:r>
            </w:del>
          </w:p>
        </w:tc>
        <w:tc>
          <w:tcPr>
            <w:tcW w:w="1134" w:type="dxa"/>
            <w:shd w:val="clear" w:color="auto" w:fill="D9D9D9" w:themeFill="background1" w:themeFillShade="D9"/>
          </w:tcPr>
          <w:p w14:paraId="1972FCB2" w14:textId="39B8AFA1" w:rsidR="004327A2" w:rsidRPr="006753A9" w:rsidDel="003C2221" w:rsidRDefault="004327A2" w:rsidP="00445A09">
            <w:pPr>
              <w:spacing w:line="276" w:lineRule="auto"/>
              <w:jc w:val="center"/>
              <w:rPr>
                <w:del w:id="1975" w:author="Audencio Victor Rafael" w:date="2025-10-26T01:54:00Z" w16du:dateUtc="2025-10-26T01:54:00Z"/>
                <w:rFonts w:ascii="Times New Roman" w:hAnsi="Times New Roman" w:cs="Times New Roman"/>
                <w:sz w:val="20"/>
                <w:szCs w:val="20"/>
              </w:rPr>
            </w:pPr>
          </w:p>
        </w:tc>
        <w:tc>
          <w:tcPr>
            <w:tcW w:w="2693" w:type="dxa"/>
            <w:shd w:val="clear" w:color="auto" w:fill="D9D9D9" w:themeFill="background1" w:themeFillShade="D9"/>
          </w:tcPr>
          <w:p w14:paraId="6B54F401" w14:textId="7D36798B" w:rsidR="004327A2" w:rsidRPr="006753A9" w:rsidDel="003C2221" w:rsidRDefault="004327A2" w:rsidP="00445A09">
            <w:pPr>
              <w:spacing w:line="276" w:lineRule="auto"/>
              <w:jc w:val="center"/>
              <w:rPr>
                <w:del w:id="1976" w:author="Audencio Victor Rafael" w:date="2025-10-26T01:54:00Z" w16du:dateUtc="2025-10-26T01:54:00Z"/>
                <w:rFonts w:ascii="Times New Roman" w:hAnsi="Times New Roman" w:cs="Times New Roman"/>
                <w:sz w:val="20"/>
                <w:szCs w:val="20"/>
              </w:rPr>
            </w:pPr>
          </w:p>
        </w:tc>
        <w:tc>
          <w:tcPr>
            <w:tcW w:w="2268" w:type="dxa"/>
            <w:shd w:val="clear" w:color="auto" w:fill="D9D9D9" w:themeFill="background1" w:themeFillShade="D9"/>
          </w:tcPr>
          <w:p w14:paraId="6B95F7BB" w14:textId="2DE1C355" w:rsidR="004327A2" w:rsidRPr="006753A9" w:rsidDel="003C2221" w:rsidRDefault="004327A2" w:rsidP="00445A09">
            <w:pPr>
              <w:spacing w:line="276" w:lineRule="auto"/>
              <w:jc w:val="center"/>
              <w:rPr>
                <w:del w:id="1977" w:author="Audencio Victor Rafael" w:date="2025-10-26T01:54:00Z" w16du:dateUtc="2025-10-26T01:54:00Z"/>
                <w:rFonts w:ascii="Times New Roman" w:hAnsi="Times New Roman" w:cs="Times New Roman"/>
                <w:sz w:val="20"/>
                <w:szCs w:val="20"/>
              </w:rPr>
            </w:pPr>
          </w:p>
        </w:tc>
      </w:tr>
      <w:tr w:rsidR="004327A2" w:rsidDel="003C2221" w14:paraId="63096A37" w14:textId="3BC07831" w:rsidTr="00445A09">
        <w:trPr>
          <w:del w:id="1978" w:author="Audencio Victor Rafael" w:date="2025-10-26T01:54:00Z"/>
        </w:trPr>
        <w:tc>
          <w:tcPr>
            <w:tcW w:w="2972" w:type="dxa"/>
          </w:tcPr>
          <w:p w14:paraId="721AC3C9" w14:textId="664BDBD4" w:rsidR="004327A2" w:rsidRPr="006753A9" w:rsidDel="003C2221" w:rsidRDefault="004327A2" w:rsidP="00445A09">
            <w:pPr>
              <w:spacing w:line="276" w:lineRule="auto"/>
              <w:rPr>
                <w:del w:id="1979" w:author="Audencio Victor Rafael" w:date="2025-10-26T01:54:00Z" w16du:dateUtc="2025-10-26T01:54:00Z"/>
                <w:rFonts w:ascii="Times New Roman" w:hAnsi="Times New Roman" w:cs="Times New Roman"/>
                <w:sz w:val="20"/>
                <w:szCs w:val="20"/>
              </w:rPr>
            </w:pPr>
            <w:del w:id="1980" w:author="Audencio Victor Rafael" w:date="2025-10-26T01:54:00Z" w16du:dateUtc="2025-10-26T01:54:00Z">
              <w:r w:rsidRPr="006753A9" w:rsidDel="003C2221">
                <w:rPr>
                  <w:rFonts w:ascii="Times New Roman" w:hAnsi="Times New Roman" w:cs="Times New Roman"/>
                  <w:b/>
                  <w:bCs/>
                  <w:sz w:val="20"/>
                  <w:szCs w:val="20"/>
                </w:rPr>
                <w:delText>Overall (28</w:delText>
              </w:r>
              <w:r w:rsidRPr="006753A9" w:rsidDel="003C2221">
                <w:rPr>
                  <w:rFonts w:ascii="Times New Roman" w:hAnsi="Times New Roman" w:cs="Times New Roman"/>
                  <w:b/>
                  <w:bCs/>
                  <w:sz w:val="20"/>
                  <w:szCs w:val="20"/>
                  <w:vertAlign w:val="superscript"/>
                </w:rPr>
                <w:delText>+0</w:delText>
              </w:r>
              <w:r w:rsidRPr="006753A9" w:rsidDel="003C2221">
                <w:rPr>
                  <w:rFonts w:ascii="Times New Roman" w:hAnsi="Times New Roman" w:cs="Times New Roman"/>
                  <w:b/>
                  <w:bCs/>
                  <w:sz w:val="20"/>
                  <w:szCs w:val="20"/>
                </w:rPr>
                <w:delText xml:space="preserve"> to 42</w:delText>
              </w:r>
              <w:r w:rsidRPr="006753A9" w:rsidDel="003C2221">
                <w:rPr>
                  <w:rFonts w:ascii="Times New Roman" w:hAnsi="Times New Roman" w:cs="Times New Roman"/>
                  <w:b/>
                  <w:bCs/>
                  <w:sz w:val="20"/>
                  <w:szCs w:val="20"/>
                  <w:vertAlign w:val="superscript"/>
                </w:rPr>
                <w:delText>+⁶</w:delText>
              </w:r>
              <w:r w:rsidRPr="006753A9" w:rsidDel="003C2221">
                <w:rPr>
                  <w:rFonts w:ascii="Times New Roman" w:hAnsi="Times New Roman" w:cs="Times New Roman"/>
                  <w:b/>
                  <w:bCs/>
                  <w:sz w:val="20"/>
                  <w:szCs w:val="20"/>
                </w:rPr>
                <w:delText>)</w:delText>
              </w:r>
            </w:del>
          </w:p>
        </w:tc>
        <w:tc>
          <w:tcPr>
            <w:tcW w:w="1134" w:type="dxa"/>
          </w:tcPr>
          <w:p w14:paraId="07D5DF39" w14:textId="517C7793" w:rsidR="004327A2" w:rsidRPr="006753A9" w:rsidDel="003C2221" w:rsidRDefault="004327A2" w:rsidP="00445A09">
            <w:pPr>
              <w:spacing w:line="276" w:lineRule="auto"/>
              <w:jc w:val="center"/>
              <w:rPr>
                <w:del w:id="1981" w:author="Audencio Victor Rafael" w:date="2025-10-26T01:54:00Z" w16du:dateUtc="2025-10-26T01:54:00Z"/>
                <w:rFonts w:ascii="Times New Roman" w:hAnsi="Times New Roman" w:cs="Times New Roman"/>
                <w:sz w:val="20"/>
                <w:szCs w:val="20"/>
              </w:rPr>
            </w:pPr>
            <w:del w:id="1982" w:author="Audencio Victor Rafael" w:date="2025-10-26T01:54:00Z" w16du:dateUtc="2025-10-26T01:54:00Z">
              <w:r w:rsidRPr="00C20EF0" w:rsidDel="003C2221">
                <w:rPr>
                  <w:rFonts w:ascii="Times New Roman" w:hAnsi="Times New Roman" w:cs="Times New Roman"/>
                  <w:sz w:val="20"/>
                  <w:szCs w:val="20"/>
                </w:rPr>
                <w:delText>847</w:delText>
              </w:r>
            </w:del>
          </w:p>
        </w:tc>
        <w:tc>
          <w:tcPr>
            <w:tcW w:w="2693" w:type="dxa"/>
          </w:tcPr>
          <w:p w14:paraId="32E14215" w14:textId="4C6E802D" w:rsidR="004327A2" w:rsidRPr="006753A9" w:rsidDel="003C2221" w:rsidRDefault="004327A2" w:rsidP="00445A09">
            <w:pPr>
              <w:spacing w:line="276" w:lineRule="auto"/>
              <w:jc w:val="center"/>
              <w:rPr>
                <w:del w:id="1983" w:author="Audencio Victor Rafael" w:date="2025-10-26T01:54:00Z" w16du:dateUtc="2025-10-26T01:54:00Z"/>
                <w:rFonts w:ascii="Times New Roman" w:hAnsi="Times New Roman" w:cs="Times New Roman"/>
                <w:sz w:val="20"/>
                <w:szCs w:val="20"/>
              </w:rPr>
            </w:pPr>
            <w:del w:id="1984" w:author="Audencio Victor Rafael" w:date="2025-10-26T01:54:00Z" w16du:dateUtc="2025-10-26T01:54:00Z">
              <w:r w:rsidRPr="00C20EF0" w:rsidDel="003C2221">
                <w:rPr>
                  <w:rFonts w:ascii="Times New Roman" w:hAnsi="Times New Roman" w:cs="Times New Roman"/>
                  <w:sz w:val="20"/>
                  <w:szCs w:val="20"/>
                </w:rPr>
                <w:delText>-0.11 (1.27)</w:delText>
              </w:r>
            </w:del>
          </w:p>
        </w:tc>
        <w:tc>
          <w:tcPr>
            <w:tcW w:w="2268" w:type="dxa"/>
          </w:tcPr>
          <w:p w14:paraId="4E2E6477" w14:textId="72E7A561" w:rsidR="004327A2" w:rsidRPr="006753A9" w:rsidDel="003C2221" w:rsidRDefault="004327A2" w:rsidP="00445A09">
            <w:pPr>
              <w:spacing w:line="276" w:lineRule="auto"/>
              <w:jc w:val="center"/>
              <w:rPr>
                <w:del w:id="1985" w:author="Audencio Victor Rafael" w:date="2025-10-26T01:54:00Z" w16du:dateUtc="2025-10-26T01:54:00Z"/>
                <w:rFonts w:ascii="Times New Roman" w:hAnsi="Times New Roman" w:cs="Times New Roman"/>
                <w:sz w:val="20"/>
                <w:szCs w:val="20"/>
              </w:rPr>
            </w:pPr>
            <w:del w:id="1986" w:author="Audencio Victor Rafael" w:date="2025-10-26T01:54:00Z" w16du:dateUtc="2025-10-26T01:54:00Z">
              <w:r w:rsidRPr="00C20EF0" w:rsidDel="003C2221">
                <w:rPr>
                  <w:rFonts w:ascii="Times New Roman" w:hAnsi="Times New Roman" w:cs="Times New Roman"/>
                  <w:sz w:val="20"/>
                  <w:szCs w:val="20"/>
                </w:rPr>
                <w:delText>0.89 (1.17)</w:delText>
              </w:r>
            </w:del>
          </w:p>
        </w:tc>
      </w:tr>
      <w:tr w:rsidR="004327A2" w:rsidDel="003C2221" w14:paraId="06470F1C" w14:textId="4DDAB630" w:rsidTr="00445A09">
        <w:trPr>
          <w:del w:id="1987" w:author="Audencio Victor Rafael" w:date="2025-10-26T01:54:00Z"/>
        </w:trPr>
        <w:tc>
          <w:tcPr>
            <w:tcW w:w="2972" w:type="dxa"/>
          </w:tcPr>
          <w:p w14:paraId="0580F466" w14:textId="580DF571" w:rsidR="004327A2" w:rsidRPr="006753A9" w:rsidDel="003C2221" w:rsidRDefault="004327A2" w:rsidP="00445A09">
            <w:pPr>
              <w:spacing w:line="276" w:lineRule="auto"/>
              <w:rPr>
                <w:del w:id="1988" w:author="Audencio Victor Rafael" w:date="2025-10-26T01:54:00Z" w16du:dateUtc="2025-10-26T01:54:00Z"/>
                <w:rFonts w:ascii="Times New Roman" w:hAnsi="Times New Roman" w:cs="Times New Roman"/>
                <w:sz w:val="20"/>
                <w:szCs w:val="20"/>
              </w:rPr>
            </w:pPr>
            <w:del w:id="1989" w:author="Audencio Victor Rafael" w:date="2025-10-26T01:54:00Z" w16du:dateUtc="2025-10-26T01:54:00Z">
              <w:r w:rsidRPr="006753A9" w:rsidDel="003C2221">
                <w:rPr>
                  <w:rFonts w:ascii="Times New Roman" w:hAnsi="Times New Roman" w:cs="Times New Roman"/>
                  <w:b/>
                  <w:bCs/>
                  <w:sz w:val="20"/>
                  <w:szCs w:val="20"/>
                </w:rPr>
                <w:delText>Preterm (28</w:delText>
              </w:r>
              <w:r w:rsidRPr="006753A9" w:rsidDel="003C2221">
                <w:rPr>
                  <w:rFonts w:ascii="Times New Roman" w:hAnsi="Times New Roman" w:cs="Times New Roman"/>
                  <w:b/>
                  <w:bCs/>
                  <w:sz w:val="20"/>
                  <w:szCs w:val="20"/>
                  <w:vertAlign w:val="superscript"/>
                </w:rPr>
                <w:delText>+0</w:delText>
              </w:r>
              <w:r w:rsidRPr="006753A9" w:rsidDel="003C2221">
                <w:rPr>
                  <w:rFonts w:ascii="Times New Roman" w:hAnsi="Times New Roman" w:cs="Times New Roman"/>
                  <w:b/>
                  <w:bCs/>
                  <w:sz w:val="20"/>
                  <w:szCs w:val="20"/>
                </w:rPr>
                <w:delText xml:space="preserve"> to 36</w:delText>
              </w:r>
              <w:r w:rsidRPr="006753A9" w:rsidDel="003C2221">
                <w:rPr>
                  <w:rFonts w:ascii="Times New Roman" w:hAnsi="Times New Roman" w:cs="Times New Roman"/>
                  <w:b/>
                  <w:bCs/>
                  <w:sz w:val="20"/>
                  <w:szCs w:val="20"/>
                  <w:vertAlign w:val="superscript"/>
                </w:rPr>
                <w:delText>+⁶</w:delText>
              </w:r>
              <w:r w:rsidRPr="006753A9" w:rsidDel="003C2221">
                <w:rPr>
                  <w:rFonts w:ascii="Times New Roman" w:hAnsi="Times New Roman" w:cs="Times New Roman"/>
                  <w:b/>
                  <w:bCs/>
                  <w:sz w:val="20"/>
                  <w:szCs w:val="20"/>
                </w:rPr>
                <w:delText>)</w:delText>
              </w:r>
            </w:del>
          </w:p>
        </w:tc>
        <w:tc>
          <w:tcPr>
            <w:tcW w:w="1134" w:type="dxa"/>
          </w:tcPr>
          <w:p w14:paraId="3F2C97B0" w14:textId="208093B9" w:rsidR="004327A2" w:rsidRPr="006753A9" w:rsidDel="003C2221" w:rsidRDefault="004327A2" w:rsidP="00445A09">
            <w:pPr>
              <w:spacing w:line="276" w:lineRule="auto"/>
              <w:jc w:val="center"/>
              <w:rPr>
                <w:del w:id="1990" w:author="Audencio Victor Rafael" w:date="2025-10-26T01:54:00Z" w16du:dateUtc="2025-10-26T01:54:00Z"/>
                <w:rFonts w:ascii="Times New Roman" w:hAnsi="Times New Roman" w:cs="Times New Roman"/>
                <w:sz w:val="20"/>
                <w:szCs w:val="20"/>
              </w:rPr>
            </w:pPr>
            <w:del w:id="1991" w:author="Audencio Victor Rafael" w:date="2025-10-26T01:54:00Z" w16du:dateUtc="2025-10-26T01:54:00Z">
              <w:r w:rsidRPr="00C20EF0" w:rsidDel="003C2221">
                <w:rPr>
                  <w:rFonts w:ascii="Times New Roman" w:hAnsi="Times New Roman" w:cs="Times New Roman"/>
                  <w:sz w:val="20"/>
                  <w:szCs w:val="20"/>
                </w:rPr>
                <w:delText>415</w:delText>
              </w:r>
            </w:del>
          </w:p>
        </w:tc>
        <w:tc>
          <w:tcPr>
            <w:tcW w:w="2693" w:type="dxa"/>
          </w:tcPr>
          <w:p w14:paraId="2CC42257" w14:textId="171F34D6" w:rsidR="004327A2" w:rsidRPr="006753A9" w:rsidDel="003C2221" w:rsidRDefault="004327A2" w:rsidP="00445A09">
            <w:pPr>
              <w:spacing w:line="276" w:lineRule="auto"/>
              <w:jc w:val="center"/>
              <w:rPr>
                <w:del w:id="1992" w:author="Audencio Victor Rafael" w:date="2025-10-26T01:54:00Z" w16du:dateUtc="2025-10-26T01:54:00Z"/>
                <w:rFonts w:ascii="Times New Roman" w:hAnsi="Times New Roman" w:cs="Times New Roman"/>
                <w:sz w:val="20"/>
                <w:szCs w:val="20"/>
              </w:rPr>
            </w:pPr>
            <w:del w:id="1993" w:author="Audencio Victor Rafael" w:date="2025-10-26T01:54:00Z" w16du:dateUtc="2025-10-26T01:54:00Z">
              <w:r w:rsidRPr="00C20EF0" w:rsidDel="003C2221">
                <w:rPr>
                  <w:rFonts w:ascii="Times New Roman" w:hAnsi="Times New Roman" w:cs="Times New Roman"/>
                  <w:sz w:val="20"/>
                  <w:szCs w:val="20"/>
                </w:rPr>
                <w:delText>-0.43 (1.33)</w:delText>
              </w:r>
            </w:del>
          </w:p>
        </w:tc>
        <w:tc>
          <w:tcPr>
            <w:tcW w:w="2268" w:type="dxa"/>
          </w:tcPr>
          <w:p w14:paraId="1A61A655" w14:textId="1D43D1F7" w:rsidR="004327A2" w:rsidRPr="006753A9" w:rsidDel="003C2221" w:rsidRDefault="004327A2" w:rsidP="00445A09">
            <w:pPr>
              <w:spacing w:line="276" w:lineRule="auto"/>
              <w:jc w:val="center"/>
              <w:rPr>
                <w:del w:id="1994" w:author="Audencio Victor Rafael" w:date="2025-10-26T01:54:00Z" w16du:dateUtc="2025-10-26T01:54:00Z"/>
                <w:rFonts w:ascii="Times New Roman" w:hAnsi="Times New Roman" w:cs="Times New Roman"/>
                <w:sz w:val="20"/>
                <w:szCs w:val="20"/>
              </w:rPr>
            </w:pPr>
            <w:del w:id="1995" w:author="Audencio Victor Rafael" w:date="2025-10-26T01:54:00Z" w16du:dateUtc="2025-10-26T01:54:00Z">
              <w:r w:rsidRPr="00C20EF0" w:rsidDel="003C2221">
                <w:rPr>
                  <w:rFonts w:ascii="Times New Roman" w:hAnsi="Times New Roman" w:cs="Times New Roman"/>
                  <w:sz w:val="20"/>
                  <w:szCs w:val="20"/>
                </w:rPr>
                <w:delText>1.18 (1.22)</w:delText>
              </w:r>
            </w:del>
          </w:p>
        </w:tc>
      </w:tr>
      <w:tr w:rsidR="004327A2" w:rsidDel="003C2221" w14:paraId="78ED4D0C" w14:textId="0FAA7F38" w:rsidTr="00445A09">
        <w:trPr>
          <w:del w:id="1996" w:author="Audencio Victor Rafael" w:date="2025-10-26T01:54:00Z"/>
        </w:trPr>
        <w:tc>
          <w:tcPr>
            <w:tcW w:w="2972" w:type="dxa"/>
          </w:tcPr>
          <w:p w14:paraId="24B4A34E" w14:textId="5A95467D" w:rsidR="004327A2" w:rsidRPr="006753A9" w:rsidDel="003C2221" w:rsidRDefault="004327A2" w:rsidP="00445A09">
            <w:pPr>
              <w:spacing w:line="276" w:lineRule="auto"/>
              <w:rPr>
                <w:del w:id="1997" w:author="Audencio Victor Rafael" w:date="2025-10-26T01:54:00Z" w16du:dateUtc="2025-10-26T01:54:00Z"/>
                <w:rFonts w:ascii="Times New Roman" w:hAnsi="Times New Roman" w:cs="Times New Roman"/>
                <w:sz w:val="20"/>
                <w:szCs w:val="20"/>
              </w:rPr>
            </w:pPr>
            <w:del w:id="1998" w:author="Audencio Victor Rafael" w:date="2025-10-26T01:54:00Z" w16du:dateUtc="2025-10-26T01:54:00Z">
              <w:r w:rsidRPr="006753A9" w:rsidDel="003C2221">
                <w:rPr>
                  <w:rFonts w:ascii="Times New Roman" w:hAnsi="Times New Roman" w:cs="Times New Roman"/>
                  <w:sz w:val="20"/>
                  <w:szCs w:val="20"/>
                </w:rPr>
                <w:delText>Very preterm (28</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30</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40E99BA3" w14:textId="37A0111B" w:rsidR="004327A2" w:rsidRPr="006753A9" w:rsidDel="003C2221" w:rsidRDefault="004327A2" w:rsidP="00445A09">
            <w:pPr>
              <w:spacing w:line="276" w:lineRule="auto"/>
              <w:jc w:val="center"/>
              <w:rPr>
                <w:del w:id="1999" w:author="Audencio Victor Rafael" w:date="2025-10-26T01:54:00Z" w16du:dateUtc="2025-10-26T01:54:00Z"/>
                <w:rFonts w:ascii="Times New Roman" w:hAnsi="Times New Roman" w:cs="Times New Roman"/>
                <w:sz w:val="20"/>
                <w:szCs w:val="20"/>
              </w:rPr>
            </w:pPr>
            <w:del w:id="2000" w:author="Audencio Victor Rafael" w:date="2025-10-26T01:54:00Z" w16du:dateUtc="2025-10-26T01:54:00Z">
              <w:r w:rsidRPr="00C20EF0" w:rsidDel="003C2221">
                <w:rPr>
                  <w:rFonts w:ascii="Times New Roman" w:hAnsi="Times New Roman" w:cs="Times New Roman"/>
                  <w:sz w:val="20"/>
                  <w:szCs w:val="20"/>
                </w:rPr>
                <w:delText>39</w:delText>
              </w:r>
            </w:del>
          </w:p>
        </w:tc>
        <w:tc>
          <w:tcPr>
            <w:tcW w:w="2693" w:type="dxa"/>
          </w:tcPr>
          <w:p w14:paraId="5D048DCF" w14:textId="7B16B540" w:rsidR="004327A2" w:rsidRPr="006753A9" w:rsidDel="003C2221" w:rsidRDefault="004327A2" w:rsidP="00445A09">
            <w:pPr>
              <w:spacing w:line="276" w:lineRule="auto"/>
              <w:jc w:val="center"/>
              <w:rPr>
                <w:del w:id="2001" w:author="Audencio Victor Rafael" w:date="2025-10-26T01:54:00Z" w16du:dateUtc="2025-10-26T01:54:00Z"/>
                <w:rFonts w:ascii="Times New Roman" w:hAnsi="Times New Roman" w:cs="Times New Roman"/>
                <w:sz w:val="20"/>
                <w:szCs w:val="20"/>
              </w:rPr>
            </w:pPr>
            <w:del w:id="2002" w:author="Audencio Victor Rafael" w:date="2025-10-26T01:54:00Z" w16du:dateUtc="2025-10-26T01:54:00Z">
              <w:r w:rsidRPr="00C20EF0" w:rsidDel="003C2221">
                <w:rPr>
                  <w:rFonts w:ascii="Times New Roman" w:hAnsi="Times New Roman" w:cs="Times New Roman"/>
                  <w:sz w:val="20"/>
                  <w:szCs w:val="20"/>
                </w:rPr>
                <w:delText>-1.77 (1.05)</w:delText>
              </w:r>
            </w:del>
          </w:p>
        </w:tc>
        <w:tc>
          <w:tcPr>
            <w:tcW w:w="2268" w:type="dxa"/>
          </w:tcPr>
          <w:p w14:paraId="196733E5" w14:textId="6B03E664" w:rsidR="004327A2" w:rsidRPr="006753A9" w:rsidDel="003C2221" w:rsidRDefault="004327A2" w:rsidP="00445A09">
            <w:pPr>
              <w:spacing w:line="276" w:lineRule="auto"/>
              <w:jc w:val="center"/>
              <w:rPr>
                <w:del w:id="2003" w:author="Audencio Victor Rafael" w:date="2025-10-26T01:54:00Z" w16du:dateUtc="2025-10-26T01:54:00Z"/>
                <w:rFonts w:ascii="Times New Roman" w:hAnsi="Times New Roman" w:cs="Times New Roman"/>
                <w:sz w:val="20"/>
                <w:szCs w:val="20"/>
              </w:rPr>
            </w:pPr>
            <w:del w:id="2004" w:author="Audencio Victor Rafael" w:date="2025-10-26T01:54:00Z" w16du:dateUtc="2025-10-26T01:54:00Z">
              <w:r w:rsidRPr="00C20EF0" w:rsidDel="003C2221">
                <w:rPr>
                  <w:rFonts w:ascii="Times New Roman" w:hAnsi="Times New Roman" w:cs="Times New Roman"/>
                  <w:sz w:val="20"/>
                  <w:szCs w:val="20"/>
                </w:rPr>
                <w:delText>1.</w:delText>
              </w:r>
              <w:r w:rsidDel="003C2221">
                <w:rPr>
                  <w:rFonts w:ascii="Times New Roman" w:hAnsi="Times New Roman" w:cs="Times New Roman"/>
                  <w:sz w:val="20"/>
                  <w:szCs w:val="20"/>
                </w:rPr>
                <w:delText>1</w:delText>
              </w:r>
              <w:r w:rsidRPr="00C20EF0" w:rsidDel="003C2221">
                <w:rPr>
                  <w:rFonts w:ascii="Times New Roman" w:hAnsi="Times New Roman" w:cs="Times New Roman"/>
                  <w:sz w:val="20"/>
                  <w:szCs w:val="20"/>
                </w:rPr>
                <w:delText>8 (</w:delText>
              </w:r>
              <w:r w:rsidDel="003C2221">
                <w:rPr>
                  <w:rFonts w:ascii="Times New Roman" w:hAnsi="Times New Roman" w:cs="Times New Roman"/>
                  <w:sz w:val="20"/>
                  <w:szCs w:val="20"/>
                </w:rPr>
                <w:delText>0.93</w:delText>
              </w:r>
              <w:r w:rsidRPr="00C20EF0" w:rsidDel="003C2221">
                <w:rPr>
                  <w:rFonts w:ascii="Times New Roman" w:hAnsi="Times New Roman" w:cs="Times New Roman"/>
                  <w:sz w:val="20"/>
                  <w:szCs w:val="20"/>
                </w:rPr>
                <w:delText>)</w:delText>
              </w:r>
            </w:del>
          </w:p>
        </w:tc>
      </w:tr>
      <w:tr w:rsidR="004327A2" w:rsidDel="003C2221" w14:paraId="4EB6E62F" w14:textId="72E84B08" w:rsidTr="00445A09">
        <w:trPr>
          <w:del w:id="2005" w:author="Audencio Victor Rafael" w:date="2025-10-26T01:54:00Z"/>
        </w:trPr>
        <w:tc>
          <w:tcPr>
            <w:tcW w:w="2972" w:type="dxa"/>
          </w:tcPr>
          <w:p w14:paraId="48606842" w14:textId="06E350B5" w:rsidR="004327A2" w:rsidRPr="006753A9" w:rsidDel="003C2221" w:rsidRDefault="004327A2" w:rsidP="00445A09">
            <w:pPr>
              <w:spacing w:line="276" w:lineRule="auto"/>
              <w:rPr>
                <w:del w:id="2006" w:author="Audencio Victor Rafael" w:date="2025-10-26T01:54:00Z" w16du:dateUtc="2025-10-26T01:54:00Z"/>
                <w:rFonts w:ascii="Times New Roman" w:hAnsi="Times New Roman" w:cs="Times New Roman"/>
                <w:sz w:val="20"/>
                <w:szCs w:val="20"/>
              </w:rPr>
            </w:pPr>
            <w:del w:id="2007" w:author="Audencio Victor Rafael" w:date="2025-10-26T01:54:00Z" w16du:dateUtc="2025-10-26T01:54:00Z">
              <w:r w:rsidRPr="006753A9" w:rsidDel="003C2221">
                <w:rPr>
                  <w:rFonts w:ascii="Times New Roman" w:hAnsi="Times New Roman" w:cs="Times New Roman"/>
                  <w:sz w:val="20"/>
                  <w:szCs w:val="20"/>
                </w:rPr>
                <w:delText>Moderately preterm (32</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33</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358C7EA0" w14:textId="4F29606C" w:rsidR="004327A2" w:rsidRPr="006753A9" w:rsidDel="003C2221" w:rsidRDefault="004327A2" w:rsidP="00445A09">
            <w:pPr>
              <w:spacing w:line="276" w:lineRule="auto"/>
              <w:jc w:val="center"/>
              <w:rPr>
                <w:del w:id="2008" w:author="Audencio Victor Rafael" w:date="2025-10-26T01:54:00Z" w16du:dateUtc="2025-10-26T01:54:00Z"/>
                <w:rFonts w:ascii="Times New Roman" w:hAnsi="Times New Roman" w:cs="Times New Roman"/>
                <w:sz w:val="20"/>
                <w:szCs w:val="20"/>
              </w:rPr>
            </w:pPr>
            <w:del w:id="2009" w:author="Audencio Victor Rafael" w:date="2025-10-26T01:54:00Z" w16du:dateUtc="2025-10-26T01:54:00Z">
              <w:r w:rsidRPr="00C20EF0" w:rsidDel="003C2221">
                <w:rPr>
                  <w:rFonts w:ascii="Times New Roman" w:hAnsi="Times New Roman" w:cs="Times New Roman"/>
                  <w:sz w:val="20"/>
                  <w:szCs w:val="20"/>
                </w:rPr>
                <w:delText>77</w:delText>
              </w:r>
            </w:del>
          </w:p>
        </w:tc>
        <w:tc>
          <w:tcPr>
            <w:tcW w:w="2693" w:type="dxa"/>
          </w:tcPr>
          <w:p w14:paraId="69E28103" w14:textId="1568856F" w:rsidR="004327A2" w:rsidRPr="006753A9" w:rsidDel="003C2221" w:rsidRDefault="004327A2" w:rsidP="00445A09">
            <w:pPr>
              <w:spacing w:line="276" w:lineRule="auto"/>
              <w:jc w:val="center"/>
              <w:rPr>
                <w:del w:id="2010" w:author="Audencio Victor Rafael" w:date="2025-10-26T01:54:00Z" w16du:dateUtc="2025-10-26T01:54:00Z"/>
                <w:rFonts w:ascii="Times New Roman" w:hAnsi="Times New Roman" w:cs="Times New Roman"/>
                <w:sz w:val="20"/>
                <w:szCs w:val="20"/>
              </w:rPr>
            </w:pPr>
            <w:del w:id="2011" w:author="Audencio Victor Rafael" w:date="2025-10-26T01:54:00Z" w16du:dateUtc="2025-10-26T01:54:00Z">
              <w:r w:rsidRPr="00C20EF0" w:rsidDel="003C2221">
                <w:rPr>
                  <w:rFonts w:ascii="Times New Roman" w:hAnsi="Times New Roman" w:cs="Times New Roman"/>
                  <w:sz w:val="20"/>
                  <w:szCs w:val="20"/>
                </w:rPr>
                <w:delText>-0.76 (1.54)</w:delText>
              </w:r>
            </w:del>
          </w:p>
        </w:tc>
        <w:tc>
          <w:tcPr>
            <w:tcW w:w="2268" w:type="dxa"/>
          </w:tcPr>
          <w:p w14:paraId="051C0D38" w14:textId="0484BA36" w:rsidR="004327A2" w:rsidRPr="006753A9" w:rsidDel="003C2221" w:rsidRDefault="004327A2" w:rsidP="00445A09">
            <w:pPr>
              <w:spacing w:line="276" w:lineRule="auto"/>
              <w:jc w:val="center"/>
              <w:rPr>
                <w:del w:id="2012" w:author="Audencio Victor Rafael" w:date="2025-10-26T01:54:00Z" w16du:dateUtc="2025-10-26T01:54:00Z"/>
                <w:rFonts w:ascii="Times New Roman" w:hAnsi="Times New Roman" w:cs="Times New Roman"/>
                <w:sz w:val="20"/>
                <w:szCs w:val="20"/>
              </w:rPr>
            </w:pPr>
            <w:del w:id="2013" w:author="Audencio Victor Rafael" w:date="2025-10-26T01:54:00Z" w16du:dateUtc="2025-10-26T01:54:00Z">
              <w:r w:rsidRPr="00C20EF0" w:rsidDel="003C2221">
                <w:rPr>
                  <w:rFonts w:ascii="Times New Roman" w:hAnsi="Times New Roman" w:cs="Times New Roman"/>
                  <w:sz w:val="20"/>
                  <w:szCs w:val="20"/>
                </w:rPr>
                <w:delText>1.52 (1.49)</w:delText>
              </w:r>
            </w:del>
          </w:p>
        </w:tc>
      </w:tr>
      <w:tr w:rsidR="004327A2" w:rsidDel="003C2221" w14:paraId="265D9F88" w14:textId="08EB893F" w:rsidTr="00445A09">
        <w:trPr>
          <w:del w:id="2014" w:author="Audencio Victor Rafael" w:date="2025-10-26T01:54:00Z"/>
        </w:trPr>
        <w:tc>
          <w:tcPr>
            <w:tcW w:w="2972" w:type="dxa"/>
          </w:tcPr>
          <w:p w14:paraId="7D12DAD3" w14:textId="55B791BC" w:rsidR="004327A2" w:rsidRPr="006753A9" w:rsidDel="003C2221" w:rsidRDefault="004327A2" w:rsidP="00445A09">
            <w:pPr>
              <w:spacing w:line="276" w:lineRule="auto"/>
              <w:rPr>
                <w:del w:id="2015" w:author="Audencio Victor Rafael" w:date="2025-10-26T01:54:00Z" w16du:dateUtc="2025-10-26T01:54:00Z"/>
                <w:rFonts w:ascii="Times New Roman" w:hAnsi="Times New Roman" w:cs="Times New Roman"/>
                <w:sz w:val="20"/>
                <w:szCs w:val="20"/>
              </w:rPr>
            </w:pPr>
            <w:del w:id="2016" w:author="Audencio Victor Rafael" w:date="2025-10-26T01:54:00Z" w16du:dateUtc="2025-10-26T01:54:00Z">
              <w:r w:rsidRPr="006753A9" w:rsidDel="003C2221">
                <w:rPr>
                  <w:rFonts w:ascii="Times New Roman" w:hAnsi="Times New Roman" w:cs="Times New Roman"/>
                  <w:sz w:val="20"/>
                  <w:szCs w:val="20"/>
                </w:rPr>
                <w:delText>Late preterm (34</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36</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5761CDEF" w14:textId="11B1FB66" w:rsidR="004327A2" w:rsidRPr="006753A9" w:rsidDel="003C2221" w:rsidRDefault="004327A2" w:rsidP="00445A09">
            <w:pPr>
              <w:spacing w:line="276" w:lineRule="auto"/>
              <w:jc w:val="center"/>
              <w:rPr>
                <w:del w:id="2017" w:author="Audencio Victor Rafael" w:date="2025-10-26T01:54:00Z" w16du:dateUtc="2025-10-26T01:54:00Z"/>
                <w:rFonts w:ascii="Times New Roman" w:hAnsi="Times New Roman" w:cs="Times New Roman"/>
                <w:sz w:val="20"/>
                <w:szCs w:val="20"/>
              </w:rPr>
            </w:pPr>
            <w:del w:id="2018" w:author="Audencio Victor Rafael" w:date="2025-10-26T01:54:00Z" w16du:dateUtc="2025-10-26T01:54:00Z">
              <w:r w:rsidRPr="00C20EF0" w:rsidDel="003C2221">
                <w:rPr>
                  <w:rFonts w:ascii="Times New Roman" w:hAnsi="Times New Roman" w:cs="Times New Roman"/>
                  <w:sz w:val="20"/>
                  <w:szCs w:val="20"/>
                </w:rPr>
                <w:delText>299</w:delText>
              </w:r>
            </w:del>
          </w:p>
        </w:tc>
        <w:tc>
          <w:tcPr>
            <w:tcW w:w="2693" w:type="dxa"/>
          </w:tcPr>
          <w:p w14:paraId="5E2623D0" w14:textId="2D983CDF" w:rsidR="004327A2" w:rsidRPr="006753A9" w:rsidDel="003C2221" w:rsidRDefault="004327A2" w:rsidP="00445A09">
            <w:pPr>
              <w:spacing w:line="276" w:lineRule="auto"/>
              <w:jc w:val="center"/>
              <w:rPr>
                <w:del w:id="2019" w:author="Audencio Victor Rafael" w:date="2025-10-26T01:54:00Z" w16du:dateUtc="2025-10-26T01:54:00Z"/>
                <w:rFonts w:ascii="Times New Roman" w:hAnsi="Times New Roman" w:cs="Times New Roman"/>
                <w:sz w:val="20"/>
                <w:szCs w:val="20"/>
              </w:rPr>
            </w:pPr>
            <w:del w:id="2020" w:author="Audencio Victor Rafael" w:date="2025-10-26T01:54:00Z" w16du:dateUtc="2025-10-26T01:54:00Z">
              <w:r w:rsidRPr="00C20EF0" w:rsidDel="003C2221">
                <w:rPr>
                  <w:rFonts w:ascii="Times New Roman" w:hAnsi="Times New Roman" w:cs="Times New Roman"/>
                  <w:sz w:val="20"/>
                  <w:szCs w:val="20"/>
                </w:rPr>
                <w:delText>-0.17 (1.16)</w:delText>
              </w:r>
            </w:del>
          </w:p>
        </w:tc>
        <w:tc>
          <w:tcPr>
            <w:tcW w:w="2268" w:type="dxa"/>
          </w:tcPr>
          <w:p w14:paraId="347DE322" w14:textId="4A49B683" w:rsidR="004327A2" w:rsidRPr="006753A9" w:rsidDel="003C2221" w:rsidRDefault="004327A2" w:rsidP="00445A09">
            <w:pPr>
              <w:spacing w:line="276" w:lineRule="auto"/>
              <w:jc w:val="center"/>
              <w:rPr>
                <w:del w:id="2021" w:author="Audencio Victor Rafael" w:date="2025-10-26T01:54:00Z" w16du:dateUtc="2025-10-26T01:54:00Z"/>
                <w:rFonts w:ascii="Times New Roman" w:hAnsi="Times New Roman" w:cs="Times New Roman"/>
                <w:sz w:val="20"/>
                <w:szCs w:val="20"/>
              </w:rPr>
            </w:pPr>
            <w:del w:id="2022" w:author="Audencio Victor Rafael" w:date="2025-10-26T01:54:00Z" w16du:dateUtc="2025-10-26T01:54:00Z">
              <w:r w:rsidRPr="00C20EF0" w:rsidDel="003C2221">
                <w:rPr>
                  <w:rFonts w:ascii="Times New Roman" w:hAnsi="Times New Roman" w:cs="Times New Roman"/>
                  <w:sz w:val="20"/>
                  <w:szCs w:val="20"/>
                </w:rPr>
                <w:delText>1.12 (1.09)</w:delText>
              </w:r>
            </w:del>
          </w:p>
        </w:tc>
      </w:tr>
      <w:tr w:rsidR="004327A2" w:rsidDel="003C2221" w14:paraId="088CFECF" w14:textId="0F329AA4" w:rsidTr="00445A09">
        <w:trPr>
          <w:del w:id="2023" w:author="Audencio Victor Rafael" w:date="2025-10-26T01:54:00Z"/>
        </w:trPr>
        <w:tc>
          <w:tcPr>
            <w:tcW w:w="2972" w:type="dxa"/>
          </w:tcPr>
          <w:p w14:paraId="6F7AC117" w14:textId="7C22429F" w:rsidR="004327A2" w:rsidRPr="006753A9" w:rsidDel="003C2221" w:rsidRDefault="004327A2" w:rsidP="00445A09">
            <w:pPr>
              <w:spacing w:line="276" w:lineRule="auto"/>
              <w:rPr>
                <w:del w:id="2024" w:author="Audencio Victor Rafael" w:date="2025-10-26T01:54:00Z" w16du:dateUtc="2025-10-26T01:54:00Z"/>
                <w:rFonts w:ascii="Times New Roman" w:hAnsi="Times New Roman" w:cs="Times New Roman"/>
                <w:sz w:val="20"/>
                <w:szCs w:val="20"/>
              </w:rPr>
            </w:pPr>
            <w:del w:id="2025" w:author="Audencio Victor Rafael" w:date="2025-10-26T01:54:00Z" w16du:dateUtc="2025-10-26T01:54:00Z">
              <w:r w:rsidRPr="006753A9" w:rsidDel="003C2221">
                <w:rPr>
                  <w:rFonts w:ascii="Times New Roman" w:hAnsi="Times New Roman" w:cs="Times New Roman"/>
                  <w:b/>
                  <w:bCs/>
                  <w:sz w:val="20"/>
                  <w:szCs w:val="20"/>
                </w:rPr>
                <w:delText>Term (37</w:delText>
              </w:r>
              <w:r w:rsidRPr="006753A9" w:rsidDel="003C2221">
                <w:rPr>
                  <w:rFonts w:ascii="Times New Roman" w:hAnsi="Times New Roman" w:cs="Times New Roman"/>
                  <w:b/>
                  <w:bCs/>
                  <w:sz w:val="20"/>
                  <w:szCs w:val="20"/>
                  <w:vertAlign w:val="superscript"/>
                </w:rPr>
                <w:delText>+0</w:delText>
              </w:r>
              <w:r w:rsidRPr="006753A9" w:rsidDel="003C2221">
                <w:rPr>
                  <w:rFonts w:ascii="Times New Roman" w:hAnsi="Times New Roman" w:cs="Times New Roman"/>
                  <w:b/>
                  <w:bCs/>
                  <w:sz w:val="20"/>
                  <w:szCs w:val="20"/>
                </w:rPr>
                <w:delText xml:space="preserve"> to 42</w:delText>
              </w:r>
              <w:r w:rsidRPr="006753A9" w:rsidDel="003C2221">
                <w:rPr>
                  <w:rFonts w:ascii="Times New Roman" w:hAnsi="Times New Roman" w:cs="Times New Roman"/>
                  <w:b/>
                  <w:bCs/>
                  <w:sz w:val="20"/>
                  <w:szCs w:val="20"/>
                  <w:vertAlign w:val="superscript"/>
                </w:rPr>
                <w:delText>+⁶</w:delText>
              </w:r>
              <w:r w:rsidRPr="006753A9" w:rsidDel="003C2221">
                <w:rPr>
                  <w:rFonts w:ascii="Times New Roman" w:hAnsi="Times New Roman" w:cs="Times New Roman"/>
                  <w:b/>
                  <w:bCs/>
                  <w:sz w:val="20"/>
                  <w:szCs w:val="20"/>
                </w:rPr>
                <w:delText>)</w:delText>
              </w:r>
            </w:del>
          </w:p>
        </w:tc>
        <w:tc>
          <w:tcPr>
            <w:tcW w:w="1134" w:type="dxa"/>
          </w:tcPr>
          <w:p w14:paraId="534E745C" w14:textId="6E872E45" w:rsidR="004327A2" w:rsidRPr="006753A9" w:rsidDel="003C2221" w:rsidRDefault="004327A2" w:rsidP="00445A09">
            <w:pPr>
              <w:spacing w:line="276" w:lineRule="auto"/>
              <w:jc w:val="center"/>
              <w:rPr>
                <w:del w:id="2026" w:author="Audencio Victor Rafael" w:date="2025-10-26T01:54:00Z" w16du:dateUtc="2025-10-26T01:54:00Z"/>
                <w:rFonts w:ascii="Times New Roman" w:hAnsi="Times New Roman" w:cs="Times New Roman"/>
                <w:sz w:val="20"/>
                <w:szCs w:val="20"/>
              </w:rPr>
            </w:pPr>
            <w:del w:id="2027" w:author="Audencio Victor Rafael" w:date="2025-10-26T01:54:00Z" w16du:dateUtc="2025-10-26T01:54:00Z">
              <w:r w:rsidRPr="00C20EF0" w:rsidDel="003C2221">
                <w:rPr>
                  <w:rFonts w:ascii="Times New Roman" w:hAnsi="Times New Roman" w:cs="Times New Roman"/>
                  <w:sz w:val="20"/>
                  <w:szCs w:val="20"/>
                </w:rPr>
                <w:delText>432</w:delText>
              </w:r>
            </w:del>
          </w:p>
        </w:tc>
        <w:tc>
          <w:tcPr>
            <w:tcW w:w="2693" w:type="dxa"/>
          </w:tcPr>
          <w:p w14:paraId="03D2C192" w14:textId="5A5E4994" w:rsidR="004327A2" w:rsidRPr="006753A9" w:rsidDel="003C2221" w:rsidRDefault="004327A2" w:rsidP="00445A09">
            <w:pPr>
              <w:spacing w:line="276" w:lineRule="auto"/>
              <w:jc w:val="center"/>
              <w:rPr>
                <w:del w:id="2028" w:author="Audencio Victor Rafael" w:date="2025-10-26T01:54:00Z" w16du:dateUtc="2025-10-26T01:54:00Z"/>
                <w:rFonts w:ascii="Times New Roman" w:hAnsi="Times New Roman" w:cs="Times New Roman"/>
                <w:sz w:val="20"/>
                <w:szCs w:val="20"/>
              </w:rPr>
            </w:pPr>
            <w:del w:id="2029" w:author="Audencio Victor Rafael" w:date="2025-10-26T01:54:00Z" w16du:dateUtc="2025-10-26T01:54:00Z">
              <w:r w:rsidRPr="00C20EF0" w:rsidDel="003C2221">
                <w:rPr>
                  <w:rFonts w:ascii="Times New Roman" w:hAnsi="Times New Roman" w:cs="Times New Roman"/>
                  <w:sz w:val="20"/>
                  <w:szCs w:val="20"/>
                </w:rPr>
                <w:delText>0.</w:delText>
              </w:r>
              <w:r w:rsidDel="003C2221">
                <w:rPr>
                  <w:rFonts w:ascii="Times New Roman" w:hAnsi="Times New Roman" w:cs="Times New Roman"/>
                  <w:sz w:val="20"/>
                  <w:szCs w:val="20"/>
                </w:rPr>
                <w:delText>1</w:delText>
              </w:r>
              <w:r w:rsidRPr="00C20EF0" w:rsidDel="003C2221">
                <w:rPr>
                  <w:rFonts w:ascii="Times New Roman" w:hAnsi="Times New Roman" w:cs="Times New Roman"/>
                  <w:sz w:val="20"/>
                  <w:szCs w:val="20"/>
                </w:rPr>
                <w:delText>9 (1.14)</w:delText>
              </w:r>
            </w:del>
          </w:p>
        </w:tc>
        <w:tc>
          <w:tcPr>
            <w:tcW w:w="2268" w:type="dxa"/>
          </w:tcPr>
          <w:p w14:paraId="308507CA" w14:textId="3229F898" w:rsidR="004327A2" w:rsidRPr="006753A9" w:rsidDel="003C2221" w:rsidRDefault="004327A2" w:rsidP="00445A09">
            <w:pPr>
              <w:spacing w:line="276" w:lineRule="auto"/>
              <w:jc w:val="center"/>
              <w:rPr>
                <w:del w:id="2030" w:author="Audencio Victor Rafael" w:date="2025-10-26T01:54:00Z" w16du:dateUtc="2025-10-26T01:54:00Z"/>
                <w:rFonts w:ascii="Times New Roman" w:hAnsi="Times New Roman" w:cs="Times New Roman"/>
                <w:sz w:val="20"/>
                <w:szCs w:val="20"/>
              </w:rPr>
            </w:pPr>
            <w:del w:id="2031" w:author="Audencio Victor Rafael" w:date="2025-10-26T01:54:00Z" w16du:dateUtc="2025-10-26T01:54:00Z">
              <w:r w:rsidRPr="00C20EF0" w:rsidDel="003C2221">
                <w:rPr>
                  <w:rFonts w:ascii="Times New Roman" w:hAnsi="Times New Roman" w:cs="Times New Roman"/>
                  <w:sz w:val="20"/>
                  <w:szCs w:val="20"/>
                </w:rPr>
                <w:delText>0.62 (1.06)</w:delText>
              </w:r>
            </w:del>
          </w:p>
        </w:tc>
      </w:tr>
      <w:tr w:rsidR="004327A2" w:rsidDel="003C2221" w14:paraId="626D4B23" w14:textId="5AB55AC0" w:rsidTr="00445A09">
        <w:trPr>
          <w:del w:id="2032" w:author="Audencio Victor Rafael" w:date="2025-10-26T01:54:00Z"/>
        </w:trPr>
        <w:tc>
          <w:tcPr>
            <w:tcW w:w="2972" w:type="dxa"/>
          </w:tcPr>
          <w:p w14:paraId="2601C538" w14:textId="44058C00" w:rsidR="004327A2" w:rsidRPr="006753A9" w:rsidDel="003C2221" w:rsidRDefault="004327A2" w:rsidP="00445A09">
            <w:pPr>
              <w:spacing w:line="276" w:lineRule="auto"/>
              <w:rPr>
                <w:del w:id="2033" w:author="Audencio Victor Rafael" w:date="2025-10-26T01:54:00Z" w16du:dateUtc="2025-10-26T01:54:00Z"/>
                <w:rFonts w:ascii="Times New Roman" w:hAnsi="Times New Roman" w:cs="Times New Roman"/>
                <w:sz w:val="20"/>
                <w:szCs w:val="20"/>
              </w:rPr>
            </w:pPr>
            <w:del w:id="2034" w:author="Audencio Victor Rafael" w:date="2025-10-26T01:54:00Z" w16du:dateUtc="2025-10-26T01:54:00Z">
              <w:r w:rsidRPr="006753A9" w:rsidDel="003C2221">
                <w:rPr>
                  <w:rFonts w:ascii="Times New Roman" w:hAnsi="Times New Roman" w:cs="Times New Roman"/>
                  <w:sz w:val="20"/>
                  <w:szCs w:val="20"/>
                </w:rPr>
                <w:delText>Early term (37</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38</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2CF7C1EC" w14:textId="4CFB3CCF" w:rsidR="004327A2" w:rsidRPr="006753A9" w:rsidDel="003C2221" w:rsidRDefault="004327A2" w:rsidP="00445A09">
            <w:pPr>
              <w:spacing w:line="276" w:lineRule="auto"/>
              <w:jc w:val="center"/>
              <w:rPr>
                <w:del w:id="2035" w:author="Audencio Victor Rafael" w:date="2025-10-26T01:54:00Z" w16du:dateUtc="2025-10-26T01:54:00Z"/>
                <w:rFonts w:ascii="Times New Roman" w:hAnsi="Times New Roman" w:cs="Times New Roman"/>
                <w:sz w:val="20"/>
                <w:szCs w:val="20"/>
              </w:rPr>
            </w:pPr>
            <w:del w:id="2036" w:author="Audencio Victor Rafael" w:date="2025-10-26T01:54:00Z" w16du:dateUtc="2025-10-26T01:54:00Z">
              <w:r w:rsidRPr="00C20EF0" w:rsidDel="003C2221">
                <w:rPr>
                  <w:rFonts w:ascii="Times New Roman" w:hAnsi="Times New Roman" w:cs="Times New Roman"/>
                  <w:sz w:val="20"/>
                  <w:szCs w:val="20"/>
                </w:rPr>
                <w:delText>268</w:delText>
              </w:r>
            </w:del>
          </w:p>
        </w:tc>
        <w:tc>
          <w:tcPr>
            <w:tcW w:w="2693" w:type="dxa"/>
          </w:tcPr>
          <w:p w14:paraId="37D746A3" w14:textId="2FDF96B3" w:rsidR="004327A2" w:rsidRPr="006753A9" w:rsidDel="003C2221" w:rsidRDefault="004327A2" w:rsidP="00445A09">
            <w:pPr>
              <w:spacing w:line="276" w:lineRule="auto"/>
              <w:jc w:val="center"/>
              <w:rPr>
                <w:del w:id="2037" w:author="Audencio Victor Rafael" w:date="2025-10-26T01:54:00Z" w16du:dateUtc="2025-10-26T01:54:00Z"/>
                <w:rFonts w:ascii="Times New Roman" w:hAnsi="Times New Roman" w:cs="Times New Roman"/>
                <w:sz w:val="20"/>
                <w:szCs w:val="20"/>
              </w:rPr>
            </w:pPr>
            <w:del w:id="2038" w:author="Audencio Victor Rafael" w:date="2025-10-26T01:54:00Z" w16du:dateUtc="2025-10-26T01:54:00Z">
              <w:r w:rsidRPr="00C20EF0" w:rsidDel="003C2221">
                <w:rPr>
                  <w:rFonts w:ascii="Times New Roman" w:hAnsi="Times New Roman" w:cs="Times New Roman"/>
                  <w:sz w:val="20"/>
                  <w:szCs w:val="20"/>
                </w:rPr>
                <w:delText>-0.09 (1.11)</w:delText>
              </w:r>
            </w:del>
          </w:p>
        </w:tc>
        <w:tc>
          <w:tcPr>
            <w:tcW w:w="2268" w:type="dxa"/>
          </w:tcPr>
          <w:p w14:paraId="00DA8BA2" w14:textId="2FF164D0" w:rsidR="004327A2" w:rsidRPr="006753A9" w:rsidDel="003C2221" w:rsidRDefault="004327A2" w:rsidP="00445A09">
            <w:pPr>
              <w:spacing w:line="276" w:lineRule="auto"/>
              <w:jc w:val="center"/>
              <w:rPr>
                <w:del w:id="2039" w:author="Audencio Victor Rafael" w:date="2025-10-26T01:54:00Z" w16du:dateUtc="2025-10-26T01:54:00Z"/>
                <w:rFonts w:ascii="Times New Roman" w:hAnsi="Times New Roman" w:cs="Times New Roman"/>
                <w:sz w:val="20"/>
                <w:szCs w:val="20"/>
              </w:rPr>
            </w:pPr>
            <w:del w:id="2040" w:author="Audencio Victor Rafael" w:date="2025-10-26T01:54:00Z" w16du:dateUtc="2025-10-26T01:54:00Z">
              <w:r w:rsidRPr="00C20EF0" w:rsidDel="003C2221">
                <w:rPr>
                  <w:rFonts w:ascii="Times New Roman" w:hAnsi="Times New Roman" w:cs="Times New Roman"/>
                  <w:sz w:val="20"/>
                  <w:szCs w:val="20"/>
                </w:rPr>
                <w:delText>0.6</w:delText>
              </w:r>
              <w:r w:rsidDel="003C2221">
                <w:rPr>
                  <w:rFonts w:ascii="Times New Roman" w:hAnsi="Times New Roman" w:cs="Times New Roman"/>
                  <w:sz w:val="20"/>
                  <w:szCs w:val="20"/>
                </w:rPr>
                <w:delText>4</w:delText>
              </w:r>
              <w:r w:rsidRPr="00C20EF0" w:rsidDel="003C2221">
                <w:rPr>
                  <w:rFonts w:ascii="Times New Roman" w:hAnsi="Times New Roman" w:cs="Times New Roman"/>
                  <w:sz w:val="20"/>
                  <w:szCs w:val="20"/>
                </w:rPr>
                <w:delText xml:space="preserve"> (1.07)</w:delText>
              </w:r>
            </w:del>
          </w:p>
        </w:tc>
      </w:tr>
      <w:tr w:rsidR="004327A2" w:rsidDel="003C2221" w14:paraId="07097712" w14:textId="123F8A00" w:rsidTr="00445A09">
        <w:trPr>
          <w:del w:id="2041" w:author="Audencio Victor Rafael" w:date="2025-10-26T01:54:00Z"/>
        </w:trPr>
        <w:tc>
          <w:tcPr>
            <w:tcW w:w="2972" w:type="dxa"/>
          </w:tcPr>
          <w:p w14:paraId="666EA3F5" w14:textId="1171464A" w:rsidR="004327A2" w:rsidRPr="006753A9" w:rsidDel="003C2221" w:rsidRDefault="004327A2" w:rsidP="00445A09">
            <w:pPr>
              <w:spacing w:line="276" w:lineRule="auto"/>
              <w:rPr>
                <w:del w:id="2042" w:author="Audencio Victor Rafael" w:date="2025-10-26T01:54:00Z" w16du:dateUtc="2025-10-26T01:54:00Z"/>
                <w:rFonts w:ascii="Times New Roman" w:hAnsi="Times New Roman" w:cs="Times New Roman"/>
                <w:sz w:val="20"/>
                <w:szCs w:val="20"/>
              </w:rPr>
            </w:pPr>
            <w:del w:id="2043" w:author="Audencio Victor Rafael" w:date="2025-10-26T01:54:00Z" w16du:dateUtc="2025-10-26T01:54:00Z">
              <w:r w:rsidRPr="006753A9" w:rsidDel="003C2221">
                <w:rPr>
                  <w:rFonts w:ascii="Times New Roman" w:hAnsi="Times New Roman" w:cs="Times New Roman"/>
                  <w:sz w:val="20"/>
                  <w:szCs w:val="20"/>
                </w:rPr>
                <w:delText>Full term (39</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40</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3D94EA16" w14:textId="0A445179" w:rsidR="004327A2" w:rsidRPr="006753A9" w:rsidDel="003C2221" w:rsidRDefault="004327A2" w:rsidP="00445A09">
            <w:pPr>
              <w:spacing w:line="276" w:lineRule="auto"/>
              <w:jc w:val="center"/>
              <w:rPr>
                <w:del w:id="2044" w:author="Audencio Victor Rafael" w:date="2025-10-26T01:54:00Z" w16du:dateUtc="2025-10-26T01:54:00Z"/>
                <w:rFonts w:ascii="Times New Roman" w:hAnsi="Times New Roman" w:cs="Times New Roman"/>
                <w:sz w:val="20"/>
                <w:szCs w:val="20"/>
              </w:rPr>
            </w:pPr>
            <w:del w:id="2045" w:author="Audencio Victor Rafael" w:date="2025-10-26T01:54:00Z" w16du:dateUtc="2025-10-26T01:54:00Z">
              <w:r w:rsidRPr="00C20EF0" w:rsidDel="003C2221">
                <w:rPr>
                  <w:rFonts w:ascii="Times New Roman" w:hAnsi="Times New Roman" w:cs="Times New Roman"/>
                  <w:sz w:val="20"/>
                  <w:szCs w:val="20"/>
                </w:rPr>
                <w:delText>139</w:delText>
              </w:r>
            </w:del>
          </w:p>
        </w:tc>
        <w:tc>
          <w:tcPr>
            <w:tcW w:w="2693" w:type="dxa"/>
          </w:tcPr>
          <w:p w14:paraId="14E5200B" w14:textId="77B5AA1D" w:rsidR="004327A2" w:rsidRPr="006753A9" w:rsidDel="003C2221" w:rsidRDefault="004327A2" w:rsidP="00445A09">
            <w:pPr>
              <w:spacing w:line="276" w:lineRule="auto"/>
              <w:jc w:val="center"/>
              <w:rPr>
                <w:del w:id="2046" w:author="Audencio Victor Rafael" w:date="2025-10-26T01:54:00Z" w16du:dateUtc="2025-10-26T01:54:00Z"/>
                <w:rFonts w:ascii="Times New Roman" w:hAnsi="Times New Roman" w:cs="Times New Roman"/>
                <w:sz w:val="20"/>
                <w:szCs w:val="20"/>
              </w:rPr>
            </w:pPr>
            <w:del w:id="2047" w:author="Audencio Victor Rafael" w:date="2025-10-26T01:54:00Z" w16du:dateUtc="2025-10-26T01:54:00Z">
              <w:r w:rsidRPr="00C20EF0" w:rsidDel="003C2221">
                <w:rPr>
                  <w:rFonts w:ascii="Times New Roman" w:hAnsi="Times New Roman" w:cs="Times New Roman"/>
                  <w:sz w:val="20"/>
                  <w:szCs w:val="20"/>
                </w:rPr>
                <w:delText>0.56 (1.04)</w:delText>
              </w:r>
            </w:del>
          </w:p>
        </w:tc>
        <w:tc>
          <w:tcPr>
            <w:tcW w:w="2268" w:type="dxa"/>
          </w:tcPr>
          <w:p w14:paraId="00790F7D" w14:textId="5FD53AD9" w:rsidR="004327A2" w:rsidRPr="006753A9" w:rsidDel="003C2221" w:rsidRDefault="004327A2" w:rsidP="00445A09">
            <w:pPr>
              <w:spacing w:line="276" w:lineRule="auto"/>
              <w:jc w:val="center"/>
              <w:rPr>
                <w:del w:id="2048" w:author="Audencio Victor Rafael" w:date="2025-10-26T01:54:00Z" w16du:dateUtc="2025-10-26T01:54:00Z"/>
                <w:rFonts w:ascii="Times New Roman" w:hAnsi="Times New Roman" w:cs="Times New Roman"/>
                <w:sz w:val="20"/>
                <w:szCs w:val="20"/>
              </w:rPr>
            </w:pPr>
            <w:del w:id="2049" w:author="Audencio Victor Rafael" w:date="2025-10-26T01:54:00Z" w16du:dateUtc="2025-10-26T01:54:00Z">
              <w:r w:rsidRPr="00C20EF0" w:rsidDel="003C2221">
                <w:rPr>
                  <w:rFonts w:ascii="Times New Roman" w:hAnsi="Times New Roman" w:cs="Times New Roman"/>
                  <w:sz w:val="20"/>
                  <w:szCs w:val="20"/>
                </w:rPr>
                <w:delText>0.</w:delText>
              </w:r>
              <w:r w:rsidDel="003C2221">
                <w:rPr>
                  <w:rFonts w:ascii="Times New Roman" w:hAnsi="Times New Roman" w:cs="Times New Roman"/>
                  <w:sz w:val="20"/>
                  <w:szCs w:val="20"/>
                </w:rPr>
                <w:delText>59</w:delText>
              </w:r>
              <w:r w:rsidRPr="00C20EF0" w:rsidDel="003C2221">
                <w:rPr>
                  <w:rFonts w:ascii="Times New Roman" w:hAnsi="Times New Roman" w:cs="Times New Roman"/>
                  <w:sz w:val="20"/>
                  <w:szCs w:val="20"/>
                </w:rPr>
                <w:delText xml:space="preserve"> (1.09)</w:delText>
              </w:r>
            </w:del>
          </w:p>
        </w:tc>
      </w:tr>
      <w:tr w:rsidR="004327A2" w:rsidDel="003C2221" w14:paraId="198EE2C6" w14:textId="17E5BAD2" w:rsidTr="00445A09">
        <w:trPr>
          <w:del w:id="2050" w:author="Audencio Victor Rafael" w:date="2025-10-26T01:54:00Z"/>
        </w:trPr>
        <w:tc>
          <w:tcPr>
            <w:tcW w:w="2972" w:type="dxa"/>
          </w:tcPr>
          <w:p w14:paraId="3CFD1E64" w14:textId="699BCF86" w:rsidR="004327A2" w:rsidRPr="006753A9" w:rsidDel="003C2221" w:rsidRDefault="004327A2" w:rsidP="00445A09">
            <w:pPr>
              <w:spacing w:line="276" w:lineRule="auto"/>
              <w:rPr>
                <w:del w:id="2051" w:author="Audencio Victor Rafael" w:date="2025-10-26T01:54:00Z" w16du:dateUtc="2025-10-26T01:54:00Z"/>
                <w:rFonts w:ascii="Times New Roman" w:hAnsi="Times New Roman" w:cs="Times New Roman"/>
                <w:sz w:val="20"/>
                <w:szCs w:val="20"/>
              </w:rPr>
            </w:pPr>
            <w:del w:id="2052" w:author="Audencio Victor Rafael" w:date="2025-10-26T01:54:00Z" w16du:dateUtc="2025-10-26T01:54:00Z">
              <w:r w:rsidRPr="006753A9" w:rsidDel="003C2221">
                <w:rPr>
                  <w:rFonts w:ascii="Times New Roman" w:hAnsi="Times New Roman" w:cs="Times New Roman"/>
                  <w:sz w:val="20"/>
                  <w:szCs w:val="20"/>
                </w:rPr>
                <w:delText>Late term (4</w:delText>
              </w:r>
              <w:r w:rsidDel="003C2221">
                <w:rPr>
                  <w:rFonts w:ascii="Times New Roman" w:hAnsi="Times New Roman" w:cs="Times New Roman"/>
                  <w:sz w:val="20"/>
                  <w:szCs w:val="20"/>
                </w:rPr>
                <w:delText>1</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42</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5583B832" w14:textId="3E967159" w:rsidR="004327A2" w:rsidRPr="006753A9" w:rsidDel="003C2221" w:rsidRDefault="004327A2" w:rsidP="00445A09">
            <w:pPr>
              <w:spacing w:line="276" w:lineRule="auto"/>
              <w:jc w:val="center"/>
              <w:rPr>
                <w:del w:id="2053" w:author="Audencio Victor Rafael" w:date="2025-10-26T01:54:00Z" w16du:dateUtc="2025-10-26T01:54:00Z"/>
                <w:rFonts w:ascii="Times New Roman" w:hAnsi="Times New Roman" w:cs="Times New Roman"/>
                <w:sz w:val="20"/>
                <w:szCs w:val="20"/>
              </w:rPr>
            </w:pPr>
            <w:del w:id="2054" w:author="Audencio Victor Rafael" w:date="2025-10-26T01:54:00Z" w16du:dateUtc="2025-10-26T01:54:00Z">
              <w:r w:rsidRPr="00C20EF0" w:rsidDel="003C2221">
                <w:rPr>
                  <w:rFonts w:ascii="Times New Roman" w:hAnsi="Times New Roman" w:cs="Times New Roman"/>
                  <w:sz w:val="20"/>
                  <w:szCs w:val="20"/>
                </w:rPr>
                <w:delText>25</w:delText>
              </w:r>
            </w:del>
          </w:p>
        </w:tc>
        <w:tc>
          <w:tcPr>
            <w:tcW w:w="2693" w:type="dxa"/>
          </w:tcPr>
          <w:p w14:paraId="393E3626" w14:textId="5D19FD72" w:rsidR="004327A2" w:rsidRPr="006753A9" w:rsidDel="003C2221" w:rsidRDefault="004327A2" w:rsidP="00445A09">
            <w:pPr>
              <w:spacing w:line="276" w:lineRule="auto"/>
              <w:jc w:val="center"/>
              <w:rPr>
                <w:del w:id="2055" w:author="Audencio Victor Rafael" w:date="2025-10-26T01:54:00Z" w16du:dateUtc="2025-10-26T01:54:00Z"/>
                <w:rFonts w:ascii="Times New Roman" w:hAnsi="Times New Roman" w:cs="Times New Roman"/>
                <w:sz w:val="20"/>
                <w:szCs w:val="20"/>
              </w:rPr>
            </w:pPr>
            <w:del w:id="2056" w:author="Audencio Victor Rafael" w:date="2025-10-26T01:54:00Z" w16du:dateUtc="2025-10-26T01:54:00Z">
              <w:r w:rsidRPr="00C20EF0" w:rsidDel="003C2221">
                <w:rPr>
                  <w:rFonts w:ascii="Times New Roman" w:hAnsi="Times New Roman" w:cs="Times New Roman"/>
                  <w:sz w:val="20"/>
                  <w:szCs w:val="20"/>
                </w:rPr>
                <w:delText>1.16 (0.8)</w:delText>
              </w:r>
            </w:del>
          </w:p>
        </w:tc>
        <w:tc>
          <w:tcPr>
            <w:tcW w:w="2268" w:type="dxa"/>
          </w:tcPr>
          <w:p w14:paraId="5965E5B1" w14:textId="08E6C379" w:rsidR="004327A2" w:rsidRPr="006753A9" w:rsidDel="003C2221" w:rsidRDefault="004327A2" w:rsidP="00445A09">
            <w:pPr>
              <w:spacing w:line="276" w:lineRule="auto"/>
              <w:jc w:val="center"/>
              <w:rPr>
                <w:del w:id="2057" w:author="Audencio Victor Rafael" w:date="2025-10-26T01:54:00Z" w16du:dateUtc="2025-10-26T01:54:00Z"/>
                <w:rFonts w:ascii="Times New Roman" w:hAnsi="Times New Roman" w:cs="Times New Roman"/>
                <w:sz w:val="20"/>
                <w:szCs w:val="20"/>
              </w:rPr>
            </w:pPr>
            <w:del w:id="2058" w:author="Audencio Victor Rafael" w:date="2025-10-26T01:54:00Z" w16du:dateUtc="2025-10-26T01:54:00Z">
              <w:r w:rsidRPr="00C20EF0" w:rsidDel="003C2221">
                <w:rPr>
                  <w:rFonts w:ascii="Times New Roman" w:hAnsi="Times New Roman" w:cs="Times New Roman"/>
                  <w:sz w:val="20"/>
                  <w:szCs w:val="20"/>
                </w:rPr>
                <w:delText>0.53 (0.8</w:delText>
              </w:r>
              <w:r w:rsidDel="003C2221">
                <w:rPr>
                  <w:rFonts w:ascii="Times New Roman" w:hAnsi="Times New Roman" w:cs="Times New Roman"/>
                  <w:sz w:val="20"/>
                  <w:szCs w:val="20"/>
                </w:rPr>
                <w:delText>1</w:delText>
              </w:r>
              <w:r w:rsidRPr="00C20EF0" w:rsidDel="003C2221">
                <w:rPr>
                  <w:rFonts w:ascii="Times New Roman" w:hAnsi="Times New Roman" w:cs="Times New Roman"/>
                  <w:sz w:val="20"/>
                  <w:szCs w:val="20"/>
                </w:rPr>
                <w:delText>)</w:delText>
              </w:r>
            </w:del>
          </w:p>
        </w:tc>
      </w:tr>
      <w:tr w:rsidR="004327A2" w:rsidDel="003C2221" w14:paraId="587F97DD" w14:textId="76962CBD" w:rsidTr="00445A09">
        <w:trPr>
          <w:del w:id="2059" w:author="Audencio Victor Rafael" w:date="2025-10-26T01:54:00Z"/>
        </w:trPr>
        <w:tc>
          <w:tcPr>
            <w:tcW w:w="2972" w:type="dxa"/>
            <w:shd w:val="clear" w:color="auto" w:fill="D9D9D9" w:themeFill="background1" w:themeFillShade="D9"/>
          </w:tcPr>
          <w:p w14:paraId="199E9043" w14:textId="30174E09" w:rsidR="004327A2" w:rsidRPr="006753A9" w:rsidDel="003C2221" w:rsidRDefault="004327A2" w:rsidP="00445A09">
            <w:pPr>
              <w:spacing w:line="276" w:lineRule="auto"/>
              <w:rPr>
                <w:del w:id="2060" w:author="Audencio Victor Rafael" w:date="2025-10-26T01:54:00Z" w16du:dateUtc="2025-10-26T01:54:00Z"/>
                <w:rFonts w:ascii="Times New Roman" w:hAnsi="Times New Roman" w:cs="Times New Roman"/>
                <w:sz w:val="20"/>
                <w:szCs w:val="20"/>
              </w:rPr>
            </w:pPr>
            <w:del w:id="2061" w:author="Audencio Victor Rafael" w:date="2025-10-26T01:54:00Z" w16du:dateUtc="2025-10-26T01:54:00Z">
              <w:r w:rsidDel="003C2221">
                <w:rPr>
                  <w:rFonts w:ascii="Times New Roman" w:hAnsi="Times New Roman" w:cs="Times New Roman"/>
                  <w:sz w:val="20"/>
                  <w:szCs w:val="20"/>
                </w:rPr>
                <w:delText>Head circumference-for-age z-score</w:delText>
              </w:r>
            </w:del>
          </w:p>
        </w:tc>
        <w:tc>
          <w:tcPr>
            <w:tcW w:w="1134" w:type="dxa"/>
            <w:shd w:val="clear" w:color="auto" w:fill="D9D9D9" w:themeFill="background1" w:themeFillShade="D9"/>
          </w:tcPr>
          <w:p w14:paraId="73111502" w14:textId="091978B4" w:rsidR="004327A2" w:rsidRPr="006753A9" w:rsidDel="003C2221" w:rsidRDefault="004327A2" w:rsidP="00445A09">
            <w:pPr>
              <w:spacing w:line="276" w:lineRule="auto"/>
              <w:jc w:val="center"/>
              <w:rPr>
                <w:del w:id="2062" w:author="Audencio Victor Rafael" w:date="2025-10-26T01:54:00Z" w16du:dateUtc="2025-10-26T01:54:00Z"/>
                <w:rFonts w:ascii="Times New Roman" w:hAnsi="Times New Roman" w:cs="Times New Roman"/>
                <w:sz w:val="20"/>
                <w:szCs w:val="20"/>
              </w:rPr>
            </w:pPr>
          </w:p>
        </w:tc>
        <w:tc>
          <w:tcPr>
            <w:tcW w:w="2693" w:type="dxa"/>
            <w:shd w:val="clear" w:color="auto" w:fill="D9D9D9" w:themeFill="background1" w:themeFillShade="D9"/>
          </w:tcPr>
          <w:p w14:paraId="715FD02E" w14:textId="3138452B" w:rsidR="004327A2" w:rsidRPr="006753A9" w:rsidDel="003C2221" w:rsidRDefault="004327A2" w:rsidP="00445A09">
            <w:pPr>
              <w:spacing w:line="276" w:lineRule="auto"/>
              <w:jc w:val="center"/>
              <w:rPr>
                <w:del w:id="2063" w:author="Audencio Victor Rafael" w:date="2025-10-26T01:54:00Z" w16du:dateUtc="2025-10-26T01:54:00Z"/>
                <w:rFonts w:ascii="Times New Roman" w:hAnsi="Times New Roman" w:cs="Times New Roman"/>
                <w:sz w:val="20"/>
                <w:szCs w:val="20"/>
              </w:rPr>
            </w:pPr>
          </w:p>
        </w:tc>
        <w:tc>
          <w:tcPr>
            <w:tcW w:w="2268" w:type="dxa"/>
            <w:shd w:val="clear" w:color="auto" w:fill="D9D9D9" w:themeFill="background1" w:themeFillShade="D9"/>
          </w:tcPr>
          <w:p w14:paraId="542EDC39" w14:textId="56C249CD" w:rsidR="004327A2" w:rsidRPr="006753A9" w:rsidDel="003C2221" w:rsidRDefault="004327A2" w:rsidP="00445A09">
            <w:pPr>
              <w:spacing w:line="276" w:lineRule="auto"/>
              <w:jc w:val="center"/>
              <w:rPr>
                <w:del w:id="2064" w:author="Audencio Victor Rafael" w:date="2025-10-26T01:54:00Z" w16du:dateUtc="2025-10-26T01:54:00Z"/>
                <w:rFonts w:ascii="Times New Roman" w:hAnsi="Times New Roman" w:cs="Times New Roman"/>
                <w:sz w:val="20"/>
                <w:szCs w:val="20"/>
              </w:rPr>
            </w:pPr>
          </w:p>
        </w:tc>
      </w:tr>
      <w:tr w:rsidR="004327A2" w:rsidDel="003C2221" w14:paraId="65DF7244" w14:textId="5662E717" w:rsidTr="00445A09">
        <w:trPr>
          <w:del w:id="2065" w:author="Audencio Victor Rafael" w:date="2025-10-26T01:54:00Z"/>
        </w:trPr>
        <w:tc>
          <w:tcPr>
            <w:tcW w:w="2972" w:type="dxa"/>
          </w:tcPr>
          <w:p w14:paraId="286090B0" w14:textId="14774B70" w:rsidR="004327A2" w:rsidRPr="006753A9" w:rsidDel="003C2221" w:rsidRDefault="004327A2" w:rsidP="00445A09">
            <w:pPr>
              <w:spacing w:line="276" w:lineRule="auto"/>
              <w:rPr>
                <w:del w:id="2066" w:author="Audencio Victor Rafael" w:date="2025-10-26T01:54:00Z" w16du:dateUtc="2025-10-26T01:54:00Z"/>
                <w:rFonts w:ascii="Times New Roman" w:hAnsi="Times New Roman" w:cs="Times New Roman"/>
                <w:sz w:val="20"/>
                <w:szCs w:val="20"/>
              </w:rPr>
            </w:pPr>
            <w:del w:id="2067" w:author="Audencio Victor Rafael" w:date="2025-10-26T01:54:00Z" w16du:dateUtc="2025-10-26T01:54:00Z">
              <w:r w:rsidRPr="006753A9" w:rsidDel="003C2221">
                <w:rPr>
                  <w:rFonts w:ascii="Times New Roman" w:hAnsi="Times New Roman" w:cs="Times New Roman"/>
                  <w:b/>
                  <w:bCs/>
                  <w:sz w:val="20"/>
                  <w:szCs w:val="20"/>
                </w:rPr>
                <w:delText>Overall (28</w:delText>
              </w:r>
              <w:r w:rsidRPr="006753A9" w:rsidDel="003C2221">
                <w:rPr>
                  <w:rFonts w:ascii="Times New Roman" w:hAnsi="Times New Roman" w:cs="Times New Roman"/>
                  <w:b/>
                  <w:bCs/>
                  <w:sz w:val="20"/>
                  <w:szCs w:val="20"/>
                  <w:vertAlign w:val="superscript"/>
                </w:rPr>
                <w:delText>+0</w:delText>
              </w:r>
              <w:r w:rsidRPr="006753A9" w:rsidDel="003C2221">
                <w:rPr>
                  <w:rFonts w:ascii="Times New Roman" w:hAnsi="Times New Roman" w:cs="Times New Roman"/>
                  <w:b/>
                  <w:bCs/>
                  <w:sz w:val="20"/>
                  <w:szCs w:val="20"/>
                </w:rPr>
                <w:delText xml:space="preserve"> to 42</w:delText>
              </w:r>
              <w:r w:rsidRPr="006753A9" w:rsidDel="003C2221">
                <w:rPr>
                  <w:rFonts w:ascii="Times New Roman" w:hAnsi="Times New Roman" w:cs="Times New Roman"/>
                  <w:b/>
                  <w:bCs/>
                  <w:sz w:val="20"/>
                  <w:szCs w:val="20"/>
                  <w:vertAlign w:val="superscript"/>
                </w:rPr>
                <w:delText>+⁶</w:delText>
              </w:r>
              <w:r w:rsidRPr="006753A9" w:rsidDel="003C2221">
                <w:rPr>
                  <w:rFonts w:ascii="Times New Roman" w:hAnsi="Times New Roman" w:cs="Times New Roman"/>
                  <w:b/>
                  <w:bCs/>
                  <w:sz w:val="20"/>
                  <w:szCs w:val="20"/>
                </w:rPr>
                <w:delText>)</w:delText>
              </w:r>
            </w:del>
          </w:p>
        </w:tc>
        <w:tc>
          <w:tcPr>
            <w:tcW w:w="1134" w:type="dxa"/>
          </w:tcPr>
          <w:p w14:paraId="1B9B7E8A" w14:textId="7119EAD2" w:rsidR="004327A2" w:rsidRPr="006753A9" w:rsidDel="003C2221" w:rsidRDefault="004327A2" w:rsidP="00445A09">
            <w:pPr>
              <w:spacing w:line="276" w:lineRule="auto"/>
              <w:jc w:val="center"/>
              <w:rPr>
                <w:del w:id="2068" w:author="Audencio Victor Rafael" w:date="2025-10-26T01:54:00Z" w16du:dateUtc="2025-10-26T01:54:00Z"/>
                <w:rFonts w:ascii="Times New Roman" w:hAnsi="Times New Roman" w:cs="Times New Roman"/>
                <w:sz w:val="20"/>
                <w:szCs w:val="20"/>
              </w:rPr>
            </w:pPr>
            <w:del w:id="2069" w:author="Audencio Victor Rafael" w:date="2025-10-26T01:54:00Z" w16du:dateUtc="2025-10-26T01:54:00Z">
              <w:r w:rsidRPr="00C20EF0" w:rsidDel="003C2221">
                <w:rPr>
                  <w:rFonts w:ascii="Times New Roman" w:hAnsi="Times New Roman" w:cs="Times New Roman"/>
                  <w:sz w:val="20"/>
                  <w:szCs w:val="20"/>
                </w:rPr>
                <w:delText>848</w:delText>
              </w:r>
            </w:del>
          </w:p>
        </w:tc>
        <w:tc>
          <w:tcPr>
            <w:tcW w:w="2693" w:type="dxa"/>
          </w:tcPr>
          <w:p w14:paraId="37523C5D" w14:textId="1640E768" w:rsidR="004327A2" w:rsidRPr="006753A9" w:rsidDel="003C2221" w:rsidRDefault="004327A2" w:rsidP="00445A09">
            <w:pPr>
              <w:spacing w:line="276" w:lineRule="auto"/>
              <w:jc w:val="center"/>
              <w:rPr>
                <w:del w:id="2070" w:author="Audencio Victor Rafael" w:date="2025-10-26T01:54:00Z" w16du:dateUtc="2025-10-26T01:54:00Z"/>
                <w:rFonts w:ascii="Times New Roman" w:hAnsi="Times New Roman" w:cs="Times New Roman"/>
                <w:sz w:val="20"/>
                <w:szCs w:val="20"/>
              </w:rPr>
            </w:pPr>
            <w:del w:id="2071" w:author="Audencio Victor Rafael" w:date="2025-10-26T01:54:00Z" w16du:dateUtc="2025-10-26T01:54:00Z">
              <w:r w:rsidRPr="00C20EF0" w:rsidDel="003C2221">
                <w:rPr>
                  <w:rFonts w:ascii="Times New Roman" w:hAnsi="Times New Roman" w:cs="Times New Roman"/>
                  <w:sz w:val="20"/>
                  <w:szCs w:val="20"/>
                </w:rPr>
                <w:delText>-0.36 (1.23)</w:delText>
              </w:r>
            </w:del>
          </w:p>
        </w:tc>
        <w:tc>
          <w:tcPr>
            <w:tcW w:w="2268" w:type="dxa"/>
          </w:tcPr>
          <w:p w14:paraId="58286612" w14:textId="658264D3" w:rsidR="004327A2" w:rsidRPr="006753A9" w:rsidDel="003C2221" w:rsidRDefault="004327A2" w:rsidP="00445A09">
            <w:pPr>
              <w:spacing w:line="276" w:lineRule="auto"/>
              <w:jc w:val="center"/>
              <w:rPr>
                <w:del w:id="2072" w:author="Audencio Victor Rafael" w:date="2025-10-26T01:54:00Z" w16du:dateUtc="2025-10-26T01:54:00Z"/>
                <w:rFonts w:ascii="Times New Roman" w:hAnsi="Times New Roman" w:cs="Times New Roman"/>
                <w:sz w:val="20"/>
                <w:szCs w:val="20"/>
              </w:rPr>
            </w:pPr>
            <w:del w:id="2073" w:author="Audencio Victor Rafael" w:date="2025-10-26T01:54:00Z" w16du:dateUtc="2025-10-26T01:54:00Z">
              <w:r w:rsidRPr="00C20EF0" w:rsidDel="003C2221">
                <w:rPr>
                  <w:rFonts w:ascii="Times New Roman" w:hAnsi="Times New Roman" w:cs="Times New Roman"/>
                  <w:sz w:val="20"/>
                  <w:szCs w:val="20"/>
                </w:rPr>
                <w:delText>0.8 (1.17)</w:delText>
              </w:r>
            </w:del>
          </w:p>
        </w:tc>
      </w:tr>
      <w:tr w:rsidR="004327A2" w:rsidDel="003C2221" w14:paraId="23079DC8" w14:textId="170AC0FA" w:rsidTr="00445A09">
        <w:trPr>
          <w:del w:id="2074" w:author="Audencio Victor Rafael" w:date="2025-10-26T01:54:00Z"/>
        </w:trPr>
        <w:tc>
          <w:tcPr>
            <w:tcW w:w="2972" w:type="dxa"/>
          </w:tcPr>
          <w:p w14:paraId="482F9583" w14:textId="34DBD762" w:rsidR="004327A2" w:rsidRPr="006753A9" w:rsidDel="003C2221" w:rsidRDefault="004327A2" w:rsidP="00445A09">
            <w:pPr>
              <w:spacing w:line="276" w:lineRule="auto"/>
              <w:rPr>
                <w:del w:id="2075" w:author="Audencio Victor Rafael" w:date="2025-10-26T01:54:00Z" w16du:dateUtc="2025-10-26T01:54:00Z"/>
                <w:rFonts w:ascii="Times New Roman" w:hAnsi="Times New Roman" w:cs="Times New Roman"/>
                <w:sz w:val="20"/>
                <w:szCs w:val="20"/>
              </w:rPr>
            </w:pPr>
            <w:del w:id="2076" w:author="Audencio Victor Rafael" w:date="2025-10-26T01:54:00Z" w16du:dateUtc="2025-10-26T01:54:00Z">
              <w:r w:rsidRPr="006753A9" w:rsidDel="003C2221">
                <w:rPr>
                  <w:rFonts w:ascii="Times New Roman" w:hAnsi="Times New Roman" w:cs="Times New Roman"/>
                  <w:b/>
                  <w:bCs/>
                  <w:sz w:val="20"/>
                  <w:szCs w:val="20"/>
                </w:rPr>
                <w:delText>Preterm (28</w:delText>
              </w:r>
              <w:r w:rsidRPr="006753A9" w:rsidDel="003C2221">
                <w:rPr>
                  <w:rFonts w:ascii="Times New Roman" w:hAnsi="Times New Roman" w:cs="Times New Roman"/>
                  <w:b/>
                  <w:bCs/>
                  <w:sz w:val="20"/>
                  <w:szCs w:val="20"/>
                  <w:vertAlign w:val="superscript"/>
                </w:rPr>
                <w:delText>+0</w:delText>
              </w:r>
              <w:r w:rsidRPr="006753A9" w:rsidDel="003C2221">
                <w:rPr>
                  <w:rFonts w:ascii="Times New Roman" w:hAnsi="Times New Roman" w:cs="Times New Roman"/>
                  <w:b/>
                  <w:bCs/>
                  <w:sz w:val="20"/>
                  <w:szCs w:val="20"/>
                </w:rPr>
                <w:delText xml:space="preserve"> to 36</w:delText>
              </w:r>
              <w:r w:rsidRPr="006753A9" w:rsidDel="003C2221">
                <w:rPr>
                  <w:rFonts w:ascii="Times New Roman" w:hAnsi="Times New Roman" w:cs="Times New Roman"/>
                  <w:b/>
                  <w:bCs/>
                  <w:sz w:val="20"/>
                  <w:szCs w:val="20"/>
                  <w:vertAlign w:val="superscript"/>
                </w:rPr>
                <w:delText>+⁶</w:delText>
              </w:r>
              <w:r w:rsidRPr="006753A9" w:rsidDel="003C2221">
                <w:rPr>
                  <w:rFonts w:ascii="Times New Roman" w:hAnsi="Times New Roman" w:cs="Times New Roman"/>
                  <w:b/>
                  <w:bCs/>
                  <w:sz w:val="20"/>
                  <w:szCs w:val="20"/>
                </w:rPr>
                <w:delText>)</w:delText>
              </w:r>
            </w:del>
          </w:p>
        </w:tc>
        <w:tc>
          <w:tcPr>
            <w:tcW w:w="1134" w:type="dxa"/>
          </w:tcPr>
          <w:p w14:paraId="64879143" w14:textId="415859E5" w:rsidR="004327A2" w:rsidRPr="006753A9" w:rsidDel="003C2221" w:rsidRDefault="004327A2" w:rsidP="00445A09">
            <w:pPr>
              <w:spacing w:line="276" w:lineRule="auto"/>
              <w:jc w:val="center"/>
              <w:rPr>
                <w:del w:id="2077" w:author="Audencio Victor Rafael" w:date="2025-10-26T01:54:00Z" w16du:dateUtc="2025-10-26T01:54:00Z"/>
                <w:rFonts w:ascii="Times New Roman" w:hAnsi="Times New Roman" w:cs="Times New Roman"/>
                <w:sz w:val="20"/>
                <w:szCs w:val="20"/>
              </w:rPr>
            </w:pPr>
            <w:del w:id="2078" w:author="Audencio Victor Rafael" w:date="2025-10-26T01:54:00Z" w16du:dateUtc="2025-10-26T01:54:00Z">
              <w:r w:rsidRPr="00C20EF0" w:rsidDel="003C2221">
                <w:rPr>
                  <w:rFonts w:ascii="Times New Roman" w:hAnsi="Times New Roman" w:cs="Times New Roman"/>
                  <w:sz w:val="20"/>
                  <w:szCs w:val="20"/>
                </w:rPr>
                <w:delText>415</w:delText>
              </w:r>
            </w:del>
          </w:p>
        </w:tc>
        <w:tc>
          <w:tcPr>
            <w:tcW w:w="2693" w:type="dxa"/>
          </w:tcPr>
          <w:p w14:paraId="3FDCACE7" w14:textId="6C4931B2" w:rsidR="004327A2" w:rsidRPr="006753A9" w:rsidDel="003C2221" w:rsidRDefault="004327A2" w:rsidP="00445A09">
            <w:pPr>
              <w:spacing w:line="276" w:lineRule="auto"/>
              <w:jc w:val="center"/>
              <w:rPr>
                <w:del w:id="2079" w:author="Audencio Victor Rafael" w:date="2025-10-26T01:54:00Z" w16du:dateUtc="2025-10-26T01:54:00Z"/>
                <w:rFonts w:ascii="Times New Roman" w:hAnsi="Times New Roman" w:cs="Times New Roman"/>
                <w:sz w:val="20"/>
                <w:szCs w:val="20"/>
              </w:rPr>
            </w:pPr>
            <w:del w:id="2080" w:author="Audencio Victor Rafael" w:date="2025-10-26T01:54:00Z" w16du:dateUtc="2025-10-26T01:54:00Z">
              <w:r w:rsidRPr="00C20EF0" w:rsidDel="003C2221">
                <w:rPr>
                  <w:rFonts w:ascii="Times New Roman" w:hAnsi="Times New Roman" w:cs="Times New Roman"/>
                  <w:sz w:val="20"/>
                  <w:szCs w:val="20"/>
                </w:rPr>
                <w:delText>-0.66 (1.3)</w:delText>
              </w:r>
            </w:del>
          </w:p>
        </w:tc>
        <w:tc>
          <w:tcPr>
            <w:tcW w:w="2268" w:type="dxa"/>
          </w:tcPr>
          <w:p w14:paraId="6A488B89" w14:textId="75C4B96F" w:rsidR="004327A2" w:rsidRPr="006753A9" w:rsidDel="003C2221" w:rsidRDefault="004327A2" w:rsidP="00445A09">
            <w:pPr>
              <w:spacing w:line="276" w:lineRule="auto"/>
              <w:jc w:val="center"/>
              <w:rPr>
                <w:del w:id="2081" w:author="Audencio Victor Rafael" w:date="2025-10-26T01:54:00Z" w16du:dateUtc="2025-10-26T01:54:00Z"/>
                <w:rFonts w:ascii="Times New Roman" w:hAnsi="Times New Roman" w:cs="Times New Roman"/>
                <w:sz w:val="20"/>
                <w:szCs w:val="20"/>
              </w:rPr>
            </w:pPr>
            <w:del w:id="2082" w:author="Audencio Victor Rafael" w:date="2025-10-26T01:54:00Z" w16du:dateUtc="2025-10-26T01:54:00Z">
              <w:r w:rsidRPr="00C20EF0" w:rsidDel="003C2221">
                <w:rPr>
                  <w:rFonts w:ascii="Times New Roman" w:hAnsi="Times New Roman" w:cs="Times New Roman"/>
                  <w:sz w:val="20"/>
                  <w:szCs w:val="20"/>
                </w:rPr>
                <w:delText>1.15 (1.18)</w:delText>
              </w:r>
            </w:del>
          </w:p>
        </w:tc>
      </w:tr>
      <w:tr w:rsidR="004327A2" w:rsidDel="003C2221" w14:paraId="495F006A" w14:textId="35057FAA" w:rsidTr="00445A09">
        <w:trPr>
          <w:del w:id="2083" w:author="Audencio Victor Rafael" w:date="2025-10-26T01:54:00Z"/>
        </w:trPr>
        <w:tc>
          <w:tcPr>
            <w:tcW w:w="2972" w:type="dxa"/>
          </w:tcPr>
          <w:p w14:paraId="763CD80C" w14:textId="10BCD5F1" w:rsidR="004327A2" w:rsidRPr="006753A9" w:rsidDel="003C2221" w:rsidRDefault="004327A2" w:rsidP="00445A09">
            <w:pPr>
              <w:spacing w:line="276" w:lineRule="auto"/>
              <w:rPr>
                <w:del w:id="2084" w:author="Audencio Victor Rafael" w:date="2025-10-26T01:54:00Z" w16du:dateUtc="2025-10-26T01:54:00Z"/>
                <w:rFonts w:ascii="Times New Roman" w:hAnsi="Times New Roman" w:cs="Times New Roman"/>
                <w:sz w:val="20"/>
                <w:szCs w:val="20"/>
              </w:rPr>
            </w:pPr>
            <w:del w:id="2085" w:author="Audencio Victor Rafael" w:date="2025-10-26T01:54:00Z" w16du:dateUtc="2025-10-26T01:54:00Z">
              <w:r w:rsidRPr="006753A9" w:rsidDel="003C2221">
                <w:rPr>
                  <w:rFonts w:ascii="Times New Roman" w:hAnsi="Times New Roman" w:cs="Times New Roman"/>
                  <w:sz w:val="20"/>
                  <w:szCs w:val="20"/>
                </w:rPr>
                <w:delText>Very preterm (28</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30</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17392EC3" w14:textId="336B072E" w:rsidR="004327A2" w:rsidRPr="006753A9" w:rsidDel="003C2221" w:rsidRDefault="004327A2" w:rsidP="00445A09">
            <w:pPr>
              <w:spacing w:line="276" w:lineRule="auto"/>
              <w:jc w:val="center"/>
              <w:rPr>
                <w:del w:id="2086" w:author="Audencio Victor Rafael" w:date="2025-10-26T01:54:00Z" w16du:dateUtc="2025-10-26T01:54:00Z"/>
                <w:rFonts w:ascii="Times New Roman" w:hAnsi="Times New Roman" w:cs="Times New Roman"/>
                <w:sz w:val="20"/>
                <w:szCs w:val="20"/>
              </w:rPr>
            </w:pPr>
            <w:del w:id="2087" w:author="Audencio Victor Rafael" w:date="2025-10-26T01:54:00Z" w16du:dateUtc="2025-10-26T01:54:00Z">
              <w:r w:rsidRPr="00C20EF0" w:rsidDel="003C2221">
                <w:rPr>
                  <w:rFonts w:ascii="Times New Roman" w:hAnsi="Times New Roman" w:cs="Times New Roman"/>
                  <w:sz w:val="20"/>
                  <w:szCs w:val="20"/>
                </w:rPr>
                <w:delText>39</w:delText>
              </w:r>
            </w:del>
          </w:p>
        </w:tc>
        <w:tc>
          <w:tcPr>
            <w:tcW w:w="2693" w:type="dxa"/>
          </w:tcPr>
          <w:p w14:paraId="07C39F9F" w14:textId="388380D0" w:rsidR="004327A2" w:rsidRPr="006753A9" w:rsidDel="003C2221" w:rsidRDefault="004327A2" w:rsidP="00445A09">
            <w:pPr>
              <w:spacing w:line="276" w:lineRule="auto"/>
              <w:jc w:val="center"/>
              <w:rPr>
                <w:del w:id="2088" w:author="Audencio Victor Rafael" w:date="2025-10-26T01:54:00Z" w16du:dateUtc="2025-10-26T01:54:00Z"/>
                <w:rFonts w:ascii="Times New Roman" w:hAnsi="Times New Roman" w:cs="Times New Roman"/>
                <w:sz w:val="20"/>
                <w:szCs w:val="20"/>
              </w:rPr>
            </w:pPr>
            <w:del w:id="2089" w:author="Audencio Victor Rafael" w:date="2025-10-26T01:54:00Z" w16du:dateUtc="2025-10-26T01:54:00Z">
              <w:r w:rsidRPr="00C20EF0" w:rsidDel="003C2221">
                <w:rPr>
                  <w:rFonts w:ascii="Times New Roman" w:hAnsi="Times New Roman" w:cs="Times New Roman"/>
                  <w:sz w:val="20"/>
                  <w:szCs w:val="20"/>
                </w:rPr>
                <w:delText>-1.92 (1.</w:delText>
              </w:r>
              <w:r w:rsidDel="003C2221">
                <w:rPr>
                  <w:rFonts w:ascii="Times New Roman" w:hAnsi="Times New Roman" w:cs="Times New Roman"/>
                  <w:sz w:val="20"/>
                  <w:szCs w:val="20"/>
                </w:rPr>
                <w:delText>4</w:delText>
              </w:r>
              <w:r w:rsidRPr="00C20EF0" w:rsidDel="003C2221">
                <w:rPr>
                  <w:rFonts w:ascii="Times New Roman" w:hAnsi="Times New Roman" w:cs="Times New Roman"/>
                  <w:sz w:val="20"/>
                  <w:szCs w:val="20"/>
                </w:rPr>
                <w:delText>4)</w:delText>
              </w:r>
            </w:del>
          </w:p>
        </w:tc>
        <w:tc>
          <w:tcPr>
            <w:tcW w:w="2268" w:type="dxa"/>
          </w:tcPr>
          <w:p w14:paraId="0ACCE769" w14:textId="79BF2543" w:rsidR="004327A2" w:rsidRPr="006753A9" w:rsidDel="003C2221" w:rsidRDefault="004327A2" w:rsidP="00445A09">
            <w:pPr>
              <w:spacing w:line="276" w:lineRule="auto"/>
              <w:jc w:val="center"/>
              <w:rPr>
                <w:del w:id="2090" w:author="Audencio Victor Rafael" w:date="2025-10-26T01:54:00Z" w16du:dateUtc="2025-10-26T01:54:00Z"/>
                <w:rFonts w:ascii="Times New Roman" w:hAnsi="Times New Roman" w:cs="Times New Roman"/>
                <w:sz w:val="20"/>
                <w:szCs w:val="20"/>
              </w:rPr>
            </w:pPr>
            <w:del w:id="2091" w:author="Audencio Victor Rafael" w:date="2025-10-26T01:54:00Z" w16du:dateUtc="2025-10-26T01:54:00Z">
              <w:r w:rsidRPr="00C20EF0" w:rsidDel="003C2221">
                <w:rPr>
                  <w:rFonts w:ascii="Times New Roman" w:hAnsi="Times New Roman" w:cs="Times New Roman"/>
                  <w:sz w:val="20"/>
                  <w:szCs w:val="20"/>
                </w:rPr>
                <w:delText>1.54 (1.3</w:delText>
              </w:r>
              <w:r w:rsidDel="003C2221">
                <w:rPr>
                  <w:rFonts w:ascii="Times New Roman" w:hAnsi="Times New Roman" w:cs="Times New Roman"/>
                  <w:sz w:val="20"/>
                  <w:szCs w:val="20"/>
                </w:rPr>
                <w:delText>8</w:delText>
              </w:r>
              <w:r w:rsidRPr="00C20EF0" w:rsidDel="003C2221">
                <w:rPr>
                  <w:rFonts w:ascii="Times New Roman" w:hAnsi="Times New Roman" w:cs="Times New Roman"/>
                  <w:sz w:val="20"/>
                  <w:szCs w:val="20"/>
                </w:rPr>
                <w:delText>)</w:delText>
              </w:r>
            </w:del>
          </w:p>
        </w:tc>
      </w:tr>
      <w:tr w:rsidR="004327A2" w:rsidDel="003C2221" w14:paraId="06C44C67" w14:textId="17B1CEE1" w:rsidTr="00445A09">
        <w:trPr>
          <w:del w:id="2092" w:author="Audencio Victor Rafael" w:date="2025-10-26T01:54:00Z"/>
        </w:trPr>
        <w:tc>
          <w:tcPr>
            <w:tcW w:w="2972" w:type="dxa"/>
          </w:tcPr>
          <w:p w14:paraId="5C9FB740" w14:textId="32695151" w:rsidR="004327A2" w:rsidRPr="006753A9" w:rsidDel="003C2221" w:rsidRDefault="004327A2" w:rsidP="00445A09">
            <w:pPr>
              <w:spacing w:line="276" w:lineRule="auto"/>
              <w:rPr>
                <w:del w:id="2093" w:author="Audencio Victor Rafael" w:date="2025-10-26T01:54:00Z" w16du:dateUtc="2025-10-26T01:54:00Z"/>
                <w:rFonts w:ascii="Times New Roman" w:hAnsi="Times New Roman" w:cs="Times New Roman"/>
                <w:sz w:val="20"/>
                <w:szCs w:val="20"/>
              </w:rPr>
            </w:pPr>
            <w:del w:id="2094" w:author="Audencio Victor Rafael" w:date="2025-10-26T01:54:00Z" w16du:dateUtc="2025-10-26T01:54:00Z">
              <w:r w:rsidRPr="006753A9" w:rsidDel="003C2221">
                <w:rPr>
                  <w:rFonts w:ascii="Times New Roman" w:hAnsi="Times New Roman" w:cs="Times New Roman"/>
                  <w:sz w:val="20"/>
                  <w:szCs w:val="20"/>
                </w:rPr>
                <w:delText>Moderately preterm (32</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33</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7645FCCC" w14:textId="6B031DB8" w:rsidR="004327A2" w:rsidRPr="006753A9" w:rsidDel="003C2221" w:rsidRDefault="004327A2" w:rsidP="00445A09">
            <w:pPr>
              <w:spacing w:line="276" w:lineRule="auto"/>
              <w:jc w:val="center"/>
              <w:rPr>
                <w:del w:id="2095" w:author="Audencio Victor Rafael" w:date="2025-10-26T01:54:00Z" w16du:dateUtc="2025-10-26T01:54:00Z"/>
                <w:rFonts w:ascii="Times New Roman" w:hAnsi="Times New Roman" w:cs="Times New Roman"/>
                <w:sz w:val="20"/>
                <w:szCs w:val="20"/>
              </w:rPr>
            </w:pPr>
            <w:del w:id="2096" w:author="Audencio Victor Rafael" w:date="2025-10-26T01:54:00Z" w16du:dateUtc="2025-10-26T01:54:00Z">
              <w:r w:rsidRPr="00C20EF0" w:rsidDel="003C2221">
                <w:rPr>
                  <w:rFonts w:ascii="Times New Roman" w:hAnsi="Times New Roman" w:cs="Times New Roman"/>
                  <w:sz w:val="20"/>
                  <w:szCs w:val="20"/>
                </w:rPr>
                <w:delText>77</w:delText>
              </w:r>
            </w:del>
          </w:p>
        </w:tc>
        <w:tc>
          <w:tcPr>
            <w:tcW w:w="2693" w:type="dxa"/>
          </w:tcPr>
          <w:p w14:paraId="7600032F" w14:textId="73B80742" w:rsidR="004327A2" w:rsidRPr="006753A9" w:rsidDel="003C2221" w:rsidRDefault="004327A2" w:rsidP="00445A09">
            <w:pPr>
              <w:spacing w:line="276" w:lineRule="auto"/>
              <w:jc w:val="center"/>
              <w:rPr>
                <w:del w:id="2097" w:author="Audencio Victor Rafael" w:date="2025-10-26T01:54:00Z" w16du:dateUtc="2025-10-26T01:54:00Z"/>
                <w:rFonts w:ascii="Times New Roman" w:hAnsi="Times New Roman" w:cs="Times New Roman"/>
                <w:sz w:val="20"/>
                <w:szCs w:val="20"/>
              </w:rPr>
            </w:pPr>
            <w:del w:id="2098" w:author="Audencio Victor Rafael" w:date="2025-10-26T01:54:00Z" w16du:dateUtc="2025-10-26T01:54:00Z">
              <w:r w:rsidRPr="00C20EF0" w:rsidDel="003C2221">
                <w:rPr>
                  <w:rFonts w:ascii="Times New Roman" w:hAnsi="Times New Roman" w:cs="Times New Roman"/>
                  <w:sz w:val="20"/>
                  <w:szCs w:val="20"/>
                </w:rPr>
                <w:delText>-0.77 (1.32)</w:delText>
              </w:r>
            </w:del>
          </w:p>
        </w:tc>
        <w:tc>
          <w:tcPr>
            <w:tcW w:w="2268" w:type="dxa"/>
          </w:tcPr>
          <w:p w14:paraId="506E8D36" w14:textId="4ED33555" w:rsidR="004327A2" w:rsidRPr="006753A9" w:rsidDel="003C2221" w:rsidRDefault="004327A2" w:rsidP="00445A09">
            <w:pPr>
              <w:spacing w:line="276" w:lineRule="auto"/>
              <w:jc w:val="center"/>
              <w:rPr>
                <w:del w:id="2099" w:author="Audencio Victor Rafael" w:date="2025-10-26T01:54:00Z" w16du:dateUtc="2025-10-26T01:54:00Z"/>
                <w:rFonts w:ascii="Times New Roman" w:hAnsi="Times New Roman" w:cs="Times New Roman"/>
                <w:sz w:val="20"/>
                <w:szCs w:val="20"/>
              </w:rPr>
            </w:pPr>
            <w:del w:id="2100" w:author="Audencio Victor Rafael" w:date="2025-10-26T01:54:00Z" w16du:dateUtc="2025-10-26T01:54:00Z">
              <w:r w:rsidRPr="00C20EF0" w:rsidDel="003C2221">
                <w:rPr>
                  <w:rFonts w:ascii="Times New Roman" w:hAnsi="Times New Roman" w:cs="Times New Roman"/>
                  <w:sz w:val="20"/>
                  <w:szCs w:val="20"/>
                </w:rPr>
                <w:delText>1.</w:delText>
              </w:r>
              <w:r w:rsidDel="003C2221">
                <w:rPr>
                  <w:rFonts w:ascii="Times New Roman" w:hAnsi="Times New Roman" w:cs="Times New Roman"/>
                  <w:sz w:val="20"/>
                  <w:szCs w:val="20"/>
                </w:rPr>
                <w:delText>5</w:delText>
              </w:r>
              <w:r w:rsidRPr="00C20EF0" w:rsidDel="003C2221">
                <w:rPr>
                  <w:rFonts w:ascii="Times New Roman" w:hAnsi="Times New Roman" w:cs="Times New Roman"/>
                  <w:sz w:val="20"/>
                  <w:szCs w:val="20"/>
                </w:rPr>
                <w:delText>9 (1.</w:delText>
              </w:r>
              <w:r w:rsidDel="003C2221">
                <w:rPr>
                  <w:rFonts w:ascii="Times New Roman" w:hAnsi="Times New Roman" w:cs="Times New Roman"/>
                  <w:sz w:val="20"/>
                  <w:szCs w:val="20"/>
                </w:rPr>
                <w:delText>1</w:delText>
              </w:r>
              <w:r w:rsidRPr="00C20EF0" w:rsidDel="003C2221">
                <w:rPr>
                  <w:rFonts w:ascii="Times New Roman" w:hAnsi="Times New Roman" w:cs="Times New Roman"/>
                  <w:sz w:val="20"/>
                  <w:szCs w:val="20"/>
                </w:rPr>
                <w:delText>3)</w:delText>
              </w:r>
            </w:del>
          </w:p>
        </w:tc>
      </w:tr>
      <w:tr w:rsidR="004327A2" w:rsidDel="003C2221" w14:paraId="1396B358" w14:textId="57A8E5B2" w:rsidTr="00445A09">
        <w:trPr>
          <w:del w:id="2101" w:author="Audencio Victor Rafael" w:date="2025-10-26T01:54:00Z"/>
        </w:trPr>
        <w:tc>
          <w:tcPr>
            <w:tcW w:w="2972" w:type="dxa"/>
          </w:tcPr>
          <w:p w14:paraId="33B3BA66" w14:textId="727E06FC" w:rsidR="004327A2" w:rsidRPr="006753A9" w:rsidDel="003C2221" w:rsidRDefault="004327A2" w:rsidP="00445A09">
            <w:pPr>
              <w:spacing w:line="276" w:lineRule="auto"/>
              <w:rPr>
                <w:del w:id="2102" w:author="Audencio Victor Rafael" w:date="2025-10-26T01:54:00Z" w16du:dateUtc="2025-10-26T01:54:00Z"/>
                <w:rFonts w:ascii="Times New Roman" w:hAnsi="Times New Roman" w:cs="Times New Roman"/>
                <w:sz w:val="20"/>
                <w:szCs w:val="20"/>
              </w:rPr>
            </w:pPr>
            <w:del w:id="2103" w:author="Audencio Victor Rafael" w:date="2025-10-26T01:54:00Z" w16du:dateUtc="2025-10-26T01:54:00Z">
              <w:r w:rsidRPr="006753A9" w:rsidDel="003C2221">
                <w:rPr>
                  <w:rFonts w:ascii="Times New Roman" w:hAnsi="Times New Roman" w:cs="Times New Roman"/>
                  <w:sz w:val="20"/>
                  <w:szCs w:val="20"/>
                </w:rPr>
                <w:delText>Late preterm (34</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36</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1102B0A0" w14:textId="6F0CC2FF" w:rsidR="004327A2" w:rsidRPr="006753A9" w:rsidDel="003C2221" w:rsidRDefault="004327A2" w:rsidP="00445A09">
            <w:pPr>
              <w:spacing w:line="276" w:lineRule="auto"/>
              <w:jc w:val="center"/>
              <w:rPr>
                <w:del w:id="2104" w:author="Audencio Victor Rafael" w:date="2025-10-26T01:54:00Z" w16du:dateUtc="2025-10-26T01:54:00Z"/>
                <w:rFonts w:ascii="Times New Roman" w:hAnsi="Times New Roman" w:cs="Times New Roman"/>
                <w:sz w:val="20"/>
                <w:szCs w:val="20"/>
              </w:rPr>
            </w:pPr>
            <w:del w:id="2105" w:author="Audencio Victor Rafael" w:date="2025-10-26T01:54:00Z" w16du:dateUtc="2025-10-26T01:54:00Z">
              <w:r w:rsidRPr="00C20EF0" w:rsidDel="003C2221">
                <w:rPr>
                  <w:rFonts w:ascii="Times New Roman" w:hAnsi="Times New Roman" w:cs="Times New Roman"/>
                  <w:sz w:val="20"/>
                  <w:szCs w:val="20"/>
                </w:rPr>
                <w:delText>299</w:delText>
              </w:r>
            </w:del>
          </w:p>
        </w:tc>
        <w:tc>
          <w:tcPr>
            <w:tcW w:w="2693" w:type="dxa"/>
          </w:tcPr>
          <w:p w14:paraId="2F3EAE3C" w14:textId="6FED6694" w:rsidR="004327A2" w:rsidRPr="006753A9" w:rsidDel="003C2221" w:rsidRDefault="004327A2" w:rsidP="00445A09">
            <w:pPr>
              <w:spacing w:line="276" w:lineRule="auto"/>
              <w:jc w:val="center"/>
              <w:rPr>
                <w:del w:id="2106" w:author="Audencio Victor Rafael" w:date="2025-10-26T01:54:00Z" w16du:dateUtc="2025-10-26T01:54:00Z"/>
                <w:rFonts w:ascii="Times New Roman" w:hAnsi="Times New Roman" w:cs="Times New Roman"/>
                <w:sz w:val="20"/>
                <w:szCs w:val="20"/>
              </w:rPr>
            </w:pPr>
            <w:del w:id="2107" w:author="Audencio Victor Rafael" w:date="2025-10-26T01:54:00Z" w16du:dateUtc="2025-10-26T01:54:00Z">
              <w:r w:rsidRPr="00C20EF0" w:rsidDel="003C2221">
                <w:rPr>
                  <w:rFonts w:ascii="Times New Roman" w:hAnsi="Times New Roman" w:cs="Times New Roman"/>
                  <w:sz w:val="20"/>
                  <w:szCs w:val="20"/>
                </w:rPr>
                <w:delText>-0.47 (1.18)</w:delText>
              </w:r>
            </w:del>
          </w:p>
        </w:tc>
        <w:tc>
          <w:tcPr>
            <w:tcW w:w="2268" w:type="dxa"/>
          </w:tcPr>
          <w:p w14:paraId="614ED083" w14:textId="6D2FA3B9" w:rsidR="004327A2" w:rsidRPr="006753A9" w:rsidDel="003C2221" w:rsidRDefault="004327A2" w:rsidP="00445A09">
            <w:pPr>
              <w:spacing w:line="276" w:lineRule="auto"/>
              <w:jc w:val="center"/>
              <w:rPr>
                <w:del w:id="2108" w:author="Audencio Victor Rafael" w:date="2025-10-26T01:54:00Z" w16du:dateUtc="2025-10-26T01:54:00Z"/>
                <w:rFonts w:ascii="Times New Roman" w:hAnsi="Times New Roman" w:cs="Times New Roman"/>
                <w:sz w:val="20"/>
                <w:szCs w:val="20"/>
              </w:rPr>
            </w:pPr>
            <w:del w:id="2109" w:author="Audencio Victor Rafael" w:date="2025-10-26T01:54:00Z" w16du:dateUtc="2025-10-26T01:54:00Z">
              <w:r w:rsidRPr="00C20EF0" w:rsidDel="003C2221">
                <w:rPr>
                  <w:rFonts w:ascii="Times New Roman" w:hAnsi="Times New Roman" w:cs="Times New Roman"/>
                  <w:sz w:val="20"/>
                  <w:szCs w:val="20"/>
                </w:rPr>
                <w:delText>0.98 (1.13)</w:delText>
              </w:r>
            </w:del>
          </w:p>
        </w:tc>
      </w:tr>
      <w:tr w:rsidR="004327A2" w:rsidDel="003C2221" w14:paraId="08986D0C" w14:textId="574774A7" w:rsidTr="00445A09">
        <w:trPr>
          <w:del w:id="2110" w:author="Audencio Victor Rafael" w:date="2025-10-26T01:54:00Z"/>
        </w:trPr>
        <w:tc>
          <w:tcPr>
            <w:tcW w:w="2972" w:type="dxa"/>
          </w:tcPr>
          <w:p w14:paraId="176AF9CF" w14:textId="5E21BC01" w:rsidR="004327A2" w:rsidRPr="006753A9" w:rsidDel="003C2221" w:rsidRDefault="004327A2" w:rsidP="00445A09">
            <w:pPr>
              <w:spacing w:line="276" w:lineRule="auto"/>
              <w:rPr>
                <w:del w:id="2111" w:author="Audencio Victor Rafael" w:date="2025-10-26T01:54:00Z" w16du:dateUtc="2025-10-26T01:54:00Z"/>
                <w:rFonts w:ascii="Times New Roman" w:hAnsi="Times New Roman" w:cs="Times New Roman"/>
                <w:sz w:val="20"/>
                <w:szCs w:val="20"/>
              </w:rPr>
            </w:pPr>
            <w:del w:id="2112" w:author="Audencio Victor Rafael" w:date="2025-10-26T01:54:00Z" w16du:dateUtc="2025-10-26T01:54:00Z">
              <w:r w:rsidRPr="006753A9" w:rsidDel="003C2221">
                <w:rPr>
                  <w:rFonts w:ascii="Times New Roman" w:hAnsi="Times New Roman" w:cs="Times New Roman"/>
                  <w:b/>
                  <w:bCs/>
                  <w:sz w:val="20"/>
                  <w:szCs w:val="20"/>
                </w:rPr>
                <w:delText>Term (37</w:delText>
              </w:r>
              <w:r w:rsidRPr="006753A9" w:rsidDel="003C2221">
                <w:rPr>
                  <w:rFonts w:ascii="Times New Roman" w:hAnsi="Times New Roman" w:cs="Times New Roman"/>
                  <w:b/>
                  <w:bCs/>
                  <w:sz w:val="20"/>
                  <w:szCs w:val="20"/>
                  <w:vertAlign w:val="superscript"/>
                </w:rPr>
                <w:delText>+0</w:delText>
              </w:r>
              <w:r w:rsidRPr="006753A9" w:rsidDel="003C2221">
                <w:rPr>
                  <w:rFonts w:ascii="Times New Roman" w:hAnsi="Times New Roman" w:cs="Times New Roman"/>
                  <w:b/>
                  <w:bCs/>
                  <w:sz w:val="20"/>
                  <w:szCs w:val="20"/>
                </w:rPr>
                <w:delText xml:space="preserve"> to 42</w:delText>
              </w:r>
              <w:r w:rsidRPr="006753A9" w:rsidDel="003C2221">
                <w:rPr>
                  <w:rFonts w:ascii="Times New Roman" w:hAnsi="Times New Roman" w:cs="Times New Roman"/>
                  <w:b/>
                  <w:bCs/>
                  <w:sz w:val="20"/>
                  <w:szCs w:val="20"/>
                  <w:vertAlign w:val="superscript"/>
                </w:rPr>
                <w:delText>+⁶</w:delText>
              </w:r>
              <w:r w:rsidRPr="006753A9" w:rsidDel="003C2221">
                <w:rPr>
                  <w:rFonts w:ascii="Times New Roman" w:hAnsi="Times New Roman" w:cs="Times New Roman"/>
                  <w:b/>
                  <w:bCs/>
                  <w:sz w:val="20"/>
                  <w:szCs w:val="20"/>
                </w:rPr>
                <w:delText>)</w:delText>
              </w:r>
            </w:del>
          </w:p>
        </w:tc>
        <w:tc>
          <w:tcPr>
            <w:tcW w:w="1134" w:type="dxa"/>
          </w:tcPr>
          <w:p w14:paraId="7DFE2E92" w14:textId="712D3786" w:rsidR="004327A2" w:rsidRPr="006753A9" w:rsidDel="003C2221" w:rsidRDefault="004327A2" w:rsidP="00445A09">
            <w:pPr>
              <w:spacing w:line="276" w:lineRule="auto"/>
              <w:jc w:val="center"/>
              <w:rPr>
                <w:del w:id="2113" w:author="Audencio Victor Rafael" w:date="2025-10-26T01:54:00Z" w16du:dateUtc="2025-10-26T01:54:00Z"/>
                <w:rFonts w:ascii="Times New Roman" w:hAnsi="Times New Roman" w:cs="Times New Roman"/>
                <w:sz w:val="20"/>
                <w:szCs w:val="20"/>
              </w:rPr>
            </w:pPr>
            <w:del w:id="2114" w:author="Audencio Victor Rafael" w:date="2025-10-26T01:54:00Z" w16du:dateUtc="2025-10-26T01:54:00Z">
              <w:r w:rsidRPr="00C20EF0" w:rsidDel="003C2221">
                <w:rPr>
                  <w:rFonts w:ascii="Times New Roman" w:hAnsi="Times New Roman" w:cs="Times New Roman"/>
                  <w:sz w:val="20"/>
                  <w:szCs w:val="20"/>
                </w:rPr>
                <w:delText>433</w:delText>
              </w:r>
            </w:del>
          </w:p>
        </w:tc>
        <w:tc>
          <w:tcPr>
            <w:tcW w:w="2693" w:type="dxa"/>
          </w:tcPr>
          <w:p w14:paraId="1B4D95F8" w14:textId="2703DA51" w:rsidR="004327A2" w:rsidRPr="006753A9" w:rsidDel="003C2221" w:rsidRDefault="004327A2" w:rsidP="00445A09">
            <w:pPr>
              <w:spacing w:line="276" w:lineRule="auto"/>
              <w:jc w:val="center"/>
              <w:rPr>
                <w:del w:id="2115" w:author="Audencio Victor Rafael" w:date="2025-10-26T01:54:00Z" w16du:dateUtc="2025-10-26T01:54:00Z"/>
                <w:rFonts w:ascii="Times New Roman" w:hAnsi="Times New Roman" w:cs="Times New Roman"/>
                <w:sz w:val="20"/>
                <w:szCs w:val="20"/>
              </w:rPr>
            </w:pPr>
            <w:del w:id="2116" w:author="Audencio Victor Rafael" w:date="2025-10-26T01:54:00Z" w16du:dateUtc="2025-10-26T01:54:00Z">
              <w:r w:rsidRPr="00C20EF0" w:rsidDel="003C2221">
                <w:rPr>
                  <w:rFonts w:ascii="Times New Roman" w:hAnsi="Times New Roman" w:cs="Times New Roman"/>
                  <w:sz w:val="20"/>
                  <w:szCs w:val="20"/>
                </w:rPr>
                <w:delText>-0.08 (1.09)</w:delText>
              </w:r>
            </w:del>
          </w:p>
        </w:tc>
        <w:tc>
          <w:tcPr>
            <w:tcW w:w="2268" w:type="dxa"/>
          </w:tcPr>
          <w:p w14:paraId="48FE0A69" w14:textId="436A1229" w:rsidR="004327A2" w:rsidRPr="006753A9" w:rsidDel="003C2221" w:rsidRDefault="004327A2" w:rsidP="00445A09">
            <w:pPr>
              <w:spacing w:line="276" w:lineRule="auto"/>
              <w:jc w:val="center"/>
              <w:rPr>
                <w:del w:id="2117" w:author="Audencio Victor Rafael" w:date="2025-10-26T01:54:00Z" w16du:dateUtc="2025-10-26T01:54:00Z"/>
                <w:rFonts w:ascii="Times New Roman" w:hAnsi="Times New Roman" w:cs="Times New Roman"/>
                <w:sz w:val="20"/>
                <w:szCs w:val="20"/>
              </w:rPr>
            </w:pPr>
            <w:del w:id="2118" w:author="Audencio Victor Rafael" w:date="2025-10-26T01:54:00Z" w16du:dateUtc="2025-10-26T01:54:00Z">
              <w:r w:rsidRPr="00C20EF0" w:rsidDel="003C2221">
                <w:rPr>
                  <w:rFonts w:ascii="Times New Roman" w:hAnsi="Times New Roman" w:cs="Times New Roman"/>
                  <w:sz w:val="20"/>
                  <w:szCs w:val="20"/>
                </w:rPr>
                <w:delText>0.46 (1.06)</w:delText>
              </w:r>
            </w:del>
          </w:p>
        </w:tc>
      </w:tr>
      <w:tr w:rsidR="004327A2" w:rsidDel="003C2221" w14:paraId="0CDCC2EC" w14:textId="3DE4EE40" w:rsidTr="00445A09">
        <w:trPr>
          <w:del w:id="2119" w:author="Audencio Victor Rafael" w:date="2025-10-26T01:54:00Z"/>
        </w:trPr>
        <w:tc>
          <w:tcPr>
            <w:tcW w:w="2972" w:type="dxa"/>
          </w:tcPr>
          <w:p w14:paraId="5A9C0FFE" w14:textId="4270932D" w:rsidR="004327A2" w:rsidRPr="006753A9" w:rsidDel="003C2221" w:rsidRDefault="004327A2" w:rsidP="00445A09">
            <w:pPr>
              <w:spacing w:line="276" w:lineRule="auto"/>
              <w:rPr>
                <w:del w:id="2120" w:author="Audencio Victor Rafael" w:date="2025-10-26T01:54:00Z" w16du:dateUtc="2025-10-26T01:54:00Z"/>
                <w:rFonts w:ascii="Times New Roman" w:hAnsi="Times New Roman" w:cs="Times New Roman"/>
                <w:sz w:val="20"/>
                <w:szCs w:val="20"/>
              </w:rPr>
            </w:pPr>
            <w:del w:id="2121" w:author="Audencio Victor Rafael" w:date="2025-10-26T01:54:00Z" w16du:dateUtc="2025-10-26T01:54:00Z">
              <w:r w:rsidRPr="006753A9" w:rsidDel="003C2221">
                <w:rPr>
                  <w:rFonts w:ascii="Times New Roman" w:hAnsi="Times New Roman" w:cs="Times New Roman"/>
                  <w:sz w:val="20"/>
                  <w:szCs w:val="20"/>
                </w:rPr>
                <w:delText>Early term (37</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38</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301E6AAD" w14:textId="4BD55252" w:rsidR="004327A2" w:rsidRPr="006753A9" w:rsidDel="003C2221" w:rsidRDefault="004327A2" w:rsidP="00445A09">
            <w:pPr>
              <w:spacing w:line="276" w:lineRule="auto"/>
              <w:jc w:val="center"/>
              <w:rPr>
                <w:del w:id="2122" w:author="Audencio Victor Rafael" w:date="2025-10-26T01:54:00Z" w16du:dateUtc="2025-10-26T01:54:00Z"/>
                <w:rFonts w:ascii="Times New Roman" w:hAnsi="Times New Roman" w:cs="Times New Roman"/>
                <w:sz w:val="20"/>
                <w:szCs w:val="20"/>
              </w:rPr>
            </w:pPr>
            <w:del w:id="2123" w:author="Audencio Victor Rafael" w:date="2025-10-26T01:54:00Z" w16du:dateUtc="2025-10-26T01:54:00Z">
              <w:r w:rsidRPr="00C20EF0" w:rsidDel="003C2221">
                <w:rPr>
                  <w:rFonts w:ascii="Times New Roman" w:hAnsi="Times New Roman" w:cs="Times New Roman"/>
                  <w:sz w:val="20"/>
                  <w:szCs w:val="20"/>
                </w:rPr>
                <w:delText>268</w:delText>
              </w:r>
            </w:del>
          </w:p>
        </w:tc>
        <w:tc>
          <w:tcPr>
            <w:tcW w:w="2693" w:type="dxa"/>
          </w:tcPr>
          <w:p w14:paraId="19EF3BCD" w14:textId="66A23296" w:rsidR="004327A2" w:rsidRPr="006753A9" w:rsidDel="003C2221" w:rsidRDefault="004327A2" w:rsidP="00445A09">
            <w:pPr>
              <w:spacing w:line="276" w:lineRule="auto"/>
              <w:jc w:val="center"/>
              <w:rPr>
                <w:del w:id="2124" w:author="Audencio Victor Rafael" w:date="2025-10-26T01:54:00Z" w16du:dateUtc="2025-10-26T01:54:00Z"/>
                <w:rFonts w:ascii="Times New Roman" w:hAnsi="Times New Roman" w:cs="Times New Roman"/>
                <w:sz w:val="20"/>
                <w:szCs w:val="20"/>
              </w:rPr>
            </w:pPr>
            <w:del w:id="2125" w:author="Audencio Victor Rafael" w:date="2025-10-26T01:54:00Z" w16du:dateUtc="2025-10-26T01:54:00Z">
              <w:r w:rsidRPr="00C20EF0" w:rsidDel="003C2221">
                <w:rPr>
                  <w:rFonts w:ascii="Times New Roman" w:hAnsi="Times New Roman" w:cs="Times New Roman"/>
                  <w:sz w:val="20"/>
                  <w:szCs w:val="20"/>
                </w:rPr>
                <w:delText>-0.23 (1.06)</w:delText>
              </w:r>
            </w:del>
          </w:p>
        </w:tc>
        <w:tc>
          <w:tcPr>
            <w:tcW w:w="2268" w:type="dxa"/>
          </w:tcPr>
          <w:p w14:paraId="6F5F69DD" w14:textId="5AFD2E45" w:rsidR="004327A2" w:rsidRPr="006753A9" w:rsidDel="003C2221" w:rsidRDefault="004327A2" w:rsidP="00445A09">
            <w:pPr>
              <w:spacing w:line="276" w:lineRule="auto"/>
              <w:jc w:val="center"/>
              <w:rPr>
                <w:del w:id="2126" w:author="Audencio Victor Rafael" w:date="2025-10-26T01:54:00Z" w16du:dateUtc="2025-10-26T01:54:00Z"/>
                <w:rFonts w:ascii="Times New Roman" w:hAnsi="Times New Roman" w:cs="Times New Roman"/>
                <w:sz w:val="20"/>
                <w:szCs w:val="20"/>
              </w:rPr>
            </w:pPr>
            <w:del w:id="2127" w:author="Audencio Victor Rafael" w:date="2025-10-26T01:54:00Z" w16du:dateUtc="2025-10-26T01:54:00Z">
              <w:r w:rsidRPr="00C20EF0" w:rsidDel="003C2221">
                <w:rPr>
                  <w:rFonts w:ascii="Times New Roman" w:hAnsi="Times New Roman" w:cs="Times New Roman"/>
                  <w:sz w:val="20"/>
                  <w:szCs w:val="20"/>
                </w:rPr>
                <w:delText>0.59 (1.03)</w:delText>
              </w:r>
            </w:del>
          </w:p>
        </w:tc>
      </w:tr>
      <w:tr w:rsidR="004327A2" w:rsidDel="003C2221" w14:paraId="40B32C1C" w14:textId="62E473DA" w:rsidTr="00445A09">
        <w:trPr>
          <w:del w:id="2128" w:author="Audencio Victor Rafael" w:date="2025-10-26T01:54:00Z"/>
        </w:trPr>
        <w:tc>
          <w:tcPr>
            <w:tcW w:w="2972" w:type="dxa"/>
          </w:tcPr>
          <w:p w14:paraId="0C2E8C0A" w14:textId="2743A40A" w:rsidR="004327A2" w:rsidRPr="006753A9" w:rsidDel="003C2221" w:rsidRDefault="004327A2" w:rsidP="00445A09">
            <w:pPr>
              <w:spacing w:line="276" w:lineRule="auto"/>
              <w:rPr>
                <w:del w:id="2129" w:author="Audencio Victor Rafael" w:date="2025-10-26T01:54:00Z" w16du:dateUtc="2025-10-26T01:54:00Z"/>
                <w:rFonts w:ascii="Times New Roman" w:hAnsi="Times New Roman" w:cs="Times New Roman"/>
                <w:sz w:val="20"/>
                <w:szCs w:val="20"/>
              </w:rPr>
            </w:pPr>
            <w:del w:id="2130" w:author="Audencio Victor Rafael" w:date="2025-10-26T01:54:00Z" w16du:dateUtc="2025-10-26T01:54:00Z">
              <w:r w:rsidRPr="006753A9" w:rsidDel="003C2221">
                <w:rPr>
                  <w:rFonts w:ascii="Times New Roman" w:hAnsi="Times New Roman" w:cs="Times New Roman"/>
                  <w:sz w:val="20"/>
                  <w:szCs w:val="20"/>
                </w:rPr>
                <w:delText>Full term (39</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40</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70BF06DD" w14:textId="300BB485" w:rsidR="004327A2" w:rsidRPr="006753A9" w:rsidDel="003C2221" w:rsidRDefault="004327A2" w:rsidP="00445A09">
            <w:pPr>
              <w:spacing w:line="276" w:lineRule="auto"/>
              <w:jc w:val="center"/>
              <w:rPr>
                <w:del w:id="2131" w:author="Audencio Victor Rafael" w:date="2025-10-26T01:54:00Z" w16du:dateUtc="2025-10-26T01:54:00Z"/>
                <w:rFonts w:ascii="Times New Roman" w:hAnsi="Times New Roman" w:cs="Times New Roman"/>
                <w:sz w:val="20"/>
                <w:szCs w:val="20"/>
              </w:rPr>
            </w:pPr>
            <w:del w:id="2132" w:author="Audencio Victor Rafael" w:date="2025-10-26T01:54:00Z" w16du:dateUtc="2025-10-26T01:54:00Z">
              <w:r w:rsidRPr="00C20EF0" w:rsidDel="003C2221">
                <w:rPr>
                  <w:rFonts w:ascii="Times New Roman" w:hAnsi="Times New Roman" w:cs="Times New Roman"/>
                  <w:sz w:val="20"/>
                  <w:szCs w:val="20"/>
                </w:rPr>
                <w:delText>140</w:delText>
              </w:r>
            </w:del>
          </w:p>
        </w:tc>
        <w:tc>
          <w:tcPr>
            <w:tcW w:w="2693" w:type="dxa"/>
          </w:tcPr>
          <w:p w14:paraId="6B774511" w14:textId="7A1C4A97" w:rsidR="004327A2" w:rsidRPr="006753A9" w:rsidDel="003C2221" w:rsidRDefault="004327A2" w:rsidP="00445A09">
            <w:pPr>
              <w:spacing w:line="276" w:lineRule="auto"/>
              <w:jc w:val="center"/>
              <w:rPr>
                <w:del w:id="2133" w:author="Audencio Victor Rafael" w:date="2025-10-26T01:54:00Z" w16du:dateUtc="2025-10-26T01:54:00Z"/>
                <w:rFonts w:ascii="Times New Roman" w:hAnsi="Times New Roman" w:cs="Times New Roman"/>
                <w:sz w:val="20"/>
                <w:szCs w:val="20"/>
              </w:rPr>
            </w:pPr>
            <w:del w:id="2134" w:author="Audencio Victor Rafael" w:date="2025-10-26T01:54:00Z" w16du:dateUtc="2025-10-26T01:54:00Z">
              <w:r w:rsidRPr="00C20EF0" w:rsidDel="003C2221">
                <w:rPr>
                  <w:rFonts w:ascii="Times New Roman" w:hAnsi="Times New Roman" w:cs="Times New Roman"/>
                  <w:sz w:val="20"/>
                  <w:szCs w:val="20"/>
                </w:rPr>
                <w:delText>0.07 (1.1)</w:delText>
              </w:r>
            </w:del>
          </w:p>
        </w:tc>
        <w:tc>
          <w:tcPr>
            <w:tcW w:w="2268" w:type="dxa"/>
          </w:tcPr>
          <w:p w14:paraId="26FFF0EB" w14:textId="0267CB07" w:rsidR="004327A2" w:rsidRPr="006753A9" w:rsidDel="003C2221" w:rsidRDefault="004327A2" w:rsidP="00445A09">
            <w:pPr>
              <w:spacing w:line="276" w:lineRule="auto"/>
              <w:jc w:val="center"/>
              <w:rPr>
                <w:del w:id="2135" w:author="Audencio Victor Rafael" w:date="2025-10-26T01:54:00Z" w16du:dateUtc="2025-10-26T01:54:00Z"/>
                <w:rFonts w:ascii="Times New Roman" w:hAnsi="Times New Roman" w:cs="Times New Roman"/>
                <w:sz w:val="20"/>
                <w:szCs w:val="20"/>
              </w:rPr>
            </w:pPr>
            <w:del w:id="2136" w:author="Audencio Victor Rafael" w:date="2025-10-26T01:54:00Z" w16du:dateUtc="2025-10-26T01:54:00Z">
              <w:r w:rsidRPr="00C20EF0" w:rsidDel="003C2221">
                <w:rPr>
                  <w:rFonts w:ascii="Times New Roman" w:hAnsi="Times New Roman" w:cs="Times New Roman"/>
                  <w:sz w:val="20"/>
                  <w:szCs w:val="20"/>
                </w:rPr>
                <w:delText>0.</w:delText>
              </w:r>
              <w:r w:rsidDel="003C2221">
                <w:rPr>
                  <w:rFonts w:ascii="Times New Roman" w:hAnsi="Times New Roman" w:cs="Times New Roman"/>
                  <w:sz w:val="20"/>
                  <w:szCs w:val="20"/>
                </w:rPr>
                <w:delText>24</w:delText>
              </w:r>
              <w:r w:rsidRPr="00C20EF0" w:rsidDel="003C2221">
                <w:rPr>
                  <w:rFonts w:ascii="Times New Roman" w:hAnsi="Times New Roman" w:cs="Times New Roman"/>
                  <w:sz w:val="20"/>
                  <w:szCs w:val="20"/>
                </w:rPr>
                <w:delText xml:space="preserve"> (1.09)</w:delText>
              </w:r>
            </w:del>
          </w:p>
        </w:tc>
      </w:tr>
      <w:tr w:rsidR="004327A2" w:rsidDel="003C2221" w14:paraId="26DCD9A7" w14:textId="1318128A" w:rsidTr="00445A09">
        <w:trPr>
          <w:del w:id="2137" w:author="Audencio Victor Rafael" w:date="2025-10-26T01:54:00Z"/>
        </w:trPr>
        <w:tc>
          <w:tcPr>
            <w:tcW w:w="2972" w:type="dxa"/>
          </w:tcPr>
          <w:p w14:paraId="34B00132" w14:textId="728491EB" w:rsidR="004327A2" w:rsidRPr="006753A9" w:rsidDel="003C2221" w:rsidRDefault="004327A2" w:rsidP="00445A09">
            <w:pPr>
              <w:spacing w:line="276" w:lineRule="auto"/>
              <w:rPr>
                <w:del w:id="2138" w:author="Audencio Victor Rafael" w:date="2025-10-26T01:54:00Z" w16du:dateUtc="2025-10-26T01:54:00Z"/>
                <w:rFonts w:ascii="Times New Roman" w:hAnsi="Times New Roman" w:cs="Times New Roman"/>
                <w:sz w:val="20"/>
                <w:szCs w:val="20"/>
              </w:rPr>
            </w:pPr>
            <w:del w:id="2139" w:author="Audencio Victor Rafael" w:date="2025-10-26T01:54:00Z" w16du:dateUtc="2025-10-26T01:54:00Z">
              <w:r w:rsidRPr="006753A9" w:rsidDel="003C2221">
                <w:rPr>
                  <w:rFonts w:ascii="Times New Roman" w:hAnsi="Times New Roman" w:cs="Times New Roman"/>
                  <w:sz w:val="20"/>
                  <w:szCs w:val="20"/>
                </w:rPr>
                <w:delText>Late term (4</w:delText>
              </w:r>
              <w:r w:rsidDel="003C2221">
                <w:rPr>
                  <w:rFonts w:ascii="Times New Roman" w:hAnsi="Times New Roman" w:cs="Times New Roman"/>
                  <w:sz w:val="20"/>
                  <w:szCs w:val="20"/>
                </w:rPr>
                <w:delText>1</w:delText>
              </w:r>
              <w:r w:rsidRPr="006753A9" w:rsidDel="003C2221">
                <w:rPr>
                  <w:rFonts w:ascii="Times New Roman" w:hAnsi="Times New Roman" w:cs="Times New Roman"/>
                  <w:sz w:val="20"/>
                  <w:szCs w:val="20"/>
                  <w:vertAlign w:val="superscript"/>
                </w:rPr>
                <w:delText>+0</w:delText>
              </w:r>
              <w:r w:rsidRPr="006753A9" w:rsidDel="003C2221">
                <w:rPr>
                  <w:rFonts w:ascii="Times New Roman" w:hAnsi="Times New Roman" w:cs="Times New Roman"/>
                  <w:sz w:val="20"/>
                  <w:szCs w:val="20"/>
                </w:rPr>
                <w:delText xml:space="preserve"> to 42</w:delText>
              </w:r>
              <w:r w:rsidRPr="006753A9" w:rsidDel="003C2221">
                <w:rPr>
                  <w:rFonts w:ascii="Times New Roman" w:hAnsi="Times New Roman" w:cs="Times New Roman"/>
                  <w:sz w:val="20"/>
                  <w:szCs w:val="20"/>
                  <w:vertAlign w:val="superscript"/>
                </w:rPr>
                <w:delText>+⁶</w:delText>
              </w:r>
              <w:r w:rsidRPr="006753A9" w:rsidDel="003C2221">
                <w:rPr>
                  <w:rFonts w:ascii="Times New Roman" w:hAnsi="Times New Roman" w:cs="Times New Roman"/>
                  <w:sz w:val="20"/>
                  <w:szCs w:val="20"/>
                </w:rPr>
                <w:delText>)</w:delText>
              </w:r>
            </w:del>
          </w:p>
        </w:tc>
        <w:tc>
          <w:tcPr>
            <w:tcW w:w="1134" w:type="dxa"/>
          </w:tcPr>
          <w:p w14:paraId="5F2A9887" w14:textId="19056ED5" w:rsidR="004327A2" w:rsidRPr="006753A9" w:rsidDel="003C2221" w:rsidRDefault="004327A2" w:rsidP="00445A09">
            <w:pPr>
              <w:spacing w:line="276" w:lineRule="auto"/>
              <w:jc w:val="center"/>
              <w:rPr>
                <w:del w:id="2140" w:author="Audencio Victor Rafael" w:date="2025-10-26T01:54:00Z" w16du:dateUtc="2025-10-26T01:54:00Z"/>
                <w:rFonts w:ascii="Times New Roman" w:hAnsi="Times New Roman" w:cs="Times New Roman"/>
                <w:sz w:val="20"/>
                <w:szCs w:val="20"/>
              </w:rPr>
            </w:pPr>
            <w:del w:id="2141" w:author="Audencio Victor Rafael" w:date="2025-10-26T01:54:00Z" w16du:dateUtc="2025-10-26T01:54:00Z">
              <w:r w:rsidRPr="00C20EF0" w:rsidDel="003C2221">
                <w:rPr>
                  <w:rFonts w:ascii="Times New Roman" w:hAnsi="Times New Roman" w:cs="Times New Roman"/>
                  <w:sz w:val="20"/>
                  <w:szCs w:val="20"/>
                </w:rPr>
                <w:delText>25</w:delText>
              </w:r>
            </w:del>
          </w:p>
        </w:tc>
        <w:tc>
          <w:tcPr>
            <w:tcW w:w="2693" w:type="dxa"/>
          </w:tcPr>
          <w:p w14:paraId="002A6A2F" w14:textId="5375C58C" w:rsidR="004327A2" w:rsidRPr="006753A9" w:rsidDel="003C2221" w:rsidRDefault="004327A2" w:rsidP="00445A09">
            <w:pPr>
              <w:spacing w:line="276" w:lineRule="auto"/>
              <w:jc w:val="center"/>
              <w:rPr>
                <w:del w:id="2142" w:author="Audencio Victor Rafael" w:date="2025-10-26T01:54:00Z" w16du:dateUtc="2025-10-26T01:54:00Z"/>
                <w:rFonts w:ascii="Times New Roman" w:hAnsi="Times New Roman" w:cs="Times New Roman"/>
                <w:sz w:val="20"/>
                <w:szCs w:val="20"/>
              </w:rPr>
            </w:pPr>
            <w:del w:id="2143" w:author="Audencio Victor Rafael" w:date="2025-10-26T01:54:00Z" w16du:dateUtc="2025-10-26T01:54:00Z">
              <w:r w:rsidRPr="00C20EF0" w:rsidDel="003C2221">
                <w:rPr>
                  <w:rFonts w:ascii="Times New Roman" w:hAnsi="Times New Roman" w:cs="Times New Roman"/>
                  <w:sz w:val="20"/>
                  <w:szCs w:val="20"/>
                </w:rPr>
                <w:delText>0.74 (0.84)</w:delText>
              </w:r>
            </w:del>
          </w:p>
        </w:tc>
        <w:tc>
          <w:tcPr>
            <w:tcW w:w="2268" w:type="dxa"/>
          </w:tcPr>
          <w:p w14:paraId="65F77F91" w14:textId="745C46E1" w:rsidR="004327A2" w:rsidRPr="006753A9" w:rsidDel="003C2221" w:rsidRDefault="004327A2" w:rsidP="00445A09">
            <w:pPr>
              <w:spacing w:line="276" w:lineRule="auto"/>
              <w:jc w:val="center"/>
              <w:rPr>
                <w:del w:id="2144" w:author="Audencio Victor Rafael" w:date="2025-10-26T01:54:00Z" w16du:dateUtc="2025-10-26T01:54:00Z"/>
                <w:rFonts w:ascii="Times New Roman" w:hAnsi="Times New Roman" w:cs="Times New Roman"/>
                <w:sz w:val="20"/>
                <w:szCs w:val="20"/>
              </w:rPr>
            </w:pPr>
            <w:del w:id="2145" w:author="Audencio Victor Rafael" w:date="2025-10-26T01:54:00Z" w16du:dateUtc="2025-10-26T01:54:00Z">
              <w:r w:rsidRPr="00C20EF0" w:rsidDel="003C2221">
                <w:rPr>
                  <w:rFonts w:ascii="Times New Roman" w:hAnsi="Times New Roman" w:cs="Times New Roman"/>
                  <w:sz w:val="20"/>
                  <w:szCs w:val="20"/>
                </w:rPr>
                <w:delText>0.26 (0.8</w:delText>
              </w:r>
              <w:r w:rsidDel="003C2221">
                <w:rPr>
                  <w:rFonts w:ascii="Times New Roman" w:hAnsi="Times New Roman" w:cs="Times New Roman"/>
                  <w:sz w:val="20"/>
                  <w:szCs w:val="20"/>
                </w:rPr>
                <w:delText>8</w:delText>
              </w:r>
              <w:r w:rsidRPr="00C20EF0" w:rsidDel="003C2221">
                <w:rPr>
                  <w:rFonts w:ascii="Times New Roman" w:hAnsi="Times New Roman" w:cs="Times New Roman"/>
                  <w:sz w:val="20"/>
                  <w:szCs w:val="20"/>
                </w:rPr>
                <w:delText>)</w:delText>
              </w:r>
            </w:del>
          </w:p>
        </w:tc>
      </w:tr>
    </w:tbl>
    <w:p w14:paraId="3C967353" w14:textId="1D8BE1B8" w:rsidR="002F0CE1" w:rsidRPr="00915300" w:rsidDel="003C2221" w:rsidRDefault="002F0CE1" w:rsidP="00915300">
      <w:pPr>
        <w:rPr>
          <w:del w:id="2146" w:author="Audencio Victor Rafael" w:date="2025-10-26T01:54:00Z" w16du:dateUtc="2025-10-26T01:54:00Z"/>
        </w:rPr>
      </w:pPr>
    </w:p>
    <w:p w14:paraId="5E6362ED" w14:textId="77777777" w:rsidR="00326470" w:rsidRDefault="00326470" w:rsidP="08CBB9E4">
      <w:pPr>
        <w:spacing w:after="0" w:line="276" w:lineRule="auto"/>
        <w:rPr>
          <w:rFonts w:ascii="Times New Roman" w:hAnsi="Times New Roman" w:cs="Times New Roman"/>
          <w:i/>
          <w:iCs/>
        </w:rPr>
      </w:pPr>
    </w:p>
    <w:p w14:paraId="29C3F059" w14:textId="43E6ECE0" w:rsidR="006D68B7" w:rsidRPr="002F0166" w:rsidDel="00AE343E" w:rsidRDefault="7C994441" w:rsidP="006D68B7">
      <w:pPr>
        <w:spacing w:line="276" w:lineRule="auto"/>
        <w:rPr>
          <w:del w:id="2147" w:author="Audencio Victor" w:date="2025-10-29T23:00:00Z" w16du:dateUtc="2025-10-29T23:00:00Z"/>
          <w:rFonts w:ascii="Times New Roman" w:hAnsi="Times New Roman" w:cs="Times New Roman"/>
          <w:i/>
          <w:iCs/>
        </w:rPr>
      </w:pPr>
      <w:commentRangeStart w:id="2148"/>
      <w:commentRangeStart w:id="2149"/>
      <w:del w:id="2150" w:author="Audencio Victor" w:date="2025-10-29T23:00:00Z" w16du:dateUtc="2025-10-29T23:00:00Z">
        <w:r w:rsidRPr="00A20F68" w:rsidDel="00AE343E">
          <w:rPr>
            <w:rFonts w:ascii="Times New Roman" w:hAnsi="Times New Roman" w:cs="Times New Roman"/>
            <w:i/>
            <w:iCs/>
          </w:rPr>
          <w:delText xml:space="preserve">Conditional </w:delText>
        </w:r>
        <w:commentRangeEnd w:id="2148"/>
        <w:r w:rsidR="00CE728F" w:rsidRPr="00A20F68" w:rsidDel="00AE343E">
          <w:rPr>
            <w:rStyle w:val="CommentReference"/>
            <w:sz w:val="22"/>
            <w:szCs w:val="22"/>
          </w:rPr>
          <w:commentReference w:id="2148"/>
        </w:r>
        <w:commentRangeEnd w:id="2149"/>
        <w:r w:rsidR="00CE728F" w:rsidRPr="00A20F68" w:rsidDel="00AE343E">
          <w:rPr>
            <w:rStyle w:val="CommentReference"/>
            <w:sz w:val="22"/>
            <w:szCs w:val="22"/>
          </w:rPr>
          <w:commentReference w:id="2149"/>
        </w:r>
        <w:r w:rsidR="006D68B7" w:rsidDel="00AE343E">
          <w:rPr>
            <w:rFonts w:ascii="Times New Roman" w:hAnsi="Times New Roman" w:cs="Times New Roman"/>
            <w:i/>
            <w:iCs/>
          </w:rPr>
          <w:delText xml:space="preserve">difference in growth </w:delText>
        </w:r>
        <w:r w:rsidR="006D68B7" w:rsidRPr="000221EA" w:rsidDel="00AE343E">
          <w:rPr>
            <w:rFonts w:ascii="Times New Roman" w:hAnsi="Times New Roman" w:cs="Times New Roman"/>
            <w:i/>
            <w:iCs/>
            <w:sz w:val="24"/>
            <w:szCs w:val="24"/>
          </w:rPr>
          <w:delText>comparisons using WHO GS versus IG-21</w:delText>
        </w:r>
        <w:r w:rsidR="006D68B7" w:rsidRPr="000221EA" w:rsidDel="00AE343E">
          <w:rPr>
            <w:rFonts w:ascii="Times New Roman" w:hAnsi="Times New Roman" w:cs="Times New Roman"/>
            <w:i/>
            <w:iCs/>
            <w:sz w:val="24"/>
            <w:szCs w:val="24"/>
            <w:vertAlign w:val="superscript"/>
          </w:rPr>
          <w:delText xml:space="preserve">st </w:delText>
        </w:r>
        <w:r w:rsidR="006D68B7" w:rsidRPr="000221EA" w:rsidDel="00AE343E">
          <w:rPr>
            <w:rFonts w:ascii="Times New Roman" w:hAnsi="Times New Roman" w:cs="Times New Roman"/>
            <w:i/>
            <w:iCs/>
            <w:sz w:val="24"/>
            <w:szCs w:val="24"/>
          </w:rPr>
          <w:delText>NBS</w:delText>
        </w:r>
      </w:del>
    </w:p>
    <w:p w14:paraId="0A7D4945" w14:textId="79FED244" w:rsidR="00D15328" w:rsidRPr="00D15328" w:rsidDel="00AE343E" w:rsidRDefault="00D15328" w:rsidP="00D15328">
      <w:pPr>
        <w:spacing w:line="480" w:lineRule="auto"/>
        <w:rPr>
          <w:del w:id="2151" w:author="Audencio Victor" w:date="2025-10-29T23:00:00Z" w16du:dateUtc="2025-10-29T23:00:00Z"/>
          <w:rFonts w:ascii="Times New Roman" w:hAnsi="Times New Roman" w:cs="Times New Roman"/>
        </w:rPr>
      </w:pPr>
      <w:del w:id="2152" w:author="Audencio Victor" w:date="2025-10-29T23:00:00Z" w16du:dateUtc="2025-10-29T23:00:00Z">
        <w:r w:rsidRPr="00D15328" w:rsidDel="00AE343E">
          <w:rPr>
            <w:rFonts w:ascii="Times New Roman" w:hAnsi="Times New Roman" w:cs="Times New Roman"/>
          </w:rPr>
          <w:delText>Birth z-scores were positively associated with 6-month WAZ, LAZ, and HCAZ under both WHO GS and IG-21</w:delText>
        </w:r>
        <w:r w:rsidRPr="00B23276" w:rsidDel="00AE343E">
          <w:rPr>
            <w:rFonts w:ascii="Times New Roman" w:hAnsi="Times New Roman" w:cs="Times New Roman"/>
            <w:vertAlign w:val="superscript"/>
          </w:rPr>
          <w:delText>st</w:delText>
        </w:r>
        <w:r w:rsidRPr="00D15328" w:rsidDel="00AE343E">
          <w:rPr>
            <w:rFonts w:ascii="Times New Roman" w:hAnsi="Times New Roman" w:cs="Times New Roman"/>
          </w:rPr>
          <w:delText xml:space="preserve"> NBS (</w:delText>
        </w:r>
        <w:r w:rsidRPr="00B23276" w:rsidDel="00AE343E">
          <w:rPr>
            <w:rFonts w:ascii="Times New Roman" w:hAnsi="Times New Roman" w:cs="Times New Roman"/>
            <w:b/>
            <w:bCs/>
          </w:rPr>
          <w:delText>Figure S5a–c</w:delText>
        </w:r>
        <w:r w:rsidRPr="00D15328" w:rsidDel="00AE343E">
          <w:rPr>
            <w:rFonts w:ascii="Times New Roman" w:hAnsi="Times New Roman" w:cs="Times New Roman"/>
          </w:rPr>
          <w:delText xml:space="preserve">). Conditional growth from birth to 6 months differed between the two standards across GA </w:delText>
        </w:r>
        <w:r w:rsidR="00E335B0" w:rsidDel="00AE343E">
          <w:rPr>
            <w:rFonts w:ascii="Times New Roman" w:hAnsi="Times New Roman" w:cs="Times New Roman"/>
          </w:rPr>
          <w:delText xml:space="preserve">groups </w:delText>
        </w:r>
        <w:r w:rsidRPr="00D15328" w:rsidDel="00AE343E">
          <w:rPr>
            <w:rFonts w:ascii="Times New Roman" w:hAnsi="Times New Roman" w:cs="Times New Roman"/>
          </w:rPr>
          <w:delText>(</w:delText>
        </w:r>
        <w:r w:rsidRPr="00A65F4E" w:rsidDel="00AE343E">
          <w:rPr>
            <w:rFonts w:ascii="Times New Roman" w:hAnsi="Times New Roman" w:cs="Times New Roman"/>
            <w:b/>
            <w:bCs/>
          </w:rPr>
          <w:delText>Figures 2a–c</w:delText>
        </w:r>
        <w:r w:rsidR="001A56DB" w:rsidDel="00AE343E">
          <w:rPr>
            <w:rFonts w:ascii="Times New Roman" w:hAnsi="Times New Roman" w:cs="Times New Roman"/>
            <w:b/>
            <w:bCs/>
          </w:rPr>
          <w:delText>, Table S4</w:delText>
        </w:r>
        <w:r w:rsidRPr="00D15328" w:rsidDel="00AE343E">
          <w:rPr>
            <w:rFonts w:ascii="Times New Roman" w:hAnsi="Times New Roman" w:cs="Times New Roman"/>
          </w:rPr>
          <w:delText xml:space="preserve">). For WAZ, WHO GS showed a mean conditional change of +0.16 z-scores in moderately preterm and values within ±0.05 in other preterm groups, whereas </w:delText>
        </w:r>
        <w:r w:rsidR="00B23276" w:rsidRPr="00D15328" w:rsidDel="00AE343E">
          <w:rPr>
            <w:rFonts w:ascii="Times New Roman" w:hAnsi="Times New Roman" w:cs="Times New Roman"/>
          </w:rPr>
          <w:delText>IG-21</w:delText>
        </w:r>
        <w:r w:rsidR="00B23276" w:rsidRPr="00B23276" w:rsidDel="00AE343E">
          <w:rPr>
            <w:rFonts w:ascii="Times New Roman" w:hAnsi="Times New Roman" w:cs="Times New Roman"/>
            <w:vertAlign w:val="superscript"/>
          </w:rPr>
          <w:delText>st</w:delText>
        </w:r>
        <w:r w:rsidR="00B23276" w:rsidRPr="00D15328" w:rsidDel="00AE343E">
          <w:rPr>
            <w:rFonts w:ascii="Times New Roman" w:hAnsi="Times New Roman" w:cs="Times New Roman"/>
          </w:rPr>
          <w:delText xml:space="preserve"> </w:delText>
        </w:r>
        <w:r w:rsidRPr="00D15328" w:rsidDel="00AE343E">
          <w:rPr>
            <w:rFonts w:ascii="Times New Roman" w:hAnsi="Times New Roman" w:cs="Times New Roman"/>
          </w:rPr>
          <w:delText xml:space="preserve">showed –0.38 in very preterm and +0.10 in moderately preterm. Among term infants, WHO GS indicated +0.41 in late term, while </w:delText>
        </w:r>
        <w:r w:rsidR="00B23276" w:rsidRPr="00D15328" w:rsidDel="00AE343E">
          <w:rPr>
            <w:rFonts w:ascii="Times New Roman" w:hAnsi="Times New Roman" w:cs="Times New Roman"/>
          </w:rPr>
          <w:delText>IG-21</w:delText>
        </w:r>
        <w:r w:rsidR="00B23276" w:rsidRPr="00B23276" w:rsidDel="00AE343E">
          <w:rPr>
            <w:rFonts w:ascii="Times New Roman" w:hAnsi="Times New Roman" w:cs="Times New Roman"/>
            <w:vertAlign w:val="superscript"/>
          </w:rPr>
          <w:delText>st</w:delText>
        </w:r>
        <w:r w:rsidR="00B23276" w:rsidRPr="00D15328" w:rsidDel="00AE343E">
          <w:rPr>
            <w:rFonts w:ascii="Times New Roman" w:hAnsi="Times New Roman" w:cs="Times New Roman"/>
          </w:rPr>
          <w:delText xml:space="preserve"> </w:delText>
        </w:r>
        <w:r w:rsidRPr="00D15328" w:rsidDel="00AE343E">
          <w:rPr>
            <w:rFonts w:ascii="Times New Roman" w:hAnsi="Times New Roman" w:cs="Times New Roman"/>
          </w:rPr>
          <w:delText xml:space="preserve">showed –0.10 in early term and +0.76 in late term. For LAZ, WHO GS values ranged from –0.29 in very preterm to +0.19 in moderately preterm, while </w:delText>
        </w:r>
        <w:r w:rsidR="00B23276" w:rsidRPr="00D15328" w:rsidDel="00AE343E">
          <w:rPr>
            <w:rFonts w:ascii="Times New Roman" w:hAnsi="Times New Roman" w:cs="Times New Roman"/>
          </w:rPr>
          <w:delText>IG-21</w:delText>
        </w:r>
        <w:r w:rsidR="00B23276" w:rsidRPr="00B23276" w:rsidDel="00AE343E">
          <w:rPr>
            <w:rFonts w:ascii="Times New Roman" w:hAnsi="Times New Roman" w:cs="Times New Roman"/>
            <w:vertAlign w:val="superscript"/>
          </w:rPr>
          <w:delText>st</w:delText>
        </w:r>
        <w:r w:rsidR="00B23276" w:rsidRPr="00D15328" w:rsidDel="00AE343E">
          <w:rPr>
            <w:rFonts w:ascii="Times New Roman" w:hAnsi="Times New Roman" w:cs="Times New Roman"/>
          </w:rPr>
          <w:delText xml:space="preserve"> </w:delText>
        </w:r>
        <w:r w:rsidRPr="00D15328" w:rsidDel="00AE343E">
          <w:rPr>
            <w:rFonts w:ascii="Times New Roman" w:hAnsi="Times New Roman" w:cs="Times New Roman"/>
          </w:rPr>
          <w:delText xml:space="preserve">values ranged from –0.48 to –0.05. In term infants, WHO GS values were close to zero (–0.02 early term, +0.03 full term, +0.06 late term), while </w:delText>
        </w:r>
        <w:r w:rsidR="00B23276" w:rsidRPr="00D15328" w:rsidDel="00AE343E">
          <w:rPr>
            <w:rFonts w:ascii="Times New Roman" w:hAnsi="Times New Roman" w:cs="Times New Roman"/>
          </w:rPr>
          <w:delText>IG-21</w:delText>
        </w:r>
        <w:r w:rsidR="00B23276" w:rsidRPr="00B23276" w:rsidDel="00AE343E">
          <w:rPr>
            <w:rFonts w:ascii="Times New Roman" w:hAnsi="Times New Roman" w:cs="Times New Roman"/>
            <w:vertAlign w:val="superscript"/>
          </w:rPr>
          <w:delText>st</w:delText>
        </w:r>
        <w:r w:rsidR="00B23276" w:rsidRPr="00D15328" w:rsidDel="00AE343E">
          <w:rPr>
            <w:rFonts w:ascii="Times New Roman" w:hAnsi="Times New Roman" w:cs="Times New Roman"/>
          </w:rPr>
          <w:delText xml:space="preserve"> </w:delText>
        </w:r>
        <w:r w:rsidRPr="00D15328" w:rsidDel="00AE343E">
          <w:rPr>
            <w:rFonts w:ascii="Times New Roman" w:hAnsi="Times New Roman" w:cs="Times New Roman"/>
          </w:rPr>
          <w:delText>ranged from –0.20 to +0.71. For HCAZ, WHO GS showed +0.22 in very preterm and near-zero values in other groups, compared with –0.32 in very preterm and near-zero values in other groups under IG-21st.</w:delText>
        </w:r>
      </w:del>
    </w:p>
    <w:p w14:paraId="0370A43A" w14:textId="28D682E7" w:rsidR="00D15328" w:rsidRPr="00D15328" w:rsidDel="00AE343E" w:rsidRDefault="00D15328" w:rsidP="00D15328">
      <w:pPr>
        <w:spacing w:line="480" w:lineRule="auto"/>
        <w:rPr>
          <w:del w:id="2153" w:author="Audencio Victor" w:date="2025-10-29T23:00:00Z" w16du:dateUtc="2025-10-29T23:00:00Z"/>
          <w:rFonts w:ascii="Times New Roman" w:hAnsi="Times New Roman" w:cs="Times New Roman"/>
        </w:rPr>
      </w:pPr>
      <w:del w:id="2154" w:author="Audencio Victor" w:date="2025-10-29T23:00:00Z" w16du:dateUtc="2025-10-29T23:00:00Z">
        <w:r w:rsidRPr="00D15328" w:rsidDel="00AE343E">
          <w:rPr>
            <w:rFonts w:ascii="Times New Roman" w:hAnsi="Times New Roman" w:cs="Times New Roman"/>
          </w:rPr>
          <w:delText>Conditional WAZ at 12 months was associated with 6-month WAZ (</w:delText>
        </w:r>
        <w:r w:rsidRPr="00B23276" w:rsidDel="00AE343E">
          <w:rPr>
            <w:rFonts w:ascii="Times New Roman" w:hAnsi="Times New Roman" w:cs="Times New Roman"/>
            <w:b/>
            <w:bCs/>
          </w:rPr>
          <w:delText>Figures S6a–c</w:delText>
        </w:r>
        <w:r w:rsidRPr="00D15328" w:rsidDel="00AE343E">
          <w:rPr>
            <w:rFonts w:ascii="Times New Roman" w:hAnsi="Times New Roman" w:cs="Times New Roman"/>
          </w:rPr>
          <w:delText xml:space="preserve">). Among preterm infants, WHO GS showed mean conditional changes from –0.12 to +0.14 z-scores across GA groups, while </w:delText>
        </w:r>
        <w:r w:rsidR="00B23276" w:rsidRPr="00D15328" w:rsidDel="00AE343E">
          <w:rPr>
            <w:rFonts w:ascii="Times New Roman" w:hAnsi="Times New Roman" w:cs="Times New Roman"/>
          </w:rPr>
          <w:delText>IG-21</w:delText>
        </w:r>
        <w:r w:rsidR="00B23276" w:rsidRPr="00B23276" w:rsidDel="00AE343E">
          <w:rPr>
            <w:rFonts w:ascii="Times New Roman" w:hAnsi="Times New Roman" w:cs="Times New Roman"/>
            <w:vertAlign w:val="superscript"/>
          </w:rPr>
          <w:delText>st</w:delText>
        </w:r>
        <w:r w:rsidR="00B23276" w:rsidRPr="00D15328" w:rsidDel="00AE343E">
          <w:rPr>
            <w:rFonts w:ascii="Times New Roman" w:hAnsi="Times New Roman" w:cs="Times New Roman"/>
          </w:rPr>
          <w:delText xml:space="preserve"> </w:delText>
        </w:r>
        <w:r w:rsidRPr="00D15328" w:rsidDel="00AE343E">
          <w:rPr>
            <w:rFonts w:ascii="Times New Roman" w:hAnsi="Times New Roman" w:cs="Times New Roman"/>
          </w:rPr>
          <w:delText>showed –0.64 in very preterm and –0.03 to +0.08 in other groups. The proportion of infants with &gt;±0.5 z-score differences in ΔWAZ was 90% in very preterm, 70% in moderately preterm, and 40% in late preterm, converging at term (</w:delText>
        </w:r>
        <w:r w:rsidRPr="00B23276" w:rsidDel="00AE343E">
          <w:rPr>
            <w:rFonts w:ascii="Times New Roman" w:hAnsi="Times New Roman" w:cs="Times New Roman"/>
            <w:b/>
            <w:bCs/>
          </w:rPr>
          <w:delText>Figure S7a–c</w:delText>
        </w:r>
        <w:r w:rsidR="001A56DB" w:rsidDel="00AE343E">
          <w:rPr>
            <w:rFonts w:ascii="Times New Roman" w:hAnsi="Times New Roman" w:cs="Times New Roman"/>
            <w:b/>
            <w:bCs/>
          </w:rPr>
          <w:delText>, Table S5</w:delText>
        </w:r>
        <w:r w:rsidRPr="00D15328" w:rsidDel="00AE343E">
          <w:rPr>
            <w:rFonts w:ascii="Times New Roman" w:hAnsi="Times New Roman" w:cs="Times New Roman"/>
          </w:rPr>
          <w:delText xml:space="preserve">). For LAZ, WHO GS values were +0.05 in very preterm, +0.13 in moderately preterm, and –0.04 in late preterm, while </w:delText>
        </w:r>
        <w:r w:rsidR="00B23276" w:rsidRPr="00D15328" w:rsidDel="00AE343E">
          <w:rPr>
            <w:rFonts w:ascii="Times New Roman" w:hAnsi="Times New Roman" w:cs="Times New Roman"/>
          </w:rPr>
          <w:delText>IG-21</w:delText>
        </w:r>
        <w:r w:rsidR="00B23276" w:rsidRPr="00B23276" w:rsidDel="00AE343E">
          <w:rPr>
            <w:rFonts w:ascii="Times New Roman" w:hAnsi="Times New Roman" w:cs="Times New Roman"/>
            <w:vertAlign w:val="superscript"/>
          </w:rPr>
          <w:delText>st</w:delText>
        </w:r>
        <w:r w:rsidR="00B23276" w:rsidRPr="00D15328" w:rsidDel="00AE343E">
          <w:rPr>
            <w:rFonts w:ascii="Times New Roman" w:hAnsi="Times New Roman" w:cs="Times New Roman"/>
          </w:rPr>
          <w:delText xml:space="preserve"> </w:delText>
        </w:r>
        <w:r w:rsidRPr="00D15328" w:rsidDel="00AE343E">
          <w:rPr>
            <w:rFonts w:ascii="Times New Roman" w:hAnsi="Times New Roman" w:cs="Times New Roman"/>
          </w:rPr>
          <w:delText>values were –0.65, –0.03, and +0.09, respectively. In</w:delText>
        </w:r>
        <w:r w:rsidR="00210216" w:rsidDel="00AE343E">
          <w:rPr>
            <w:rFonts w:ascii="Times New Roman" w:hAnsi="Times New Roman" w:cs="Times New Roman"/>
          </w:rPr>
          <w:delText xml:space="preserve"> full-</w:delText>
        </w:r>
        <w:r w:rsidRPr="00D15328" w:rsidDel="00AE343E">
          <w:rPr>
            <w:rFonts w:ascii="Times New Roman" w:hAnsi="Times New Roman" w:cs="Times New Roman"/>
          </w:rPr>
          <w:delText xml:space="preserve">term infants, both approaches </w:delText>
        </w:r>
        <w:r w:rsidR="00347A13" w:rsidDel="00AE343E">
          <w:rPr>
            <w:rFonts w:ascii="Times New Roman" w:hAnsi="Times New Roman" w:cs="Times New Roman"/>
          </w:rPr>
          <w:delText>yielded</w:delText>
        </w:r>
        <w:r w:rsidRPr="00D15328" w:rsidDel="00AE343E">
          <w:rPr>
            <w:rFonts w:ascii="Times New Roman" w:hAnsi="Times New Roman" w:cs="Times New Roman"/>
          </w:rPr>
          <w:delText xml:space="preserve"> similar results (–0.06 early term, +0.</w:delText>
        </w:r>
        <w:r w:rsidR="00210216" w:rsidDel="00AE343E">
          <w:rPr>
            <w:rFonts w:ascii="Times New Roman" w:hAnsi="Times New Roman" w:cs="Times New Roman"/>
          </w:rPr>
          <w:delText>1</w:delText>
        </w:r>
        <w:r w:rsidRPr="00D15328" w:rsidDel="00AE343E">
          <w:rPr>
            <w:rFonts w:ascii="Times New Roman" w:hAnsi="Times New Roman" w:cs="Times New Roman"/>
          </w:rPr>
          <w:delText xml:space="preserve"> full term, +0.09 late term). For HCAZ, WHO GS showed +0.22 in very preterm and near-zero values in other groups, while </w:delText>
        </w:r>
        <w:r w:rsidR="00C03187" w:rsidRPr="00D15328" w:rsidDel="00AE343E">
          <w:rPr>
            <w:rFonts w:ascii="Times New Roman" w:hAnsi="Times New Roman" w:cs="Times New Roman"/>
          </w:rPr>
          <w:delText>IG-21</w:delText>
        </w:r>
        <w:r w:rsidR="00C03187" w:rsidRPr="00B23276" w:rsidDel="00AE343E">
          <w:rPr>
            <w:rFonts w:ascii="Times New Roman" w:hAnsi="Times New Roman" w:cs="Times New Roman"/>
            <w:vertAlign w:val="superscript"/>
          </w:rPr>
          <w:delText>st</w:delText>
        </w:r>
        <w:r w:rsidR="00C03187" w:rsidRPr="00D15328" w:rsidDel="00AE343E">
          <w:rPr>
            <w:rFonts w:ascii="Times New Roman" w:hAnsi="Times New Roman" w:cs="Times New Roman"/>
          </w:rPr>
          <w:delText xml:space="preserve"> </w:delText>
        </w:r>
        <w:r w:rsidRPr="00D15328" w:rsidDel="00AE343E">
          <w:rPr>
            <w:rFonts w:ascii="Times New Roman" w:hAnsi="Times New Roman" w:cs="Times New Roman"/>
          </w:rPr>
          <w:delText>showed –0.32 in very preterm and near-zero values otherwise.</w:delText>
        </w:r>
      </w:del>
    </w:p>
    <w:p w14:paraId="7C9A74A5" w14:textId="5F76393E" w:rsidR="00326470" w:rsidRPr="00895137" w:rsidDel="00AE343E" w:rsidRDefault="00D15328" w:rsidP="00895137">
      <w:pPr>
        <w:spacing w:line="480" w:lineRule="auto"/>
        <w:rPr>
          <w:del w:id="2155" w:author="Audencio Victor" w:date="2025-10-29T23:00:00Z" w16du:dateUtc="2025-10-29T23:00:00Z"/>
          <w:rFonts w:ascii="Times New Roman" w:hAnsi="Times New Roman" w:cs="Times New Roman"/>
        </w:rPr>
      </w:pPr>
      <w:del w:id="2156" w:author="Audencio Victor" w:date="2025-10-29T23:00:00Z" w16du:dateUtc="2025-10-29T23:00:00Z">
        <w:r w:rsidRPr="00D15328" w:rsidDel="00AE343E">
          <w:rPr>
            <w:rFonts w:ascii="Times New Roman" w:hAnsi="Times New Roman" w:cs="Times New Roman"/>
          </w:rPr>
          <w:delText xml:space="preserve">At 24 months, WAZ, LAZ, and HCAZ were associated with their corresponding 12-month z-scores (R² 0.46–0.68), similar to the 6–12 month interval </w:delText>
        </w:r>
        <w:r w:rsidRPr="00B23276" w:rsidDel="00AE343E">
          <w:rPr>
            <w:rFonts w:ascii="Times New Roman" w:hAnsi="Times New Roman" w:cs="Times New Roman"/>
            <w:b/>
            <w:bCs/>
          </w:rPr>
          <w:delText>(Figures S8a–c</w:delText>
        </w:r>
        <w:r w:rsidRPr="00D15328" w:rsidDel="00AE343E">
          <w:rPr>
            <w:rFonts w:ascii="Times New Roman" w:hAnsi="Times New Roman" w:cs="Times New Roman"/>
          </w:rPr>
          <w:delText xml:space="preserve">). </w:delText>
        </w:r>
        <w:r w:rsidR="00B23276" w:rsidDel="00AE343E">
          <w:rPr>
            <w:rFonts w:ascii="Times New Roman" w:hAnsi="Times New Roman" w:cs="Times New Roman"/>
          </w:rPr>
          <w:delText xml:space="preserve">At this age, both approaches converge to the WHO GS, and therefore values were identical across methods. </w:delText>
        </w:r>
        <w:r w:rsidRPr="00D15328" w:rsidDel="00AE343E">
          <w:rPr>
            <w:rFonts w:ascii="Times New Roman" w:hAnsi="Times New Roman" w:cs="Times New Roman"/>
          </w:rPr>
          <w:delText>For WAZ, mean conditional growth was +0.23 in very preterm, +0.11 in moderately preterm, –0.06 in late preterm, and –0.11 to +0.10 in term infants</w:delText>
        </w:r>
        <w:r w:rsidR="00B23276" w:rsidDel="00AE343E">
          <w:rPr>
            <w:rFonts w:ascii="Times New Roman" w:hAnsi="Times New Roman" w:cs="Times New Roman"/>
          </w:rPr>
          <w:delText xml:space="preserve">. </w:delText>
        </w:r>
        <w:r w:rsidRPr="00D15328" w:rsidDel="00AE343E">
          <w:rPr>
            <w:rFonts w:ascii="Times New Roman" w:hAnsi="Times New Roman" w:cs="Times New Roman"/>
          </w:rPr>
          <w:delText xml:space="preserve">For LAZ, </w:delText>
        </w:r>
        <w:r w:rsidR="00B23276" w:rsidDel="00AE343E">
          <w:rPr>
            <w:rFonts w:ascii="Times New Roman" w:hAnsi="Times New Roman" w:cs="Times New Roman"/>
          </w:rPr>
          <w:delText>mean conditional growth was</w:delText>
        </w:r>
        <w:r w:rsidRPr="00D15328" w:rsidDel="00AE343E">
          <w:rPr>
            <w:rFonts w:ascii="Times New Roman" w:hAnsi="Times New Roman" w:cs="Times New Roman"/>
          </w:rPr>
          <w:delText xml:space="preserve"> +0.14 in moderately preterm and near-zero values in other GA groups</w:delText>
        </w:r>
        <w:r w:rsidR="00B23276" w:rsidDel="00AE343E">
          <w:rPr>
            <w:rFonts w:ascii="Times New Roman" w:hAnsi="Times New Roman" w:cs="Times New Roman"/>
          </w:rPr>
          <w:delText xml:space="preserve">, while among term infants, mean changes ranged from </w:delText>
        </w:r>
        <w:r w:rsidRPr="00D15328" w:rsidDel="00AE343E">
          <w:rPr>
            <w:rFonts w:ascii="Times New Roman" w:hAnsi="Times New Roman" w:cs="Times New Roman"/>
          </w:rPr>
          <w:delText xml:space="preserve">–0.10 to –0.04. For HCAZ, </w:delText>
        </w:r>
        <w:r w:rsidR="00B23276" w:rsidDel="00AE343E">
          <w:rPr>
            <w:rFonts w:ascii="Times New Roman" w:hAnsi="Times New Roman" w:cs="Times New Roman"/>
          </w:rPr>
          <w:delText xml:space="preserve">mean changes were </w:delText>
        </w:r>
        <w:r w:rsidRPr="00D15328" w:rsidDel="00AE343E">
          <w:rPr>
            <w:rFonts w:ascii="Times New Roman" w:hAnsi="Times New Roman" w:cs="Times New Roman"/>
          </w:rPr>
          <w:delText>+0.17 in very preterm, +0.23 in moderately preterm, –0.09 in late preterm, and –0.10 to +0.05 in term infants (</w:delText>
        </w:r>
        <w:r w:rsidRPr="00B23276" w:rsidDel="00AE343E">
          <w:rPr>
            <w:rFonts w:ascii="Times New Roman" w:hAnsi="Times New Roman" w:cs="Times New Roman"/>
            <w:b/>
            <w:bCs/>
          </w:rPr>
          <w:delText>Figures S9a–c</w:delText>
        </w:r>
        <w:r w:rsidR="001A56DB" w:rsidDel="00AE343E">
          <w:rPr>
            <w:rFonts w:ascii="Times New Roman" w:hAnsi="Times New Roman" w:cs="Times New Roman"/>
            <w:b/>
            <w:bCs/>
          </w:rPr>
          <w:delText>, Table S6</w:delText>
        </w:r>
        <w:r w:rsidRPr="00D15328" w:rsidDel="00AE343E">
          <w:rPr>
            <w:rFonts w:ascii="Times New Roman" w:hAnsi="Times New Roman" w:cs="Times New Roman"/>
          </w:rPr>
          <w:delText>).</w:delText>
        </w:r>
        <w:r w:rsidR="00B23276" w:rsidDel="00AE343E">
          <w:rPr>
            <w:rFonts w:ascii="Times New Roman" w:hAnsi="Times New Roman" w:cs="Times New Roman"/>
          </w:rPr>
          <w:delText xml:space="preserve"> </w:delText>
        </w:r>
      </w:del>
    </w:p>
    <w:p w14:paraId="0BDB7830" w14:textId="73BB8DBB" w:rsidR="00593D09" w:rsidDel="002D6EC8" w:rsidRDefault="00895137">
      <w:pPr>
        <w:spacing w:after="0" w:line="276" w:lineRule="auto"/>
        <w:rPr>
          <w:del w:id="2157" w:author="Audencio Victor Rafael" w:date="2025-10-26T17:23:00Z" w16du:dateUtc="2025-10-26T17:23:00Z"/>
          <w:rFonts w:ascii="Times New Roman" w:hAnsi="Times New Roman" w:cs="Times New Roman"/>
          <w:b/>
          <w:bCs/>
          <w:i/>
          <w:iCs/>
        </w:rPr>
      </w:pPr>
      <w:del w:id="2158" w:author="Audencio Victor Rafael" w:date="2025-10-26T17:23:00Z" w16du:dateUtc="2025-10-26T17:23:00Z">
        <w:r w:rsidRPr="00000562" w:rsidDel="002D6EC8">
          <w:rPr>
            <w:noProof/>
          </w:rPr>
          <w:drawing>
            <wp:anchor distT="0" distB="0" distL="114300" distR="114300" simplePos="0" relativeHeight="251745280" behindDoc="0" locked="0" layoutInCell="1" allowOverlap="1" wp14:anchorId="52702A96" wp14:editId="572CCBD4">
              <wp:simplePos x="0" y="0"/>
              <wp:positionH relativeFrom="column">
                <wp:posOffset>471805</wp:posOffset>
              </wp:positionH>
              <wp:positionV relativeFrom="paragraph">
                <wp:posOffset>185420</wp:posOffset>
              </wp:positionV>
              <wp:extent cx="1993265" cy="1993265"/>
              <wp:effectExtent l="0" t="0" r="635" b="635"/>
              <wp:wrapSquare wrapText="bothSides"/>
              <wp:docPr id="5" name="Picture 4" descr="A graph of gestational age&#10;&#10;AI-generated content may be incorrect.">
                <a:extLst xmlns:a="http://schemas.openxmlformats.org/drawingml/2006/main">
                  <a:ext uri="{FF2B5EF4-FFF2-40B4-BE49-F238E27FC236}">
                    <a16:creationId xmlns:a16="http://schemas.microsoft.com/office/drawing/2014/main" id="{CEF8B39E-8F33-C424-FDD8-43B4CE0DE2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gestational age&#10;&#10;AI-generated content may be incorrect.">
                        <a:extLst>
                          <a:ext uri="{FF2B5EF4-FFF2-40B4-BE49-F238E27FC236}">
                            <a16:creationId xmlns:a16="http://schemas.microsoft.com/office/drawing/2014/main" id="{CEF8B39E-8F33-C424-FDD8-43B4CE0DE271}"/>
                          </a:ext>
                        </a:extLst>
                      </pic:cNvPr>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a:xfrm>
                        <a:off x="0" y="0"/>
                        <a:ext cx="1993265" cy="1993265"/>
                      </a:xfrm>
                      <a:prstGeom prst="rect">
                        <a:avLst/>
                      </a:prstGeom>
                    </pic:spPr>
                  </pic:pic>
                </a:graphicData>
              </a:graphic>
              <wp14:sizeRelH relativeFrom="page">
                <wp14:pctWidth>0</wp14:pctWidth>
              </wp14:sizeRelH>
              <wp14:sizeRelV relativeFrom="page">
                <wp14:pctHeight>0</wp14:pctHeight>
              </wp14:sizeRelV>
            </wp:anchor>
          </w:drawing>
        </w:r>
      </w:del>
      <w:ins w:id="2159" w:author="Audencio Victor Rafael" w:date="2025-10-26T17:23:00Z" w16du:dateUtc="2025-10-26T17:23:00Z">
        <w:r w:rsidR="002D6EC8">
          <w:rPr>
            <w:rFonts w:ascii="Times New Roman" w:hAnsi="Times New Roman" w:cs="Times New Roman"/>
            <w:b/>
            <w:bCs/>
            <w:i/>
            <w:iCs/>
            <w:noProof/>
          </w:rPr>
          <w:drawing>
            <wp:inline distT="0" distB="0" distL="0" distR="0" wp14:anchorId="7D392C53" wp14:editId="6887F632">
              <wp:extent cx="5731510" cy="4776470"/>
              <wp:effectExtent l="0" t="0" r="0" b="0"/>
              <wp:docPr id="1868483445" name="Picture 2"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83445" name="Picture 2" descr="A collage of graph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ins>
    </w:p>
    <w:p w14:paraId="28C45F39" w14:textId="5C9CE394" w:rsidR="000A614E" w:rsidDel="002D6EC8" w:rsidRDefault="00C73E84">
      <w:pPr>
        <w:spacing w:after="0" w:line="276" w:lineRule="auto"/>
        <w:rPr>
          <w:del w:id="2160" w:author="Audencio Victor Rafael" w:date="2025-10-26T17:23:00Z" w16du:dateUtc="2025-10-26T17:23:00Z"/>
          <w:rFonts w:ascii="Times New Roman" w:hAnsi="Times New Roman" w:cs="Times New Roman"/>
          <w:b/>
          <w:bCs/>
          <w:i/>
          <w:iCs/>
        </w:rPr>
      </w:pPr>
      <w:del w:id="2161" w:author="Audencio Victor Rafael" w:date="2025-10-26T17:23:00Z" w16du:dateUtc="2025-10-26T17:23:00Z">
        <w:r w:rsidRPr="00000562" w:rsidDel="002D6EC8">
          <w:rPr>
            <w:rFonts w:ascii="Times New Roman" w:hAnsi="Times New Roman" w:cs="Times New Roman"/>
            <w:b/>
            <w:bCs/>
            <w:i/>
            <w:iCs/>
            <w:noProof/>
          </w:rPr>
          <w:drawing>
            <wp:anchor distT="0" distB="0" distL="114300" distR="114300" simplePos="0" relativeHeight="251746304" behindDoc="0" locked="0" layoutInCell="1" allowOverlap="1" wp14:anchorId="0AE623A1" wp14:editId="24E45F1C">
              <wp:simplePos x="0" y="0"/>
              <wp:positionH relativeFrom="column">
                <wp:posOffset>3514725</wp:posOffset>
              </wp:positionH>
              <wp:positionV relativeFrom="paragraph">
                <wp:posOffset>10160</wp:posOffset>
              </wp:positionV>
              <wp:extent cx="1971675" cy="1971675"/>
              <wp:effectExtent l="0" t="0" r="9525" b="9525"/>
              <wp:wrapSquare wrapText="bothSides"/>
              <wp:docPr id="1193829287" name="Picture 4" descr="A graph of a number of people with different age&#10;&#10;AI-generated content may be incorrect.">
                <a:extLst xmlns:a="http://schemas.openxmlformats.org/drawingml/2006/main">
                  <a:ext uri="{FF2B5EF4-FFF2-40B4-BE49-F238E27FC236}">
                    <a16:creationId xmlns:a16="http://schemas.microsoft.com/office/drawing/2014/main" id="{CEF8B39E-8F33-C424-FDD8-43B4CE0DE2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9287" name="Picture 4" descr="A graph of a number of people with different age&#10;&#10;AI-generated content may be incorrect.">
                        <a:extLst>
                          <a:ext uri="{FF2B5EF4-FFF2-40B4-BE49-F238E27FC236}">
                            <a16:creationId xmlns:a16="http://schemas.microsoft.com/office/drawing/2014/main" id="{CEF8B39E-8F33-C424-FDD8-43B4CE0DE271}"/>
                          </a:ext>
                        </a:extLst>
                      </pic:cNvPr>
                      <pic:cNvPicPr>
                        <a:picLocks noChangeAspect="1"/>
                      </pic:cNvPicPr>
                    </pic:nvPicPr>
                    <pic:blipFill>
                      <a:blip r:embed="rId18" cstate="print">
                        <a:extLst>
                          <a:ext uri="{28A0092B-C50C-407E-A947-70E740481C1C}">
                            <a14:useLocalDpi xmlns:a14="http://schemas.microsoft.com/office/drawing/2010/main" val="0"/>
                          </a:ext>
                        </a:extLst>
                      </a:blip>
                      <a:srcRect/>
                      <a:stretch/>
                    </pic:blipFill>
                    <pic:spPr>
                      <a:xfrm>
                        <a:off x="0" y="0"/>
                        <a:ext cx="1971675" cy="1971675"/>
                      </a:xfrm>
                      <a:prstGeom prst="rect">
                        <a:avLst/>
                      </a:prstGeom>
                    </pic:spPr>
                  </pic:pic>
                </a:graphicData>
              </a:graphic>
              <wp14:sizeRelH relativeFrom="page">
                <wp14:pctWidth>0</wp14:pctWidth>
              </wp14:sizeRelH>
              <wp14:sizeRelV relativeFrom="page">
                <wp14:pctHeight>0</wp14:pctHeight>
              </wp14:sizeRelV>
            </wp:anchor>
          </w:drawing>
        </w:r>
        <w:r w:rsidR="000479CF" w:rsidDel="002D6EC8">
          <w:rPr>
            <w:rFonts w:ascii="Times New Roman" w:hAnsi="Times New Roman" w:cs="Times New Roman"/>
            <w:b/>
            <w:bCs/>
            <w:i/>
            <w:iCs/>
          </w:rPr>
          <w:delText>a)</w:delText>
        </w:r>
        <w:r w:rsidR="007A1ADA" w:rsidRPr="007A1ADA" w:rsidDel="002D6EC8">
          <w:rPr>
            <w:noProof/>
          </w:rPr>
          <w:delText xml:space="preserve"> </w:delText>
        </w:r>
        <w:r w:rsidR="000479CF" w:rsidDel="002D6EC8">
          <w:rPr>
            <w:rFonts w:ascii="Times New Roman" w:hAnsi="Times New Roman" w:cs="Times New Roman"/>
            <w:b/>
            <w:bCs/>
            <w:i/>
            <w:iCs/>
          </w:rPr>
          <w:tab/>
        </w:r>
        <w:r w:rsidR="007A1ADA" w:rsidDel="002D6EC8">
          <w:rPr>
            <w:rFonts w:ascii="Times New Roman" w:hAnsi="Times New Roman" w:cs="Times New Roman"/>
            <w:b/>
            <w:bCs/>
            <w:i/>
            <w:iCs/>
          </w:rPr>
          <w:delText>b)</w:delText>
        </w:r>
        <w:r w:rsidR="000479CF" w:rsidDel="002D6EC8">
          <w:rPr>
            <w:rFonts w:ascii="Times New Roman" w:hAnsi="Times New Roman" w:cs="Times New Roman"/>
            <w:b/>
            <w:bCs/>
            <w:i/>
            <w:iCs/>
          </w:rPr>
          <w:tab/>
        </w:r>
      </w:del>
    </w:p>
    <w:p w14:paraId="7B1982A6" w14:textId="09D386A0" w:rsidR="000A614E" w:rsidDel="002D6EC8" w:rsidRDefault="000A614E">
      <w:pPr>
        <w:spacing w:after="0" w:line="276" w:lineRule="auto"/>
        <w:rPr>
          <w:del w:id="2162" w:author="Audencio Victor Rafael" w:date="2025-10-26T17:23:00Z" w16du:dateUtc="2025-10-26T17:23:00Z"/>
          <w:rFonts w:ascii="Times New Roman" w:hAnsi="Times New Roman" w:cs="Times New Roman"/>
          <w:b/>
          <w:bCs/>
          <w:i/>
          <w:iCs/>
        </w:rPr>
      </w:pPr>
    </w:p>
    <w:p w14:paraId="12712FFA" w14:textId="12E06425" w:rsidR="000A614E" w:rsidDel="002D6EC8" w:rsidRDefault="000A614E">
      <w:pPr>
        <w:spacing w:after="0" w:line="276" w:lineRule="auto"/>
        <w:rPr>
          <w:del w:id="2163" w:author="Audencio Victor Rafael" w:date="2025-10-26T17:23:00Z" w16du:dateUtc="2025-10-26T17:23:00Z"/>
          <w:rFonts w:ascii="Times New Roman" w:hAnsi="Times New Roman" w:cs="Times New Roman"/>
          <w:b/>
          <w:bCs/>
          <w:i/>
          <w:iCs/>
        </w:rPr>
      </w:pPr>
    </w:p>
    <w:p w14:paraId="0872118E" w14:textId="456EA5E0" w:rsidR="000A614E" w:rsidDel="002D6EC8" w:rsidRDefault="000A614E">
      <w:pPr>
        <w:spacing w:after="0" w:line="276" w:lineRule="auto"/>
        <w:rPr>
          <w:del w:id="2164" w:author="Audencio Victor Rafael" w:date="2025-10-26T17:23:00Z" w16du:dateUtc="2025-10-26T17:23:00Z"/>
          <w:rFonts w:ascii="Times New Roman" w:hAnsi="Times New Roman" w:cs="Times New Roman"/>
          <w:b/>
          <w:bCs/>
          <w:i/>
          <w:iCs/>
        </w:rPr>
      </w:pPr>
    </w:p>
    <w:p w14:paraId="08BD1FE0" w14:textId="40DE5253" w:rsidR="000A614E" w:rsidDel="002D6EC8" w:rsidRDefault="000A614E">
      <w:pPr>
        <w:spacing w:after="0" w:line="276" w:lineRule="auto"/>
        <w:rPr>
          <w:del w:id="2165" w:author="Audencio Victor Rafael" w:date="2025-10-26T17:23:00Z" w16du:dateUtc="2025-10-26T17:23:00Z"/>
          <w:rFonts w:ascii="Times New Roman" w:hAnsi="Times New Roman" w:cs="Times New Roman"/>
          <w:b/>
          <w:bCs/>
          <w:i/>
          <w:iCs/>
        </w:rPr>
      </w:pPr>
    </w:p>
    <w:p w14:paraId="21D2031A" w14:textId="2C090CBA" w:rsidR="000A614E" w:rsidDel="002D6EC8" w:rsidRDefault="000A614E">
      <w:pPr>
        <w:spacing w:after="0" w:line="276" w:lineRule="auto"/>
        <w:rPr>
          <w:del w:id="2166" w:author="Audencio Victor Rafael" w:date="2025-10-26T17:23:00Z" w16du:dateUtc="2025-10-26T17:23:00Z"/>
          <w:rFonts w:ascii="Times New Roman" w:hAnsi="Times New Roman" w:cs="Times New Roman"/>
          <w:b/>
          <w:bCs/>
          <w:i/>
          <w:iCs/>
        </w:rPr>
      </w:pPr>
    </w:p>
    <w:p w14:paraId="25557B7D" w14:textId="7239F57D" w:rsidR="007A1ADA" w:rsidDel="002D6EC8" w:rsidRDefault="007A1ADA">
      <w:pPr>
        <w:spacing w:after="0" w:line="276" w:lineRule="auto"/>
        <w:rPr>
          <w:del w:id="2167" w:author="Audencio Victor Rafael" w:date="2025-10-26T17:23:00Z" w16du:dateUtc="2025-10-26T17:23:00Z"/>
          <w:rFonts w:ascii="Times New Roman" w:hAnsi="Times New Roman" w:cs="Times New Roman"/>
          <w:b/>
          <w:bCs/>
          <w:i/>
          <w:iCs/>
        </w:rPr>
      </w:pPr>
    </w:p>
    <w:p w14:paraId="639B8FF6" w14:textId="348BA5E9" w:rsidR="007A1ADA" w:rsidDel="002D6EC8" w:rsidRDefault="007A1ADA">
      <w:pPr>
        <w:spacing w:after="0" w:line="276" w:lineRule="auto"/>
        <w:rPr>
          <w:del w:id="2168" w:author="Audencio Victor Rafael" w:date="2025-10-26T17:23:00Z" w16du:dateUtc="2025-10-26T17:23:00Z"/>
          <w:rFonts w:ascii="Times New Roman" w:hAnsi="Times New Roman" w:cs="Times New Roman"/>
          <w:b/>
          <w:bCs/>
          <w:i/>
          <w:iCs/>
        </w:rPr>
      </w:pPr>
    </w:p>
    <w:p w14:paraId="704D2251" w14:textId="6C68ABE4" w:rsidR="000A614E" w:rsidDel="002D6EC8" w:rsidRDefault="000A614E">
      <w:pPr>
        <w:spacing w:after="0" w:line="276" w:lineRule="auto"/>
        <w:rPr>
          <w:del w:id="2169" w:author="Audencio Victor Rafael" w:date="2025-10-26T17:23:00Z" w16du:dateUtc="2025-10-26T17:23:00Z"/>
          <w:rFonts w:ascii="Times New Roman" w:hAnsi="Times New Roman" w:cs="Times New Roman"/>
          <w:b/>
          <w:bCs/>
          <w:i/>
          <w:iCs/>
        </w:rPr>
      </w:pPr>
    </w:p>
    <w:p w14:paraId="2995AD15" w14:textId="06973847" w:rsidR="000A614E" w:rsidDel="002D6EC8" w:rsidRDefault="000A614E">
      <w:pPr>
        <w:spacing w:after="0" w:line="276" w:lineRule="auto"/>
        <w:rPr>
          <w:del w:id="2170" w:author="Audencio Victor Rafael" w:date="2025-10-26T17:23:00Z" w16du:dateUtc="2025-10-26T17:23:00Z"/>
          <w:rFonts w:ascii="Times New Roman" w:hAnsi="Times New Roman" w:cs="Times New Roman"/>
          <w:b/>
          <w:bCs/>
          <w:i/>
          <w:iCs/>
        </w:rPr>
      </w:pPr>
    </w:p>
    <w:p w14:paraId="4035AFC1" w14:textId="7256A53A" w:rsidR="007A1ADA" w:rsidDel="002D6EC8" w:rsidRDefault="007A1ADA">
      <w:pPr>
        <w:spacing w:after="0" w:line="276" w:lineRule="auto"/>
        <w:rPr>
          <w:del w:id="2171" w:author="Audencio Victor Rafael" w:date="2025-10-26T17:23:00Z" w16du:dateUtc="2025-10-26T17:23:00Z"/>
          <w:rFonts w:ascii="Times New Roman" w:hAnsi="Times New Roman" w:cs="Times New Roman"/>
          <w:b/>
          <w:bCs/>
          <w:i/>
          <w:iCs/>
        </w:rPr>
      </w:pPr>
    </w:p>
    <w:p w14:paraId="159CFEAC" w14:textId="010D8D12" w:rsidR="007A1ADA" w:rsidDel="002D6EC8" w:rsidRDefault="00895137">
      <w:pPr>
        <w:spacing w:after="0" w:line="276" w:lineRule="auto"/>
        <w:rPr>
          <w:del w:id="2172" w:author="Audencio Victor Rafael" w:date="2025-10-26T17:23:00Z" w16du:dateUtc="2025-10-26T17:23:00Z"/>
          <w:rFonts w:ascii="Times New Roman" w:hAnsi="Times New Roman" w:cs="Times New Roman"/>
          <w:b/>
          <w:bCs/>
          <w:i/>
          <w:iCs/>
        </w:rPr>
      </w:pPr>
      <w:del w:id="2173" w:author="Audencio Victor Rafael" w:date="2025-10-26T17:23:00Z" w16du:dateUtc="2025-10-26T17:23:00Z">
        <w:r w:rsidRPr="00000562" w:rsidDel="002D6EC8">
          <w:rPr>
            <w:rFonts w:ascii="Times New Roman" w:hAnsi="Times New Roman" w:cs="Times New Roman"/>
            <w:b/>
            <w:bCs/>
            <w:i/>
            <w:iCs/>
            <w:noProof/>
          </w:rPr>
          <w:drawing>
            <wp:anchor distT="0" distB="0" distL="114300" distR="114300" simplePos="0" relativeHeight="251747328" behindDoc="0" locked="0" layoutInCell="1" allowOverlap="1" wp14:anchorId="77635DA3" wp14:editId="5A0949FC">
              <wp:simplePos x="0" y="0"/>
              <wp:positionH relativeFrom="column">
                <wp:posOffset>471170</wp:posOffset>
              </wp:positionH>
              <wp:positionV relativeFrom="paragraph">
                <wp:posOffset>143416</wp:posOffset>
              </wp:positionV>
              <wp:extent cx="1918741" cy="1918741"/>
              <wp:effectExtent l="0" t="0" r="0" b="0"/>
              <wp:wrapSquare wrapText="bothSides"/>
              <wp:docPr id="1672628224" name="Picture 4" descr="A graph of gestational age&#10;&#10;AI-generated content may be incorrect.">
                <a:extLst xmlns:a="http://schemas.openxmlformats.org/drawingml/2006/main">
                  <a:ext uri="{FF2B5EF4-FFF2-40B4-BE49-F238E27FC236}">
                    <a16:creationId xmlns:a16="http://schemas.microsoft.com/office/drawing/2014/main" id="{CEF8B39E-8F33-C424-FDD8-43B4CE0DE2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28224" name="Picture 4" descr="A graph of gestational age&#10;&#10;AI-generated content may be incorrect.">
                        <a:extLst>
                          <a:ext uri="{FF2B5EF4-FFF2-40B4-BE49-F238E27FC236}">
                            <a16:creationId xmlns:a16="http://schemas.microsoft.com/office/drawing/2014/main" id="{CEF8B39E-8F33-C424-FDD8-43B4CE0DE271}"/>
                          </a:ext>
                        </a:extLst>
                      </pic:cNvPr>
                      <pic:cNvPicPr>
                        <a:picLocks noChangeAspect="1"/>
                      </pic:cNvPicPr>
                    </pic:nvPicPr>
                    <pic:blipFill>
                      <a:blip r:embed="rId19" cstate="print">
                        <a:extLst>
                          <a:ext uri="{28A0092B-C50C-407E-A947-70E740481C1C}">
                            <a14:useLocalDpi xmlns:a14="http://schemas.microsoft.com/office/drawing/2010/main" val="0"/>
                          </a:ext>
                        </a:extLst>
                      </a:blip>
                      <a:srcRect/>
                      <a:stretch/>
                    </pic:blipFill>
                    <pic:spPr>
                      <a:xfrm>
                        <a:off x="0" y="0"/>
                        <a:ext cx="1918741" cy="1918741"/>
                      </a:xfrm>
                      <a:prstGeom prst="rect">
                        <a:avLst/>
                      </a:prstGeom>
                    </pic:spPr>
                  </pic:pic>
                </a:graphicData>
              </a:graphic>
              <wp14:sizeRelH relativeFrom="page">
                <wp14:pctWidth>0</wp14:pctWidth>
              </wp14:sizeRelH>
              <wp14:sizeRelV relativeFrom="page">
                <wp14:pctHeight>0</wp14:pctHeight>
              </wp14:sizeRelV>
            </wp:anchor>
          </w:drawing>
        </w:r>
      </w:del>
    </w:p>
    <w:p w14:paraId="58409445" w14:textId="7FE9ADB2" w:rsidR="007A1ADA" w:rsidDel="002D6EC8" w:rsidRDefault="007A1ADA">
      <w:pPr>
        <w:spacing w:after="0" w:line="276" w:lineRule="auto"/>
        <w:rPr>
          <w:del w:id="2174" w:author="Audencio Victor Rafael" w:date="2025-10-26T17:23:00Z" w16du:dateUtc="2025-10-26T17:23:00Z"/>
          <w:rFonts w:ascii="Times New Roman" w:hAnsi="Times New Roman" w:cs="Times New Roman"/>
          <w:b/>
          <w:bCs/>
          <w:i/>
          <w:iCs/>
        </w:rPr>
      </w:pPr>
    </w:p>
    <w:p w14:paraId="3E1C3FD2" w14:textId="226C8A82" w:rsidR="000A614E" w:rsidDel="002D6EC8" w:rsidRDefault="007A1ADA">
      <w:pPr>
        <w:spacing w:after="0" w:line="276" w:lineRule="auto"/>
        <w:rPr>
          <w:del w:id="2175" w:author="Audencio Victor Rafael" w:date="2025-10-26T17:23:00Z" w16du:dateUtc="2025-10-26T17:23:00Z"/>
          <w:rFonts w:ascii="Times New Roman" w:hAnsi="Times New Roman" w:cs="Times New Roman"/>
          <w:b/>
          <w:bCs/>
          <w:i/>
          <w:iCs/>
        </w:rPr>
      </w:pPr>
      <w:del w:id="2176" w:author="Audencio Victor Rafael" w:date="2025-10-26T17:23:00Z" w16du:dateUtc="2025-10-26T17:23:00Z">
        <w:r w:rsidDel="002D6EC8">
          <w:rPr>
            <w:rFonts w:ascii="Times New Roman" w:hAnsi="Times New Roman" w:cs="Times New Roman"/>
            <w:b/>
            <w:bCs/>
            <w:i/>
            <w:iCs/>
          </w:rPr>
          <w:delText>c)</w:delText>
        </w:r>
        <w:r w:rsidR="000479CF" w:rsidDel="002D6EC8">
          <w:rPr>
            <w:rFonts w:ascii="Times New Roman" w:hAnsi="Times New Roman" w:cs="Times New Roman"/>
            <w:b/>
            <w:bCs/>
            <w:i/>
            <w:iCs/>
          </w:rPr>
          <w:tab/>
        </w:r>
      </w:del>
    </w:p>
    <w:p w14:paraId="2D1C4F44" w14:textId="390A5473" w:rsidR="000A614E" w:rsidDel="002D6EC8" w:rsidRDefault="000A614E">
      <w:pPr>
        <w:spacing w:after="0" w:line="276" w:lineRule="auto"/>
        <w:rPr>
          <w:del w:id="2177" w:author="Audencio Victor Rafael" w:date="2025-10-26T17:23:00Z" w16du:dateUtc="2025-10-26T17:23:00Z"/>
          <w:rFonts w:ascii="Times New Roman" w:hAnsi="Times New Roman" w:cs="Times New Roman"/>
          <w:b/>
          <w:bCs/>
          <w:i/>
          <w:iCs/>
        </w:rPr>
      </w:pPr>
    </w:p>
    <w:p w14:paraId="1F5E5C9F" w14:textId="3716C513" w:rsidR="000A614E" w:rsidDel="002D6EC8" w:rsidRDefault="000A614E" w:rsidP="002D6EC8">
      <w:pPr>
        <w:spacing w:after="0" w:line="276" w:lineRule="auto"/>
        <w:rPr>
          <w:del w:id="2178" w:author="Audencio Victor Rafael" w:date="2025-10-26T17:24:00Z" w16du:dateUtc="2025-10-26T17:24:00Z"/>
          <w:rFonts w:ascii="Times New Roman" w:hAnsi="Times New Roman" w:cs="Times New Roman"/>
          <w:b/>
          <w:bCs/>
          <w:i/>
          <w:iCs/>
        </w:rPr>
      </w:pPr>
    </w:p>
    <w:p w14:paraId="1FB0F48D" w14:textId="29A81DA2" w:rsidR="000479CF" w:rsidDel="002D6EC8" w:rsidRDefault="000479CF" w:rsidP="006B0A61">
      <w:pPr>
        <w:spacing w:after="0" w:line="276" w:lineRule="auto"/>
        <w:rPr>
          <w:del w:id="2179" w:author="Audencio Victor Rafael" w:date="2025-10-26T17:24:00Z" w16du:dateUtc="2025-10-26T17:24:00Z"/>
          <w:rFonts w:ascii="Times New Roman" w:hAnsi="Times New Roman" w:cs="Times New Roman"/>
          <w:b/>
          <w:bCs/>
          <w:i/>
          <w:iCs/>
        </w:rPr>
      </w:pPr>
    </w:p>
    <w:p w14:paraId="121C2D3D" w14:textId="21A3B6D1" w:rsidR="000479CF" w:rsidDel="002D6EC8" w:rsidRDefault="000479CF" w:rsidP="006B0A61">
      <w:pPr>
        <w:spacing w:after="0" w:line="276" w:lineRule="auto"/>
        <w:rPr>
          <w:del w:id="2180" w:author="Audencio Victor Rafael" w:date="2025-10-26T17:24:00Z" w16du:dateUtc="2025-10-26T17:24:00Z"/>
          <w:rFonts w:ascii="Times New Roman" w:hAnsi="Times New Roman" w:cs="Times New Roman"/>
          <w:b/>
          <w:bCs/>
          <w:i/>
          <w:iCs/>
        </w:rPr>
      </w:pPr>
    </w:p>
    <w:p w14:paraId="08CF0119" w14:textId="50096F4C" w:rsidR="007A1ADA" w:rsidDel="002D6EC8" w:rsidRDefault="007A1ADA" w:rsidP="006B0A61">
      <w:pPr>
        <w:spacing w:after="0" w:line="276" w:lineRule="auto"/>
        <w:rPr>
          <w:del w:id="2181" w:author="Audencio Victor Rafael" w:date="2025-10-26T17:24:00Z" w16du:dateUtc="2025-10-26T17:24:00Z"/>
          <w:rFonts w:ascii="Times New Roman" w:hAnsi="Times New Roman" w:cs="Times New Roman"/>
          <w:b/>
          <w:bCs/>
          <w:i/>
          <w:iCs/>
        </w:rPr>
      </w:pPr>
    </w:p>
    <w:p w14:paraId="270CFF70" w14:textId="0B8D4D4D" w:rsidR="007A1ADA" w:rsidDel="002D6EC8" w:rsidRDefault="007A1ADA" w:rsidP="006B0A61">
      <w:pPr>
        <w:spacing w:after="0" w:line="276" w:lineRule="auto"/>
        <w:rPr>
          <w:del w:id="2182" w:author="Audencio Victor Rafael" w:date="2025-10-26T17:24:00Z" w16du:dateUtc="2025-10-26T17:24:00Z"/>
          <w:rFonts w:ascii="Times New Roman" w:hAnsi="Times New Roman" w:cs="Times New Roman"/>
          <w:b/>
          <w:bCs/>
          <w:i/>
          <w:iCs/>
        </w:rPr>
      </w:pPr>
    </w:p>
    <w:p w14:paraId="60A467CE" w14:textId="4338D8CE" w:rsidR="007A1ADA" w:rsidDel="002D6EC8" w:rsidRDefault="007A1ADA" w:rsidP="006B0A61">
      <w:pPr>
        <w:spacing w:after="0" w:line="276" w:lineRule="auto"/>
        <w:rPr>
          <w:del w:id="2183" w:author="Audencio Victor Rafael" w:date="2025-10-26T17:24:00Z" w16du:dateUtc="2025-10-26T17:24:00Z"/>
          <w:rFonts w:ascii="Times New Roman" w:hAnsi="Times New Roman" w:cs="Times New Roman"/>
          <w:b/>
          <w:bCs/>
          <w:i/>
          <w:iCs/>
        </w:rPr>
      </w:pPr>
    </w:p>
    <w:p w14:paraId="4B6B2AD7" w14:textId="697F9035" w:rsidR="007A1ADA" w:rsidDel="002D6EC8" w:rsidRDefault="007A1ADA" w:rsidP="006B0A61">
      <w:pPr>
        <w:spacing w:after="0" w:line="276" w:lineRule="auto"/>
        <w:rPr>
          <w:del w:id="2184" w:author="Audencio Victor Rafael" w:date="2025-10-26T17:24:00Z" w16du:dateUtc="2025-10-26T17:24:00Z"/>
          <w:rFonts w:ascii="Times New Roman" w:hAnsi="Times New Roman" w:cs="Times New Roman"/>
          <w:b/>
          <w:bCs/>
          <w:i/>
          <w:iCs/>
        </w:rPr>
      </w:pPr>
    </w:p>
    <w:p w14:paraId="38D5EA70" w14:textId="554E1414" w:rsidR="007A1ADA" w:rsidDel="002D6EC8" w:rsidRDefault="007A1ADA" w:rsidP="006B0A61">
      <w:pPr>
        <w:spacing w:after="0" w:line="276" w:lineRule="auto"/>
        <w:rPr>
          <w:del w:id="2185" w:author="Audencio Victor Rafael" w:date="2025-10-26T17:24:00Z" w16du:dateUtc="2025-10-26T17:24:00Z"/>
          <w:rFonts w:ascii="Times New Roman" w:hAnsi="Times New Roman" w:cs="Times New Roman"/>
          <w:b/>
          <w:bCs/>
          <w:i/>
          <w:iCs/>
        </w:rPr>
      </w:pPr>
    </w:p>
    <w:p w14:paraId="66B3E040" w14:textId="6CB1DA28" w:rsidR="007A1ADA" w:rsidRDefault="007A1ADA" w:rsidP="006B0A61">
      <w:pPr>
        <w:spacing w:after="0" w:line="276" w:lineRule="auto"/>
        <w:rPr>
          <w:rFonts w:ascii="Times New Roman" w:hAnsi="Times New Roman" w:cs="Times New Roman"/>
          <w:b/>
          <w:bCs/>
          <w:i/>
          <w:iCs/>
        </w:rPr>
      </w:pPr>
    </w:p>
    <w:p w14:paraId="4D1AAD21" w14:textId="24E1AF74" w:rsidR="006B0A61" w:rsidRPr="00DC3640" w:rsidDel="00AE343E" w:rsidRDefault="009D1AAE" w:rsidP="006B0A61">
      <w:pPr>
        <w:spacing w:after="0" w:line="276" w:lineRule="auto"/>
        <w:rPr>
          <w:del w:id="2186" w:author="Audencio Victor" w:date="2025-10-29T23:00:00Z" w16du:dateUtc="2025-10-29T23:00:00Z"/>
          <w:rFonts w:ascii="Times New Roman" w:hAnsi="Times New Roman" w:cs="Times New Roman"/>
          <w:b/>
          <w:bCs/>
        </w:rPr>
      </w:pPr>
      <w:r w:rsidRPr="002562EE">
        <w:rPr>
          <w:rFonts w:ascii="Times New Roman" w:hAnsi="Times New Roman" w:cs="Times New Roman"/>
          <w:b/>
          <w:bCs/>
          <w:i/>
          <w:iCs/>
        </w:rPr>
        <w:t xml:space="preserve">Figure </w:t>
      </w:r>
      <w:r w:rsidR="00F741C4">
        <w:rPr>
          <w:rFonts w:ascii="Times New Roman" w:hAnsi="Times New Roman" w:cs="Times New Roman"/>
          <w:b/>
          <w:bCs/>
          <w:i/>
          <w:iCs/>
        </w:rPr>
        <w:t>2</w:t>
      </w:r>
      <w:r w:rsidRPr="002562EE">
        <w:rPr>
          <w:rFonts w:ascii="Times New Roman" w:hAnsi="Times New Roman" w:cs="Times New Roman"/>
          <w:b/>
          <w:bCs/>
          <w:i/>
          <w:iCs/>
        </w:rPr>
        <w:t>a-c</w:t>
      </w:r>
      <w:r w:rsidRPr="00274CB7">
        <w:rPr>
          <w:rFonts w:ascii="Times New Roman" w:hAnsi="Times New Roman" w:cs="Times New Roman"/>
          <w:i/>
          <w:iCs/>
        </w:rPr>
        <w:t xml:space="preserve">: </w:t>
      </w:r>
      <w:r>
        <w:rPr>
          <w:rFonts w:ascii="Times New Roman" w:hAnsi="Times New Roman" w:cs="Times New Roman"/>
          <w:i/>
          <w:iCs/>
        </w:rPr>
        <w:t>Mean</w:t>
      </w:r>
      <w:r w:rsidRPr="00274CB7">
        <w:rPr>
          <w:rFonts w:ascii="Times New Roman" w:hAnsi="Times New Roman" w:cs="Times New Roman"/>
          <w:i/>
          <w:iCs/>
        </w:rPr>
        <w:t xml:space="preserve"> conditional </w:t>
      </w:r>
      <w:r>
        <w:rPr>
          <w:rFonts w:ascii="Times New Roman" w:hAnsi="Times New Roman" w:cs="Times New Roman"/>
          <w:i/>
          <w:iCs/>
        </w:rPr>
        <w:t xml:space="preserve">growth </w:t>
      </w:r>
      <w:r w:rsidRPr="00274CB7">
        <w:rPr>
          <w:rFonts w:ascii="Times New Roman" w:hAnsi="Times New Roman" w:cs="Times New Roman"/>
          <w:i/>
          <w:iCs/>
        </w:rPr>
        <w:t>panels</w:t>
      </w:r>
      <w:r>
        <w:rPr>
          <w:rFonts w:ascii="Times New Roman" w:hAnsi="Times New Roman" w:cs="Times New Roman"/>
          <w:i/>
          <w:iCs/>
        </w:rPr>
        <w:t xml:space="preserve"> for </w:t>
      </w:r>
      <w:r w:rsidRPr="00274CB7">
        <w:rPr>
          <w:rFonts w:ascii="Times New Roman" w:hAnsi="Times New Roman" w:cs="Times New Roman"/>
          <w:i/>
          <w:iCs/>
        </w:rPr>
        <w:t>WAZ, LAZ, HCAZ</w:t>
      </w:r>
      <w:r w:rsidR="00AE106F">
        <w:rPr>
          <w:rFonts w:ascii="Times New Roman" w:hAnsi="Times New Roman" w:cs="Times New Roman"/>
          <w:i/>
          <w:iCs/>
        </w:rPr>
        <w:t xml:space="preserve"> at birth to 6 months</w:t>
      </w:r>
    </w:p>
    <w:p w14:paraId="12E65744" w14:textId="77777777" w:rsidR="00210216" w:rsidDel="00AE343E" w:rsidRDefault="00210216" w:rsidP="00DA42E2">
      <w:pPr>
        <w:spacing w:line="276" w:lineRule="auto"/>
        <w:rPr>
          <w:del w:id="2187" w:author="Audencio Victor" w:date="2025-10-29T23:00:00Z" w16du:dateUtc="2025-10-29T23:00:00Z"/>
          <w:rFonts w:ascii="Times New Roman" w:hAnsi="Times New Roman" w:cs="Times New Roman"/>
          <w:b/>
          <w:bCs/>
          <w:sz w:val="24"/>
          <w:szCs w:val="24"/>
        </w:rPr>
      </w:pPr>
    </w:p>
    <w:p w14:paraId="13906C0E" w14:textId="3CB8CE50" w:rsidR="00210216" w:rsidDel="00AE343E" w:rsidRDefault="00210216" w:rsidP="00DA42E2">
      <w:pPr>
        <w:spacing w:line="276" w:lineRule="auto"/>
        <w:rPr>
          <w:del w:id="2188" w:author="Audencio Victor" w:date="2025-10-29T23:00:00Z" w16du:dateUtc="2025-10-29T23:00:00Z"/>
          <w:rFonts w:ascii="Times New Roman" w:hAnsi="Times New Roman" w:cs="Times New Roman"/>
          <w:b/>
          <w:bCs/>
          <w:sz w:val="24"/>
          <w:szCs w:val="24"/>
        </w:rPr>
      </w:pPr>
    </w:p>
    <w:p w14:paraId="09FE9231" w14:textId="76005378" w:rsidR="00946D03" w:rsidDel="00AE343E" w:rsidRDefault="00946D03" w:rsidP="00DA42E2">
      <w:pPr>
        <w:spacing w:line="276" w:lineRule="auto"/>
        <w:rPr>
          <w:del w:id="2189" w:author="Audencio Victor" w:date="2025-10-29T23:00:00Z" w16du:dateUtc="2025-10-29T23:00:00Z"/>
          <w:rFonts w:ascii="Times New Roman" w:hAnsi="Times New Roman" w:cs="Times New Roman"/>
          <w:b/>
          <w:bCs/>
          <w:sz w:val="24"/>
          <w:szCs w:val="24"/>
        </w:rPr>
      </w:pPr>
      <w:del w:id="2190" w:author="Audencio Victor" w:date="2025-10-29T23:00:00Z" w16du:dateUtc="2025-10-29T23:00:00Z">
        <w:r w:rsidRPr="622E1215" w:rsidDel="00AE343E">
          <w:rPr>
            <w:rFonts w:ascii="Times New Roman" w:hAnsi="Times New Roman" w:cs="Times New Roman"/>
            <w:b/>
            <w:bCs/>
            <w:sz w:val="24"/>
            <w:szCs w:val="24"/>
          </w:rPr>
          <w:delText>D</w:delText>
        </w:r>
        <w:r w:rsidR="00420FAD" w:rsidRPr="622E1215" w:rsidDel="00AE343E">
          <w:rPr>
            <w:rFonts w:ascii="Times New Roman" w:hAnsi="Times New Roman" w:cs="Times New Roman"/>
            <w:b/>
            <w:bCs/>
            <w:sz w:val="24"/>
            <w:szCs w:val="24"/>
          </w:rPr>
          <w:delText>ISCUSSION</w:delText>
        </w:r>
      </w:del>
    </w:p>
    <w:p w14:paraId="75DDE910" w14:textId="5E95C519" w:rsidR="00420FAD" w:rsidDel="00AE343E" w:rsidRDefault="00420FAD" w:rsidP="008C7F86">
      <w:pPr>
        <w:spacing w:line="276" w:lineRule="auto"/>
        <w:rPr>
          <w:del w:id="2191" w:author="Audencio Victor" w:date="2025-10-29T23:00:00Z" w16du:dateUtc="2025-10-29T23:00:00Z"/>
          <w:rFonts w:ascii="Times New Roman" w:hAnsi="Times New Roman" w:cs="Times New Roman"/>
          <w:i/>
          <w:iCs/>
        </w:rPr>
      </w:pPr>
      <w:del w:id="2192" w:author="Audencio Victor" w:date="2025-10-29T23:00:00Z" w16du:dateUtc="2025-10-29T23:00:00Z">
        <w:r w:rsidDel="00AE343E">
          <w:rPr>
            <w:rFonts w:ascii="Times New Roman" w:hAnsi="Times New Roman" w:cs="Times New Roman"/>
            <w:i/>
            <w:iCs/>
          </w:rPr>
          <w:delText>Principal findings</w:delText>
        </w:r>
      </w:del>
    </w:p>
    <w:p w14:paraId="22A69332" w14:textId="1C11E89A" w:rsidR="00445A09" w:rsidRPr="00445A09" w:rsidDel="00AE343E" w:rsidRDefault="00445A09" w:rsidP="00445A09">
      <w:pPr>
        <w:spacing w:before="100" w:beforeAutospacing="1" w:after="100" w:afterAutospacing="1" w:line="480" w:lineRule="auto"/>
        <w:rPr>
          <w:del w:id="2193" w:author="Audencio Victor" w:date="2025-10-29T23:00:00Z" w16du:dateUtc="2025-10-29T23:00:00Z"/>
          <w:rFonts w:ascii="Times New Roman" w:eastAsia="Times New Roman" w:hAnsi="Times New Roman" w:cs="Times New Roman"/>
          <w:kern w:val="0"/>
          <w:lang w:val="en-GB" w:eastAsia="en-GB"/>
          <w14:ligatures w14:val="none"/>
        </w:rPr>
      </w:pPr>
      <w:del w:id="2194" w:author="Audencio Victor" w:date="2025-10-29T23:00:00Z" w16du:dateUtc="2025-10-29T23:00:00Z">
        <w:r w:rsidRPr="00445A09" w:rsidDel="00AE343E">
          <w:rPr>
            <w:rFonts w:ascii="Times New Roman" w:eastAsia="Times New Roman" w:hAnsi="Times New Roman" w:cs="Times New Roman"/>
            <w:kern w:val="0"/>
            <w:lang w:val="en-GB" w:eastAsia="en-GB"/>
            <w14:ligatures w14:val="none"/>
          </w:rPr>
          <w:delText>This study builds on the foundational work of Perumal et al.</w:delText>
        </w:r>
        <w:r w:rsidRPr="00445A09" w:rsidDel="00AE343E">
          <w:rPr>
            <w:rFonts w:ascii="Times New Roman" w:eastAsia="Times New Roman" w:hAnsi="Times New Roman" w:cs="Times New Roman"/>
            <w:kern w:val="0"/>
            <w:vertAlign w:val="superscript"/>
            <w:lang w:val="en-GB" w:eastAsia="en-GB"/>
            <w14:ligatures w14:val="none"/>
          </w:rPr>
          <w:delText>15</w:delText>
        </w:r>
        <w:r w:rsidRPr="00445A09" w:rsidDel="00AE343E">
          <w:rPr>
            <w:rFonts w:ascii="Times New Roman" w:eastAsia="Times New Roman" w:hAnsi="Times New Roman" w:cs="Times New Roman"/>
            <w:kern w:val="0"/>
            <w:lang w:val="en-GB" w:eastAsia="en-GB"/>
            <w14:ligatures w14:val="none"/>
          </w:rPr>
          <w:delText xml:space="preserve"> (2022) by replicating their methodological framework using data from a longitudinal cohort of moderately low birthweight infants in Malawi and Tanzania. Consistent with their findings in term infants, we observed that the choice of growth standard at birth, WHO GS versus IG-21</w:delText>
        </w:r>
        <w:r w:rsidRPr="00445A09" w:rsidDel="00AE343E">
          <w:rPr>
            <w:rFonts w:ascii="Times New Roman" w:eastAsia="Times New Roman" w:hAnsi="Times New Roman" w:cs="Times New Roman"/>
            <w:kern w:val="0"/>
            <w:vertAlign w:val="superscript"/>
            <w:lang w:val="en-GB" w:eastAsia="en-GB"/>
            <w14:ligatures w14:val="none"/>
          </w:rPr>
          <w:delText>st</w:delText>
        </w:r>
        <w:r w:rsidRPr="00445A09" w:rsidDel="00AE343E">
          <w:rPr>
            <w:rFonts w:ascii="Times New Roman" w:eastAsia="Times New Roman" w:hAnsi="Times New Roman" w:cs="Times New Roman"/>
            <w:kern w:val="0"/>
            <w:lang w:val="en-GB" w:eastAsia="en-GB"/>
            <w14:ligatures w14:val="none"/>
          </w:rPr>
          <w:delText xml:space="preserve"> NBS, substantially influences both cross-sectional and longitudinal classification of growth, particularly in preterm and early-term infants. Our results extend their observations by including preterm infants and following growth through 24 months.</w:delText>
        </w:r>
      </w:del>
    </w:p>
    <w:p w14:paraId="6B699D5C" w14:textId="139300F1" w:rsidR="00445A09" w:rsidRPr="00445A09" w:rsidDel="00AE343E" w:rsidRDefault="00445A09" w:rsidP="00445A09">
      <w:pPr>
        <w:spacing w:before="100" w:beforeAutospacing="1" w:after="100" w:afterAutospacing="1" w:line="480" w:lineRule="auto"/>
        <w:rPr>
          <w:del w:id="2195" w:author="Audencio Victor" w:date="2025-10-29T23:00:00Z" w16du:dateUtc="2025-10-29T23:00:00Z"/>
          <w:rFonts w:ascii="Times New Roman" w:eastAsia="Times New Roman" w:hAnsi="Times New Roman" w:cs="Times New Roman"/>
          <w:kern w:val="0"/>
          <w:lang w:val="en-GB" w:eastAsia="en-GB"/>
          <w14:ligatures w14:val="none"/>
        </w:rPr>
      </w:pPr>
      <w:del w:id="2196" w:author="Audencio Victor" w:date="2025-10-29T23:00:00Z" w16du:dateUtc="2025-10-29T23:00:00Z">
        <w:r w:rsidRPr="00445A09" w:rsidDel="00AE343E">
          <w:rPr>
            <w:rFonts w:ascii="Times New Roman" w:eastAsia="Times New Roman" w:hAnsi="Times New Roman" w:cs="Times New Roman"/>
            <w:kern w:val="0"/>
            <w:lang w:val="en-GB" w:eastAsia="en-GB"/>
            <w14:ligatures w14:val="none"/>
          </w:rPr>
          <w:delText>In both cross-sectional and conditional growth analyses, the WHO GS tended to overestimate catch-up growth among preterm infants, especially in the first 6 months. Differences were most pronounced in very preterm infants and narrowed with increasing GA, converging by 24 months when all infants were assessed using WHO GS. By contrast, the GIGS approach better reflected true size and growth in preterm infants, while at term it captured slower early and faster late-term growth. Conditional analyses further showed that early size strongly predicts later size, with associations strengthening after 6 months and remaining consistent through 24 months.</w:delText>
        </w:r>
      </w:del>
    </w:p>
    <w:p w14:paraId="5B1E88D3" w14:textId="3B70BBC3" w:rsidR="00445A09" w:rsidRPr="00445A09" w:rsidDel="00AE343E" w:rsidRDefault="00445A09" w:rsidP="00445A09">
      <w:pPr>
        <w:spacing w:before="100" w:beforeAutospacing="1" w:after="100" w:afterAutospacing="1" w:line="480" w:lineRule="auto"/>
        <w:rPr>
          <w:del w:id="2197" w:author="Audencio Victor" w:date="2025-10-29T23:00:00Z" w16du:dateUtc="2025-10-29T23:00:00Z"/>
          <w:rFonts w:ascii="Times New Roman" w:eastAsia="Times New Roman" w:hAnsi="Times New Roman" w:cs="Times New Roman"/>
          <w:kern w:val="0"/>
          <w:lang w:val="en-GB" w:eastAsia="en-GB"/>
          <w14:ligatures w14:val="none"/>
        </w:rPr>
      </w:pPr>
      <w:del w:id="2198" w:author="Audencio Victor" w:date="2025-10-29T23:00:00Z" w16du:dateUtc="2025-10-29T23:00:00Z">
        <w:r w:rsidRPr="00445A09" w:rsidDel="00AE343E">
          <w:rPr>
            <w:rFonts w:ascii="Times New Roman" w:eastAsia="Times New Roman" w:hAnsi="Times New Roman" w:cs="Times New Roman"/>
            <w:kern w:val="0"/>
            <w:lang w:val="en-GB" w:eastAsia="en-GB"/>
            <w14:ligatures w14:val="none"/>
          </w:rPr>
          <w:delText>Our findings are consistent with the review by Ngatia et al.</w:delText>
        </w:r>
        <w:r w:rsidRPr="00445A09" w:rsidDel="00AE343E">
          <w:rPr>
            <w:rFonts w:ascii="Times New Roman" w:eastAsia="Times New Roman" w:hAnsi="Times New Roman" w:cs="Times New Roman"/>
            <w:kern w:val="0"/>
            <w:vertAlign w:val="superscript"/>
            <w:lang w:val="en-GB" w:eastAsia="en-GB"/>
            <w14:ligatures w14:val="none"/>
          </w:rPr>
          <w:delText>22</w:delText>
        </w:r>
        <w:r w:rsidDel="00AE343E">
          <w:rPr>
            <w:rFonts w:ascii="Times New Roman" w:eastAsia="Times New Roman" w:hAnsi="Times New Roman" w:cs="Times New Roman"/>
            <w:kern w:val="0"/>
            <w:lang w:val="en-GB" w:eastAsia="en-GB"/>
            <w14:ligatures w14:val="none"/>
          </w:rPr>
          <w:delText xml:space="preserve"> (2025),</w:delText>
        </w:r>
        <w:r w:rsidRPr="00445A09" w:rsidDel="00AE343E">
          <w:rPr>
            <w:rFonts w:ascii="Times New Roman" w:eastAsia="Times New Roman" w:hAnsi="Times New Roman" w:cs="Times New Roman"/>
            <w:kern w:val="0"/>
            <w:lang w:val="en-GB" w:eastAsia="en-GB"/>
            <w14:ligatures w14:val="none"/>
          </w:rPr>
          <w:delText xml:space="preserve"> which highlights how applying international standards versus local references often shifts classification: local charts frequently show higher weight-for-age, while WHO GS identify more children as stunted or underweight, and IG-21</w:delText>
        </w:r>
        <w:r w:rsidRPr="00445A09" w:rsidDel="00AE343E">
          <w:rPr>
            <w:rFonts w:ascii="Times New Roman" w:eastAsia="Times New Roman" w:hAnsi="Times New Roman" w:cs="Times New Roman"/>
            <w:kern w:val="0"/>
            <w:vertAlign w:val="superscript"/>
            <w:lang w:val="en-GB" w:eastAsia="en-GB"/>
            <w14:ligatures w14:val="none"/>
          </w:rPr>
          <w:delText xml:space="preserve">st </w:delText>
        </w:r>
        <w:r w:rsidRPr="00445A09" w:rsidDel="00AE343E">
          <w:rPr>
            <w:rFonts w:ascii="Times New Roman" w:eastAsia="Times New Roman" w:hAnsi="Times New Roman" w:cs="Times New Roman"/>
            <w:kern w:val="0"/>
            <w:lang w:val="en-GB" w:eastAsia="en-GB"/>
            <w14:ligatures w14:val="none"/>
          </w:rPr>
          <w:delText>tends to classify fewer SGA but more LGA. Scherdel et al.</w:delText>
        </w:r>
        <w:r w:rsidRPr="00445A09" w:rsidDel="00AE343E">
          <w:rPr>
            <w:rFonts w:ascii="Times New Roman" w:eastAsia="Times New Roman" w:hAnsi="Times New Roman" w:cs="Times New Roman"/>
            <w:kern w:val="0"/>
            <w:vertAlign w:val="superscript"/>
            <w:lang w:val="en-GB" w:eastAsia="en-GB"/>
            <w14:ligatures w14:val="none"/>
          </w:rPr>
          <w:delText>23</w:delText>
        </w:r>
        <w:r w:rsidRPr="00445A09" w:rsidDel="00AE343E">
          <w:rPr>
            <w:rFonts w:ascii="Times New Roman" w:eastAsia="Times New Roman" w:hAnsi="Times New Roman" w:cs="Times New Roman"/>
            <w:kern w:val="0"/>
            <w:lang w:val="en-GB" w:eastAsia="en-GB"/>
            <w14:ligatures w14:val="none"/>
          </w:rPr>
          <w:delText xml:space="preserve"> similarly emphasized that growth-monitoring practices are not always well validated, and inappropriate chart choice can delay recognition of health problems. Together, these studies reinforce our observation that WHO GS can misclassify catch-up growth in preterm infants, while the structured GIGS approach reduces misclassification by clarifying which standards to</w:delText>
        </w:r>
        <w:r w:rsidR="00735AA7" w:rsidDel="00AE343E">
          <w:rPr>
            <w:rFonts w:ascii="Times New Roman" w:eastAsia="Times New Roman" w:hAnsi="Times New Roman" w:cs="Times New Roman"/>
            <w:kern w:val="0"/>
            <w:lang w:val="en-GB" w:eastAsia="en-GB"/>
            <w14:ligatures w14:val="none"/>
          </w:rPr>
          <w:delText xml:space="preserve"> </w:delText>
        </w:r>
        <w:r w:rsidR="00C73E84" w:rsidDel="00AE343E">
          <w:rPr>
            <w:rFonts w:ascii="Times New Roman" w:eastAsia="Times New Roman" w:hAnsi="Times New Roman" w:cs="Times New Roman"/>
            <w:kern w:val="0"/>
            <w:lang w:val="en-GB" w:eastAsia="en-GB"/>
            <w14:ligatures w14:val="none"/>
          </w:rPr>
          <w:delText>appropriately</w:delText>
        </w:r>
        <w:r w:rsidRPr="00445A09" w:rsidDel="00AE343E">
          <w:rPr>
            <w:rFonts w:ascii="Times New Roman" w:eastAsia="Times New Roman" w:hAnsi="Times New Roman" w:cs="Times New Roman"/>
            <w:kern w:val="0"/>
            <w:lang w:val="en-GB" w:eastAsia="en-GB"/>
            <w14:ligatures w14:val="none"/>
          </w:rPr>
          <w:delText xml:space="preserve"> apply across ages and GA groups.</w:delText>
        </w:r>
      </w:del>
    </w:p>
    <w:p w14:paraId="3B8D75A6" w14:textId="1588BE83" w:rsidR="00C75E9C" w:rsidDel="00AE343E" w:rsidRDefault="00C75E9C" w:rsidP="00BA37E6">
      <w:pPr>
        <w:spacing w:line="480" w:lineRule="auto"/>
        <w:rPr>
          <w:del w:id="2199" w:author="Audencio Victor" w:date="2025-10-29T23:00:00Z" w16du:dateUtc="2025-10-29T23:00:00Z"/>
          <w:rFonts w:ascii="Times New Roman" w:hAnsi="Times New Roman" w:cs="Times New Roman"/>
          <w:i/>
          <w:iCs/>
        </w:rPr>
      </w:pPr>
      <w:del w:id="2200" w:author="Audencio Victor" w:date="2025-10-29T23:00:00Z" w16du:dateUtc="2025-10-29T23:00:00Z">
        <w:r w:rsidRPr="00C75E9C" w:rsidDel="00AE343E">
          <w:rPr>
            <w:rFonts w:ascii="Times New Roman" w:hAnsi="Times New Roman" w:cs="Times New Roman"/>
            <w:i/>
            <w:iCs/>
          </w:rPr>
          <w:delText>Strengths</w:delText>
        </w:r>
        <w:r w:rsidR="00420FAD" w:rsidDel="00AE343E">
          <w:rPr>
            <w:rFonts w:ascii="Times New Roman" w:hAnsi="Times New Roman" w:cs="Times New Roman"/>
            <w:i/>
            <w:iCs/>
          </w:rPr>
          <w:delText xml:space="preserve"> of the study </w:delText>
        </w:r>
      </w:del>
    </w:p>
    <w:p w14:paraId="7DDBD15D" w14:textId="445707C8" w:rsidR="00445A09" w:rsidDel="00AE343E" w:rsidRDefault="00445A09" w:rsidP="00BA37E6">
      <w:pPr>
        <w:spacing w:line="480" w:lineRule="auto"/>
        <w:rPr>
          <w:del w:id="2201" w:author="Audencio Victor" w:date="2025-10-29T23:00:00Z" w16du:dateUtc="2025-10-29T23:00:00Z"/>
          <w:rFonts w:ascii="Times New Roman" w:eastAsia="Times New Roman" w:hAnsi="Times New Roman" w:cs="Times New Roman"/>
          <w:kern w:val="0"/>
          <w:lang w:val="en-GB" w:eastAsia="en-GB"/>
          <w14:ligatures w14:val="none"/>
        </w:rPr>
      </w:pPr>
      <w:del w:id="2202" w:author="Audencio Victor" w:date="2025-10-29T23:00:00Z" w16du:dateUtc="2025-10-29T23:00:00Z">
        <w:r w:rsidRPr="00445A09" w:rsidDel="00AE343E">
          <w:rPr>
            <w:rFonts w:ascii="Times New Roman" w:eastAsia="Times New Roman" w:hAnsi="Times New Roman" w:cs="Times New Roman"/>
            <w:kern w:val="0"/>
            <w:lang w:val="en-GB" w:eastAsia="en-GB"/>
            <w14:ligatures w14:val="none"/>
          </w:rPr>
          <w:delText>A key strength of our analysis is the use of a multi-country cohort encompassing over 1,100 moderately LBW infants in two African countries. Unlike Perumal et al.</w:delText>
        </w:r>
        <w:r w:rsidRPr="00445A09" w:rsidDel="00AE343E">
          <w:rPr>
            <w:rFonts w:ascii="Times New Roman" w:eastAsia="Times New Roman" w:hAnsi="Times New Roman" w:cs="Times New Roman"/>
            <w:kern w:val="0"/>
            <w:vertAlign w:val="superscript"/>
            <w:lang w:val="en-GB" w:eastAsia="en-GB"/>
            <w14:ligatures w14:val="none"/>
          </w:rPr>
          <w:delText>15</w:delText>
        </w:r>
        <w:r w:rsidRPr="00445A09" w:rsidDel="00AE343E">
          <w:rPr>
            <w:rFonts w:ascii="Times New Roman" w:eastAsia="Times New Roman" w:hAnsi="Times New Roman" w:cs="Times New Roman"/>
            <w:kern w:val="0"/>
            <w:lang w:val="en-GB" w:eastAsia="en-GB"/>
            <w14:ligatures w14:val="none"/>
          </w:rPr>
          <w:delText>, who focused exclusively on term-born infants, our cohort includes the full distribution of gestational ages, allowing for more nuanced insights into how standard choice affects growth assessment across the GA continuum. In addition, our longitudinal follow-up through 24 months provides evidence on how early growth misclassification evolves over time.</w:delText>
        </w:r>
      </w:del>
    </w:p>
    <w:p w14:paraId="04F467EA" w14:textId="7570CD48" w:rsidR="00C75E9C" w:rsidRPr="004E2611" w:rsidDel="00AE343E" w:rsidRDefault="00C75E9C" w:rsidP="00BA37E6">
      <w:pPr>
        <w:spacing w:line="480" w:lineRule="auto"/>
        <w:rPr>
          <w:del w:id="2203" w:author="Audencio Victor" w:date="2025-10-29T23:00:00Z" w16du:dateUtc="2025-10-29T23:00:00Z"/>
          <w:rFonts w:ascii="Times New Roman" w:hAnsi="Times New Roman" w:cs="Times New Roman"/>
          <w:i/>
          <w:iCs/>
        </w:rPr>
      </w:pPr>
      <w:del w:id="2204" w:author="Audencio Victor" w:date="2025-10-29T23:00:00Z" w16du:dateUtc="2025-10-29T23:00:00Z">
        <w:r w:rsidRPr="622E1215" w:rsidDel="00AE343E">
          <w:rPr>
            <w:rFonts w:ascii="Times New Roman" w:hAnsi="Times New Roman" w:cs="Times New Roman"/>
            <w:i/>
            <w:iCs/>
          </w:rPr>
          <w:delText>Limitations</w:delText>
        </w:r>
      </w:del>
    </w:p>
    <w:p w14:paraId="2428F02B" w14:textId="06897673" w:rsidR="004E2611" w:rsidRPr="004E2611" w:rsidDel="00AE343E" w:rsidRDefault="3FD21B83" w:rsidP="00BA37E6">
      <w:pPr>
        <w:spacing w:line="480" w:lineRule="auto"/>
        <w:rPr>
          <w:del w:id="2205" w:author="Audencio Victor" w:date="2025-10-29T23:00:00Z" w16du:dateUtc="2025-10-29T23:00:00Z"/>
          <w:rFonts w:ascii="Times New Roman" w:hAnsi="Times New Roman" w:cs="Times New Roman"/>
        </w:rPr>
      </w:pPr>
      <w:del w:id="2206" w:author="Audencio Victor" w:date="2025-10-29T23:00:00Z" w16du:dateUtc="2025-10-29T23:00:00Z">
        <w:r w:rsidRPr="70CA9FFC" w:rsidDel="00AE343E">
          <w:rPr>
            <w:rFonts w:ascii="Times New Roman" w:hAnsi="Times New Roman" w:cs="Times New Roman"/>
          </w:rPr>
          <w:delText xml:space="preserve">While our analyses are robust and benefit from high follow-up coverage through infancy, </w:delText>
        </w:r>
        <w:r w:rsidR="61A40540" w:rsidRPr="70CA9FFC" w:rsidDel="00AE343E">
          <w:rPr>
            <w:rFonts w:ascii="Times New Roman" w:hAnsi="Times New Roman" w:cs="Times New Roman"/>
          </w:rPr>
          <w:delText>there are some limitations</w:delText>
        </w:r>
        <w:r w:rsidRPr="70CA9FFC" w:rsidDel="00AE343E">
          <w:rPr>
            <w:rFonts w:ascii="Times New Roman" w:hAnsi="Times New Roman" w:cs="Times New Roman"/>
          </w:rPr>
          <w:delText xml:space="preserve">. First, </w:delText>
        </w:r>
        <w:r w:rsidR="00735AA7" w:rsidDel="00AE343E">
          <w:rPr>
            <w:rFonts w:ascii="Times New Roman" w:hAnsi="Times New Roman" w:cs="Times New Roman"/>
          </w:rPr>
          <w:delText>GA</w:delText>
        </w:r>
        <w:r w:rsidRPr="70CA9FFC" w:rsidDel="00AE343E">
          <w:rPr>
            <w:rFonts w:ascii="Times New Roman" w:hAnsi="Times New Roman" w:cs="Times New Roman"/>
          </w:rPr>
          <w:delText xml:space="preserve"> in </w:delText>
        </w:r>
        <w:r w:rsidR="55F9CCC9" w:rsidRPr="70CA9FFC" w:rsidDel="00AE343E">
          <w:rPr>
            <w:rFonts w:ascii="Times New Roman" w:hAnsi="Times New Roman" w:cs="Times New Roman"/>
          </w:rPr>
          <w:delText xml:space="preserve">the </w:delText>
        </w:r>
        <w:r w:rsidRPr="70CA9FFC" w:rsidDel="00AE343E">
          <w:rPr>
            <w:rFonts w:ascii="Times New Roman" w:hAnsi="Times New Roman" w:cs="Times New Roman"/>
          </w:rPr>
          <w:delText xml:space="preserve">LIFE </w:delText>
        </w:r>
        <w:r w:rsidR="495B3171" w:rsidRPr="70CA9FFC" w:rsidDel="00AE343E">
          <w:rPr>
            <w:rFonts w:ascii="Times New Roman" w:hAnsi="Times New Roman" w:cs="Times New Roman"/>
          </w:rPr>
          <w:delText xml:space="preserve">cohort </w:delText>
        </w:r>
        <w:r w:rsidRPr="70CA9FFC" w:rsidDel="00AE343E">
          <w:rPr>
            <w:rFonts w:ascii="Times New Roman" w:hAnsi="Times New Roman" w:cs="Times New Roman"/>
          </w:rPr>
          <w:delText xml:space="preserve">was assessed using </w:delText>
        </w:r>
        <w:r w:rsidR="529BF2AF" w:rsidRPr="70CA9FFC" w:rsidDel="00AE343E">
          <w:rPr>
            <w:rFonts w:ascii="Times New Roman" w:hAnsi="Times New Roman" w:cs="Times New Roman"/>
          </w:rPr>
          <w:delText>various sources (best obstetric estimate only where available)</w:delText>
        </w:r>
        <w:r w:rsidRPr="70CA9FFC" w:rsidDel="00AE343E">
          <w:rPr>
            <w:rFonts w:ascii="Times New Roman" w:hAnsi="Times New Roman" w:cs="Times New Roman"/>
          </w:rPr>
          <w:delText>, which</w:delText>
        </w:r>
        <w:r w:rsidR="5E66D1FD" w:rsidRPr="70CA9FFC" w:rsidDel="00AE343E">
          <w:rPr>
            <w:rFonts w:ascii="Times New Roman" w:hAnsi="Times New Roman" w:cs="Times New Roman"/>
          </w:rPr>
          <w:delText xml:space="preserve"> </w:delText>
        </w:r>
        <w:r w:rsidRPr="70CA9FFC" w:rsidDel="00AE343E">
          <w:rPr>
            <w:rFonts w:ascii="Times New Roman" w:hAnsi="Times New Roman" w:cs="Times New Roman"/>
          </w:rPr>
          <w:delText xml:space="preserve">may </w:delText>
        </w:r>
        <w:r w:rsidR="067B67F2" w:rsidRPr="70CA9FFC" w:rsidDel="00AE343E">
          <w:rPr>
            <w:rFonts w:ascii="Times New Roman" w:hAnsi="Times New Roman" w:cs="Times New Roman"/>
          </w:rPr>
          <w:delText xml:space="preserve">in some cases </w:delText>
        </w:r>
        <w:r w:rsidRPr="70CA9FFC" w:rsidDel="00AE343E">
          <w:rPr>
            <w:rFonts w:ascii="Times New Roman" w:hAnsi="Times New Roman" w:cs="Times New Roman"/>
          </w:rPr>
          <w:delText>be less precise than ultrasound-based methods used in the MDIG and ENID studies in Perumal’s work</w:delText>
        </w:r>
        <w:r w:rsidR="3BF1AF9B" w:rsidRPr="70CA9FFC" w:rsidDel="00AE343E">
          <w:rPr>
            <w:rFonts w:ascii="Times New Roman" w:hAnsi="Times New Roman" w:cs="Times New Roman"/>
          </w:rPr>
          <w:delText xml:space="preserve"> </w:delText>
        </w:r>
        <w:commentRangeStart w:id="2207"/>
        <w:commentRangeStart w:id="2208"/>
        <w:r w:rsidR="3BF1AF9B" w:rsidRPr="70CA9FFC" w:rsidDel="00AE343E">
          <w:rPr>
            <w:rFonts w:ascii="Times New Roman" w:hAnsi="Times New Roman" w:cs="Times New Roman"/>
          </w:rPr>
          <w:delText>(need to confirm this)</w:delText>
        </w:r>
        <w:commentRangeEnd w:id="2207"/>
        <w:r w:rsidR="004E2611" w:rsidDel="00AE343E">
          <w:rPr>
            <w:rStyle w:val="CommentReference"/>
          </w:rPr>
          <w:commentReference w:id="2207"/>
        </w:r>
        <w:commentRangeEnd w:id="2208"/>
        <w:r w:rsidR="00735AA7" w:rsidDel="00AE343E">
          <w:rPr>
            <w:rStyle w:val="CommentReference"/>
          </w:rPr>
          <w:commentReference w:id="2208"/>
        </w:r>
        <w:r w:rsidRPr="70CA9FFC" w:rsidDel="00AE343E">
          <w:rPr>
            <w:rFonts w:ascii="Times New Roman" w:hAnsi="Times New Roman" w:cs="Times New Roman"/>
          </w:rPr>
          <w:delText xml:space="preserve">. Second, although our study includes </w:delText>
        </w:r>
        <w:r w:rsidR="00CCAE4D" w:rsidRPr="70CA9FFC" w:rsidDel="00AE343E">
          <w:rPr>
            <w:rFonts w:ascii="Times New Roman" w:hAnsi="Times New Roman" w:cs="Times New Roman"/>
          </w:rPr>
          <w:delText>preterm infants,</w:delText>
        </w:r>
        <w:r w:rsidRPr="70CA9FFC" w:rsidDel="00AE343E">
          <w:rPr>
            <w:rFonts w:ascii="Times New Roman" w:hAnsi="Times New Roman" w:cs="Times New Roman"/>
          </w:rPr>
          <w:delText xml:space="preserve"> the generalizability of findings may be limited to moderately LBW infants. Lastly, site-specific differences in nutrition and care practices may influence the growth trajectories observed and complicate direct comparisons with Perumal’s cohorts</w:delText>
        </w:r>
        <w:r w:rsidR="272BB729" w:rsidRPr="70CA9FFC" w:rsidDel="00AE343E">
          <w:rPr>
            <w:rFonts w:ascii="Times New Roman" w:hAnsi="Times New Roman" w:cs="Times New Roman"/>
          </w:rPr>
          <w:delText xml:space="preserve">. </w:delText>
        </w:r>
      </w:del>
    </w:p>
    <w:p w14:paraId="1B4BD69B" w14:textId="115067B3" w:rsidR="00C75E9C" w:rsidRPr="00C75E9C" w:rsidDel="00AE343E" w:rsidRDefault="00C75E9C" w:rsidP="00BA37E6">
      <w:pPr>
        <w:spacing w:line="480" w:lineRule="auto"/>
        <w:rPr>
          <w:del w:id="2209" w:author="Audencio Victor" w:date="2025-10-29T23:00:00Z" w16du:dateUtc="2025-10-29T23:00:00Z"/>
          <w:rFonts w:ascii="Times New Roman" w:hAnsi="Times New Roman" w:cs="Times New Roman"/>
          <w:i/>
          <w:iCs/>
        </w:rPr>
      </w:pPr>
      <w:del w:id="2210" w:author="Audencio Victor" w:date="2025-10-29T23:00:00Z" w16du:dateUtc="2025-10-29T23:00:00Z">
        <w:r w:rsidRPr="00C75E9C" w:rsidDel="00AE343E">
          <w:rPr>
            <w:rFonts w:ascii="Times New Roman" w:hAnsi="Times New Roman" w:cs="Times New Roman"/>
            <w:i/>
            <w:iCs/>
          </w:rPr>
          <w:delText>Interpretation</w:delText>
        </w:r>
      </w:del>
    </w:p>
    <w:p w14:paraId="49EFA759" w14:textId="5A070A84" w:rsidR="00445A09" w:rsidRPr="00445A09" w:rsidDel="00AE343E" w:rsidRDefault="00445A09" w:rsidP="00445A09">
      <w:pPr>
        <w:spacing w:line="480" w:lineRule="auto"/>
        <w:rPr>
          <w:del w:id="2211" w:author="Audencio Victor" w:date="2025-10-29T23:00:00Z" w16du:dateUtc="2025-10-29T23:00:00Z"/>
          <w:rFonts w:ascii="Times New Roman" w:hAnsi="Times New Roman" w:cs="Times New Roman"/>
        </w:rPr>
      </w:pPr>
      <w:del w:id="2212" w:author="Audencio Victor" w:date="2025-10-29T23:00:00Z" w16du:dateUtc="2025-10-29T23:00:00Z">
        <w:r w:rsidRPr="00445A09" w:rsidDel="00AE343E">
          <w:rPr>
            <w:rFonts w:ascii="Times New Roman" w:hAnsi="Times New Roman" w:cs="Times New Roman"/>
          </w:rPr>
          <w:delText>Together with Perumal et al., our findings reinforce that IG-21</w:delText>
        </w:r>
        <w:r w:rsidRPr="00445A09" w:rsidDel="00AE343E">
          <w:rPr>
            <w:rFonts w:ascii="Times New Roman" w:hAnsi="Times New Roman" w:cs="Times New Roman"/>
            <w:vertAlign w:val="superscript"/>
          </w:rPr>
          <w:delText>st</w:delText>
        </w:r>
        <w:r w:rsidRPr="00445A09" w:rsidDel="00AE343E">
          <w:rPr>
            <w:rFonts w:ascii="Times New Roman" w:hAnsi="Times New Roman" w:cs="Times New Roman"/>
          </w:rPr>
          <w:delText xml:space="preserve"> NBS standards are not interchangeable with WHO GS at birth, particularly for infants born early or late in gestation. In our cohort, the tendency of WHO GS to overestimate early catch-up growth was more pronounced due to the inclusion of preterm infants, underscoring the importance of accounting for GA in growth assessment. Across postnatal intervals, especially from birth through 12 months, the GIGS approach better captured growth patterns of preterm infants, whereas both methods produced similar results in term infants.</w:delText>
        </w:r>
      </w:del>
    </w:p>
    <w:p w14:paraId="09F3E5BD" w14:textId="7F275F36" w:rsidR="00445A09" w:rsidRPr="00445A09" w:rsidDel="00AE343E" w:rsidRDefault="00445A09" w:rsidP="00445A09">
      <w:pPr>
        <w:spacing w:line="480" w:lineRule="auto"/>
        <w:rPr>
          <w:del w:id="2213" w:author="Audencio Victor" w:date="2025-10-29T23:00:00Z" w16du:dateUtc="2025-10-29T23:00:00Z"/>
          <w:rFonts w:ascii="Times New Roman" w:hAnsi="Times New Roman" w:cs="Times New Roman"/>
        </w:rPr>
      </w:pPr>
      <w:del w:id="2214" w:author="Audencio Victor" w:date="2025-10-29T23:00:00Z" w16du:dateUtc="2025-10-29T23:00:00Z">
        <w:r w:rsidRPr="00445A09" w:rsidDel="00AE343E">
          <w:rPr>
            <w:rFonts w:ascii="Times New Roman" w:hAnsi="Times New Roman" w:cs="Times New Roman"/>
          </w:rPr>
          <w:delText>The GIGS approach—using IG-21</w:delText>
        </w:r>
        <w:r w:rsidRPr="00445A09" w:rsidDel="00AE343E">
          <w:rPr>
            <w:rFonts w:ascii="Times New Roman" w:hAnsi="Times New Roman" w:cs="Times New Roman"/>
            <w:vertAlign w:val="superscript"/>
          </w:rPr>
          <w:delText xml:space="preserve">st </w:delText>
        </w:r>
        <w:r w:rsidRPr="00445A09" w:rsidDel="00AE343E">
          <w:rPr>
            <w:rFonts w:ascii="Times New Roman" w:hAnsi="Times New Roman" w:cs="Times New Roman"/>
          </w:rPr>
          <w:delText>NBS at birth and WHO GS postnatally for term infants, alongside IG-21</w:delText>
        </w:r>
        <w:r w:rsidRPr="00445A09" w:rsidDel="00AE343E">
          <w:rPr>
            <w:rFonts w:ascii="Times New Roman" w:hAnsi="Times New Roman" w:cs="Times New Roman"/>
            <w:vertAlign w:val="superscript"/>
          </w:rPr>
          <w:delText>st</w:delText>
        </w:r>
        <w:r w:rsidRPr="00445A09" w:rsidDel="00AE343E">
          <w:rPr>
            <w:rFonts w:ascii="Times New Roman" w:hAnsi="Times New Roman" w:cs="Times New Roman"/>
          </w:rPr>
          <w:delText xml:space="preserve"> </w:delText>
        </w:r>
        <w:r w:rsidR="00735AA7" w:rsidDel="00AE343E">
          <w:rPr>
            <w:rFonts w:ascii="Times New Roman" w:hAnsi="Times New Roman" w:cs="Times New Roman"/>
          </w:rPr>
          <w:delText>PPS</w:delText>
        </w:r>
        <w:r w:rsidRPr="00445A09" w:rsidDel="00AE343E">
          <w:rPr>
            <w:rFonts w:ascii="Times New Roman" w:hAnsi="Times New Roman" w:cs="Times New Roman"/>
          </w:rPr>
          <w:delText>—aligns more closely with biological reality. These findings support its adoption as the preferred framework for research and clinical surveillance of growth in LBW and preterm populations, where accurate classification is essential for timely intervention and consistent reporting.</w:delText>
        </w:r>
      </w:del>
    </w:p>
    <w:p w14:paraId="08F08036" w14:textId="422E7237" w:rsidR="00946D03" w:rsidRPr="00274CB7" w:rsidDel="00AE343E" w:rsidRDefault="16666BCF" w:rsidP="00BA37E6">
      <w:pPr>
        <w:pStyle w:val="Heading1"/>
        <w:spacing w:beforeAutospacing="1" w:afterAutospacing="1" w:line="480" w:lineRule="auto"/>
        <w:rPr>
          <w:del w:id="2215" w:author="Audencio Victor" w:date="2025-10-29T23:00:00Z" w16du:dateUtc="2025-10-29T23:00:00Z"/>
          <w:rFonts w:ascii="Times New Roman" w:hAnsi="Times New Roman" w:cs="Times New Roman"/>
          <w:b/>
          <w:bCs/>
          <w:color w:val="auto"/>
          <w:sz w:val="24"/>
          <w:szCs w:val="24"/>
        </w:rPr>
      </w:pPr>
      <w:commentRangeStart w:id="2216"/>
      <w:del w:id="2217" w:author="Audencio Victor" w:date="2025-10-29T23:00:00Z" w16du:dateUtc="2025-10-29T23:00:00Z">
        <w:r w:rsidRPr="70CA9FFC" w:rsidDel="00AE343E">
          <w:rPr>
            <w:rFonts w:ascii="Times New Roman" w:hAnsi="Times New Roman" w:cs="Times New Roman"/>
            <w:b/>
            <w:bCs/>
            <w:color w:val="auto"/>
            <w:sz w:val="24"/>
            <w:szCs w:val="24"/>
          </w:rPr>
          <w:delText>C</w:delText>
        </w:r>
        <w:r w:rsidR="2CC68DAA" w:rsidRPr="70CA9FFC" w:rsidDel="00AE343E">
          <w:rPr>
            <w:rFonts w:ascii="Times New Roman" w:hAnsi="Times New Roman" w:cs="Times New Roman"/>
            <w:b/>
            <w:bCs/>
            <w:color w:val="auto"/>
            <w:sz w:val="24"/>
            <w:szCs w:val="24"/>
          </w:rPr>
          <w:delText>ONCLUSION</w:delText>
        </w:r>
        <w:r w:rsidR="10AC9543" w:rsidRPr="70CA9FFC" w:rsidDel="00AE343E">
          <w:rPr>
            <w:rFonts w:ascii="Times New Roman" w:hAnsi="Times New Roman" w:cs="Times New Roman"/>
            <w:b/>
            <w:bCs/>
            <w:color w:val="auto"/>
            <w:sz w:val="24"/>
            <w:szCs w:val="24"/>
          </w:rPr>
          <w:delText xml:space="preserve"> </w:delText>
        </w:r>
        <w:commentRangeEnd w:id="2216"/>
        <w:r w:rsidR="00420FAD" w:rsidDel="00AE343E">
          <w:rPr>
            <w:rStyle w:val="CommentReference"/>
          </w:rPr>
          <w:commentReference w:id="2216"/>
        </w:r>
      </w:del>
    </w:p>
    <w:p w14:paraId="52D66E11" w14:textId="0F0F7A3B" w:rsidR="00373712" w:rsidRPr="00AE417C" w:rsidDel="00AE343E" w:rsidRDefault="00CD4754" w:rsidP="00AE417C">
      <w:pPr>
        <w:spacing w:line="480" w:lineRule="auto"/>
        <w:rPr>
          <w:del w:id="2218" w:author="Audencio Victor" w:date="2025-10-29T23:00:00Z" w16du:dateUtc="2025-10-29T23:00:00Z"/>
          <w:rFonts w:ascii="Times New Roman" w:hAnsi="Times New Roman" w:cs="Times New Roman"/>
        </w:rPr>
      </w:pPr>
      <w:del w:id="2219" w:author="Audencio Victor" w:date="2025-10-29T23:00:00Z" w16du:dateUtc="2025-10-29T23:00:00Z">
        <w:r w:rsidRPr="00CD4754" w:rsidDel="00AE343E">
          <w:rPr>
            <w:rFonts w:ascii="Times New Roman" w:hAnsi="Times New Roman" w:cs="Times New Roman"/>
          </w:rPr>
          <w:delText>Growth monitoring in preterm infants should not rely on WHO GS alone. The GIGS-recommended approach—using IG-21</w:delText>
        </w:r>
        <w:r w:rsidRPr="00445A09" w:rsidDel="00AE343E">
          <w:rPr>
            <w:rFonts w:ascii="Times New Roman" w:hAnsi="Times New Roman" w:cs="Times New Roman"/>
            <w:vertAlign w:val="superscript"/>
          </w:rPr>
          <w:delText>st</w:delText>
        </w:r>
        <w:r w:rsidRPr="00CD4754" w:rsidDel="00AE343E">
          <w:rPr>
            <w:rFonts w:ascii="Times New Roman" w:hAnsi="Times New Roman" w:cs="Times New Roman"/>
          </w:rPr>
          <w:delText xml:space="preserve"> </w:delText>
        </w:r>
        <w:r w:rsidR="00735AA7" w:rsidDel="00AE343E">
          <w:rPr>
            <w:rFonts w:ascii="Times New Roman" w:hAnsi="Times New Roman" w:cs="Times New Roman"/>
          </w:rPr>
          <w:delText>NBS</w:delText>
        </w:r>
        <w:r w:rsidR="00735AA7" w:rsidRPr="00CD4754" w:rsidDel="00AE343E">
          <w:rPr>
            <w:rFonts w:ascii="Times New Roman" w:hAnsi="Times New Roman" w:cs="Times New Roman"/>
          </w:rPr>
          <w:delText xml:space="preserve"> </w:delText>
        </w:r>
        <w:r w:rsidRPr="00CD4754" w:rsidDel="00AE343E">
          <w:rPr>
            <w:rFonts w:ascii="Times New Roman" w:hAnsi="Times New Roman" w:cs="Times New Roman"/>
          </w:rPr>
          <w:delText xml:space="preserve">and </w:delText>
        </w:r>
        <w:r w:rsidR="00735AA7" w:rsidDel="00AE343E">
          <w:rPr>
            <w:rFonts w:ascii="Times New Roman" w:hAnsi="Times New Roman" w:cs="Times New Roman"/>
          </w:rPr>
          <w:delText>PPS</w:delText>
        </w:r>
        <w:r w:rsidRPr="00CD4754" w:rsidDel="00AE343E">
          <w:rPr>
            <w:rFonts w:ascii="Times New Roman" w:hAnsi="Times New Roman" w:cs="Times New Roman"/>
          </w:rPr>
          <w:delText>—offers a more accurate and developmentally appropriate framework. This approach enables earlier identification of growth faltering in at-risk infants, informing timely, targeted clinical interventions and reducing the risk of under- or overtreatment. From a public health perspective, standardi</w:delText>
        </w:r>
        <w:r w:rsidDel="00AE343E">
          <w:rPr>
            <w:rFonts w:ascii="Times New Roman" w:hAnsi="Times New Roman" w:cs="Times New Roman"/>
          </w:rPr>
          <w:delText>s</w:delText>
        </w:r>
        <w:r w:rsidRPr="00CD4754" w:rsidDel="00AE343E">
          <w:rPr>
            <w:rFonts w:ascii="Times New Roman" w:hAnsi="Times New Roman" w:cs="Times New Roman"/>
          </w:rPr>
          <w:delText>ed adoption of GIGS tools supports more accurate reporting and tracking of child growth indicators, enhancing alignment with global nutrition and development targets. It also ensures that programmatic resources are more effectively directed to those most in need, improving the efficiency and equity of service delivery.</w:delText>
        </w:r>
      </w:del>
    </w:p>
    <w:p w14:paraId="242DD932" w14:textId="5FD0E407" w:rsidR="00373712" w:rsidDel="00AE343E" w:rsidRDefault="00373712" w:rsidP="70CA9FFC">
      <w:pPr>
        <w:spacing w:line="276" w:lineRule="auto"/>
        <w:rPr>
          <w:del w:id="2220" w:author="Audencio Victor" w:date="2025-10-29T23:00:00Z" w16du:dateUtc="2025-10-29T23:00:00Z"/>
          <w:rFonts w:ascii="Times New Roman" w:hAnsi="Times New Roman" w:cs="Times New Roman"/>
          <w:b/>
          <w:bCs/>
        </w:rPr>
      </w:pPr>
    </w:p>
    <w:p w14:paraId="041898B0" w14:textId="420A53FA" w:rsidR="773C5DAB" w:rsidRPr="00915300" w:rsidDel="00AE343E" w:rsidRDefault="773C5DAB" w:rsidP="70CA9FFC">
      <w:pPr>
        <w:spacing w:line="276" w:lineRule="auto"/>
        <w:rPr>
          <w:del w:id="2221" w:author="Audencio Victor" w:date="2025-10-29T23:00:00Z" w16du:dateUtc="2025-10-29T23:00:00Z"/>
          <w:rFonts w:ascii="Times New Roman" w:hAnsi="Times New Roman" w:cs="Times New Roman"/>
          <w:b/>
          <w:bCs/>
        </w:rPr>
      </w:pPr>
      <w:commentRangeStart w:id="2222"/>
      <w:commentRangeStart w:id="2223"/>
      <w:del w:id="2224" w:author="Audencio Victor" w:date="2025-10-29T23:00:00Z" w16du:dateUtc="2025-10-29T23:00:00Z">
        <w:r w:rsidRPr="00915300" w:rsidDel="00AE343E">
          <w:rPr>
            <w:rFonts w:ascii="Times New Roman" w:hAnsi="Times New Roman" w:cs="Times New Roman"/>
            <w:b/>
            <w:bCs/>
          </w:rPr>
          <w:delText>ACKNOWLEDGMENTS</w:delText>
        </w:r>
        <w:commentRangeEnd w:id="2222"/>
        <w:r w:rsidR="00735AA7" w:rsidDel="00AE343E">
          <w:rPr>
            <w:rStyle w:val="CommentReference"/>
          </w:rPr>
          <w:commentReference w:id="2222"/>
        </w:r>
        <w:commentRangeEnd w:id="2223"/>
        <w:r w:rsidR="001F6235" w:rsidDel="00AE343E">
          <w:rPr>
            <w:rStyle w:val="CommentReference"/>
          </w:rPr>
          <w:commentReference w:id="2223"/>
        </w:r>
      </w:del>
    </w:p>
    <w:p w14:paraId="444D80CE" w14:textId="7B21D062" w:rsidR="00B45F05" w:rsidRPr="00B45F05" w:rsidDel="00AE343E" w:rsidRDefault="00B45F05" w:rsidP="00B45F05">
      <w:pPr>
        <w:spacing w:line="480" w:lineRule="auto"/>
        <w:rPr>
          <w:del w:id="2225" w:author="Audencio Victor" w:date="2025-10-29T23:00:00Z" w16du:dateUtc="2025-10-29T23:00:00Z"/>
          <w:rFonts w:ascii="Times New Roman" w:hAnsi="Times New Roman" w:cs="Times New Roman"/>
        </w:rPr>
      </w:pPr>
      <w:del w:id="2226" w:author="Audencio Victor" w:date="2025-10-29T23:00:00Z" w16du:dateUtc="2025-10-29T23:00:00Z">
        <w:r w:rsidRPr="00B45F05" w:rsidDel="00AE343E">
          <w:rPr>
            <w:rFonts w:ascii="Times New Roman" w:hAnsi="Times New Roman" w:cs="Times New Roman"/>
          </w:rPr>
          <w:delText>This paper was developed and written under the umbrella of the Guidance for International Growth Standards (GIGS) project with funding from the Bill &amp; Melinda Gates Foundation (grant number: INV-046290). We also gratefully acknowledge Claudia da Silva for the administrative support to the GIGS project. We extend our thanks to the Technical Advisory Group members for their invaluable insights and contributions to this project (</w:delText>
        </w:r>
        <w:r w:rsidRPr="00B45F05" w:rsidDel="00AE343E">
          <w:rPr>
            <w:rFonts w:ascii="Times New Roman" w:hAnsi="Times New Roman" w:cs="Times New Roman"/>
            <w:b/>
            <w:bCs/>
          </w:rPr>
          <w:delText>Appendix S1</w:delText>
        </w:r>
        <w:r w:rsidRPr="00B45F05" w:rsidDel="00AE343E">
          <w:rPr>
            <w:rFonts w:ascii="Times New Roman" w:hAnsi="Times New Roman" w:cs="Times New Roman"/>
          </w:rPr>
          <w:delText xml:space="preserve">). </w:delText>
        </w:r>
        <w:r w:rsidR="001F6235" w:rsidDel="00AE343E">
          <w:rPr>
            <w:rFonts w:ascii="Times New Roman" w:hAnsi="Times New Roman" w:cs="Times New Roman"/>
          </w:rPr>
          <w:delText>We also acknowledge Nandita Perumal (Perumal et. al, 2022)</w:delText>
        </w:r>
        <w:r w:rsidR="001F6235" w:rsidDel="00AE343E">
          <w:rPr>
            <w:rFonts w:ascii="Times New Roman" w:hAnsi="Times New Roman" w:cs="Times New Roman"/>
            <w:vertAlign w:val="superscript"/>
          </w:rPr>
          <w:delText>19</w:delText>
        </w:r>
        <w:r w:rsidR="001F6235" w:rsidDel="00AE343E">
          <w:rPr>
            <w:rFonts w:ascii="Times New Roman" w:hAnsi="Times New Roman" w:cs="Times New Roman"/>
          </w:rPr>
          <w:delText xml:space="preserve">, whose analytical approach informed aspects of the methods used in this paper. </w:delText>
        </w:r>
        <w:r w:rsidRPr="00B45F05" w:rsidDel="00AE343E">
          <w:rPr>
            <w:rFonts w:ascii="Times New Roman" w:hAnsi="Times New Roman" w:cs="Times New Roman"/>
          </w:rPr>
          <w:delText xml:space="preserve">Lastly, we would like to acknowledge the co-principal investigators of the LIFE study for the use of a sub-set of the data from Malawi and Tanzania for illustration purposes in this paper (Irving H Hoffman, Karim Manji, Tisungane Mvalo, Katherine EA Semrau, and Christopher R Sudfeld). </w:delText>
        </w:r>
      </w:del>
    </w:p>
    <w:p w14:paraId="7D8E9D05" w14:textId="5B4431F1" w:rsidR="00AE417C" w:rsidDel="00AE343E" w:rsidRDefault="00AE417C" w:rsidP="70CA9FFC">
      <w:pPr>
        <w:spacing w:line="276" w:lineRule="auto"/>
        <w:rPr>
          <w:del w:id="2227" w:author="Audencio Victor" w:date="2025-10-29T23:00:00Z" w16du:dateUtc="2025-10-29T23:00:00Z"/>
          <w:rFonts w:ascii="Times New Roman" w:hAnsi="Times New Roman" w:cs="Times New Roman"/>
          <w:b/>
          <w:bCs/>
        </w:rPr>
      </w:pPr>
    </w:p>
    <w:p w14:paraId="4E4C9E60" w14:textId="515535D8" w:rsidR="00373712" w:rsidRPr="00373712" w:rsidDel="00AE343E" w:rsidRDefault="00373712" w:rsidP="70CA9FFC">
      <w:pPr>
        <w:spacing w:line="276" w:lineRule="auto"/>
        <w:rPr>
          <w:del w:id="2228" w:author="Audencio Victor" w:date="2025-10-29T23:00:00Z" w16du:dateUtc="2025-10-29T23:00:00Z"/>
          <w:rFonts w:ascii="Times New Roman" w:hAnsi="Times New Roman" w:cs="Times New Roman"/>
          <w:b/>
          <w:bCs/>
        </w:rPr>
      </w:pPr>
      <w:del w:id="2229" w:author="Audencio Victor" w:date="2025-10-29T23:00:00Z" w16du:dateUtc="2025-10-29T23:00:00Z">
        <w:r w:rsidRPr="00373712" w:rsidDel="00AE343E">
          <w:rPr>
            <w:rFonts w:ascii="Times New Roman" w:hAnsi="Times New Roman" w:cs="Times New Roman"/>
            <w:b/>
            <w:bCs/>
          </w:rPr>
          <w:delText>DISCLOSURE OF INTEREST</w:delText>
        </w:r>
      </w:del>
    </w:p>
    <w:p w14:paraId="472BE296" w14:textId="7F3CA49C" w:rsidR="00373712" w:rsidDel="00AE343E" w:rsidRDefault="00373712" w:rsidP="70CA9FFC">
      <w:pPr>
        <w:spacing w:line="276" w:lineRule="auto"/>
        <w:rPr>
          <w:del w:id="2230" w:author="Audencio Victor" w:date="2025-10-29T23:00:00Z" w16du:dateUtc="2025-10-29T23:00:00Z"/>
          <w:rFonts w:ascii="Times New Roman" w:hAnsi="Times New Roman" w:cs="Times New Roman"/>
        </w:rPr>
      </w:pPr>
      <w:del w:id="2231" w:author="Audencio Victor" w:date="2025-10-29T23:00:00Z" w16du:dateUtc="2025-10-29T23:00:00Z">
        <w:r w:rsidDel="00AE343E">
          <w:rPr>
            <w:rFonts w:ascii="Times New Roman" w:hAnsi="Times New Roman" w:cs="Times New Roman"/>
          </w:rPr>
          <w:delText>The authors have no conflicts of interest to declare.</w:delText>
        </w:r>
      </w:del>
    </w:p>
    <w:p w14:paraId="2527EF30" w14:textId="5483F506" w:rsidR="00AE417C" w:rsidDel="00AE343E" w:rsidRDefault="00AE417C" w:rsidP="70CA9FFC">
      <w:pPr>
        <w:spacing w:line="276" w:lineRule="auto"/>
        <w:rPr>
          <w:del w:id="2232" w:author="Audencio Victor" w:date="2025-10-29T23:00:00Z" w16du:dateUtc="2025-10-29T23:00:00Z"/>
          <w:rFonts w:ascii="Times New Roman" w:hAnsi="Times New Roman" w:cs="Times New Roman"/>
          <w:b/>
          <w:bCs/>
        </w:rPr>
      </w:pPr>
    </w:p>
    <w:p w14:paraId="619C3789" w14:textId="0CE8E467" w:rsidR="70CA9FFC" w:rsidDel="00AE343E" w:rsidRDefault="00373712" w:rsidP="70CA9FFC">
      <w:pPr>
        <w:spacing w:line="276" w:lineRule="auto"/>
        <w:rPr>
          <w:del w:id="2233" w:author="Audencio Victor" w:date="2025-10-29T23:00:00Z" w16du:dateUtc="2025-10-29T23:00:00Z"/>
          <w:rFonts w:ascii="Times New Roman" w:hAnsi="Times New Roman" w:cs="Times New Roman"/>
          <w:b/>
          <w:bCs/>
        </w:rPr>
      </w:pPr>
      <w:del w:id="2234" w:author="Audencio Victor" w:date="2025-10-29T23:00:00Z" w16du:dateUtc="2025-10-29T23:00:00Z">
        <w:r w:rsidRPr="00373712" w:rsidDel="00AE343E">
          <w:rPr>
            <w:rFonts w:ascii="Times New Roman" w:hAnsi="Times New Roman" w:cs="Times New Roman"/>
            <w:b/>
            <w:bCs/>
          </w:rPr>
          <w:delText>CONTRIBUTION TO AUTHORSHIP</w:delText>
        </w:r>
      </w:del>
    </w:p>
    <w:p w14:paraId="2EC59B8B" w14:textId="54235883" w:rsidR="00373712" w:rsidDel="00AE343E" w:rsidRDefault="00373712" w:rsidP="00CC19D7">
      <w:pPr>
        <w:spacing w:line="480" w:lineRule="auto"/>
        <w:rPr>
          <w:del w:id="2235" w:author="Audencio Victor" w:date="2025-10-29T23:00:00Z" w16du:dateUtc="2025-10-29T23:00:00Z"/>
          <w:rFonts w:ascii="Times New Roman" w:hAnsi="Times New Roman" w:cs="Times New Roman"/>
        </w:rPr>
      </w:pPr>
      <w:del w:id="2236" w:author="Audencio Victor" w:date="2025-10-29T23:00:00Z" w16du:dateUtc="2025-10-29T23:00:00Z">
        <w:r w:rsidDel="00AE343E">
          <w:rPr>
            <w:rFonts w:ascii="Times New Roman" w:hAnsi="Times New Roman" w:cs="Times New Roman"/>
          </w:rPr>
          <w:delText>EOO and LV conceptualized and led the development of the GIGS project and supplement. EOO, LV, and SP drafted the first version of the manuscript with further contributions from SS. All authors have reviewed and approved the final version.</w:delText>
        </w:r>
      </w:del>
    </w:p>
    <w:p w14:paraId="7BB1DE43" w14:textId="6B07858F" w:rsidR="00AE417C" w:rsidDel="00AE343E" w:rsidRDefault="00AE417C" w:rsidP="70CA9FFC">
      <w:pPr>
        <w:spacing w:line="276" w:lineRule="auto"/>
        <w:rPr>
          <w:del w:id="2237" w:author="Audencio Victor" w:date="2025-10-29T23:00:00Z" w16du:dateUtc="2025-10-29T23:00:00Z"/>
          <w:rFonts w:ascii="Times New Roman" w:hAnsi="Times New Roman" w:cs="Times New Roman"/>
          <w:b/>
          <w:bCs/>
        </w:rPr>
      </w:pPr>
    </w:p>
    <w:p w14:paraId="2E1816DB" w14:textId="62887DC8" w:rsidR="00373712" w:rsidDel="00AE343E" w:rsidRDefault="00373712" w:rsidP="70CA9FFC">
      <w:pPr>
        <w:spacing w:line="276" w:lineRule="auto"/>
        <w:rPr>
          <w:del w:id="2238" w:author="Audencio Victor" w:date="2025-10-29T23:00:00Z" w16du:dateUtc="2025-10-29T23:00:00Z"/>
          <w:rFonts w:ascii="Times New Roman" w:hAnsi="Times New Roman" w:cs="Times New Roman"/>
          <w:b/>
          <w:bCs/>
        </w:rPr>
      </w:pPr>
      <w:del w:id="2239" w:author="Audencio Victor" w:date="2025-10-29T23:00:00Z" w16du:dateUtc="2025-10-29T23:00:00Z">
        <w:r w:rsidDel="00AE343E">
          <w:rPr>
            <w:rFonts w:ascii="Times New Roman" w:hAnsi="Times New Roman" w:cs="Times New Roman"/>
            <w:b/>
            <w:bCs/>
          </w:rPr>
          <w:delText>FUNDING</w:delText>
        </w:r>
      </w:del>
    </w:p>
    <w:p w14:paraId="35FE1999" w14:textId="39A664CD" w:rsidR="00373712" w:rsidRPr="00373712" w:rsidDel="00AE343E" w:rsidRDefault="00373712" w:rsidP="00CC19D7">
      <w:pPr>
        <w:spacing w:line="480" w:lineRule="auto"/>
        <w:jc w:val="both"/>
        <w:rPr>
          <w:del w:id="2240" w:author="Audencio Victor" w:date="2025-10-29T23:00:00Z" w16du:dateUtc="2025-10-29T23:00:00Z"/>
          <w:rFonts w:ascii="Times New Roman" w:hAnsi="Times New Roman" w:cs="Times New Roman"/>
        </w:rPr>
      </w:pPr>
      <w:del w:id="2241" w:author="Audencio Victor" w:date="2025-10-29T23:00:00Z" w16du:dateUtc="2025-10-29T23:00:00Z">
        <w:r w:rsidRPr="00373712" w:rsidDel="00AE343E">
          <w:rPr>
            <w:rFonts w:ascii="Times New Roman" w:hAnsi="Times New Roman" w:cs="Times New Roman"/>
          </w:rPr>
          <w:delText>The project was funded by the Bill &amp; Melinda Gates Foundation (grant number: INV-046290). The funder had no role in the design, analysis, or interpretation of the research and manuscript and had no part in the research process following funding.</w:delText>
        </w:r>
      </w:del>
    </w:p>
    <w:p w14:paraId="1996CE6C" w14:textId="3F75D933" w:rsidR="00AE417C" w:rsidDel="00AE343E" w:rsidRDefault="00AE417C" w:rsidP="00373712">
      <w:pPr>
        <w:rPr>
          <w:del w:id="2242" w:author="Audencio Victor" w:date="2025-10-29T23:00:00Z" w16du:dateUtc="2025-10-29T23:00:00Z"/>
          <w:rFonts w:ascii="Times New Roman" w:hAnsi="Times New Roman" w:cs="Times New Roman"/>
          <w:b/>
          <w:bCs/>
          <w:sz w:val="24"/>
          <w:szCs w:val="24"/>
        </w:rPr>
      </w:pPr>
    </w:p>
    <w:p w14:paraId="7391D84B" w14:textId="37FD0ED2" w:rsidR="00FB69A8" w:rsidRPr="00D91C70" w:rsidDel="00AE343E" w:rsidRDefault="00FB69A8" w:rsidP="00FB69A8">
      <w:pPr>
        <w:rPr>
          <w:del w:id="2243" w:author="Audencio Victor" w:date="2025-10-29T23:00:00Z" w16du:dateUtc="2025-10-29T23:00:00Z"/>
          <w:rFonts w:ascii="Times New Roman" w:hAnsi="Times New Roman" w:cs="Times New Roman"/>
          <w:b/>
          <w:bCs/>
          <w:sz w:val="24"/>
          <w:szCs w:val="24"/>
        </w:rPr>
      </w:pPr>
      <w:del w:id="2244" w:author="Audencio Victor" w:date="2025-10-29T23:00:00Z" w16du:dateUtc="2025-10-29T23:00:00Z">
        <w:r w:rsidRPr="00D91C70" w:rsidDel="00AE343E">
          <w:rPr>
            <w:rFonts w:ascii="Times New Roman" w:hAnsi="Times New Roman" w:cs="Times New Roman"/>
            <w:b/>
            <w:bCs/>
            <w:sz w:val="24"/>
            <w:szCs w:val="24"/>
          </w:rPr>
          <w:delText>REFERENCES</w:delText>
        </w:r>
      </w:del>
    </w:p>
    <w:p w14:paraId="3D23A7F6" w14:textId="022E67AF" w:rsidR="00FB69A8" w:rsidRPr="00D91C70" w:rsidDel="00AE343E" w:rsidRDefault="00FB69A8" w:rsidP="00FB69A8">
      <w:pPr>
        <w:rPr>
          <w:del w:id="2245" w:author="Audencio Victor" w:date="2025-10-29T23:00:00Z" w16du:dateUtc="2025-10-29T23:00:00Z"/>
          <w:rFonts w:ascii="Times New Roman" w:hAnsi="Times New Roman" w:cs="Times New Roman"/>
        </w:rPr>
      </w:pPr>
    </w:p>
    <w:p w14:paraId="1BEF65CE" w14:textId="1C6A04BA" w:rsidR="00FB69A8" w:rsidRPr="00D91C70" w:rsidDel="00AE343E" w:rsidRDefault="00FB69A8" w:rsidP="00FB69A8">
      <w:pPr>
        <w:rPr>
          <w:del w:id="2246" w:author="Audencio Victor" w:date="2025-10-29T23:00:00Z" w16du:dateUtc="2025-10-29T23:00:00Z"/>
          <w:rStyle w:val="eop"/>
          <w:rFonts w:ascii="Times New Roman" w:hAnsi="Times New Roman" w:cs="Times New Roman"/>
        </w:rPr>
      </w:pPr>
      <w:del w:id="2247" w:author="Audencio Victor" w:date="2025-10-29T23:00:00Z" w16du:dateUtc="2025-10-29T23:00:00Z">
        <w:r w:rsidRPr="00D91C70" w:rsidDel="00AE343E">
          <w:rPr>
            <w:rFonts w:ascii="Times New Roman" w:hAnsi="Times New Roman" w:cs="Times New Roman"/>
          </w:rPr>
          <w:delText xml:space="preserve">1. </w:delText>
        </w:r>
        <w:r w:rsidRPr="00D91C70" w:rsidDel="00AE343E">
          <w:rPr>
            <w:rFonts w:ascii="Times New Roman" w:hAnsi="Times New Roman" w:cs="Times New Roman"/>
          </w:rPr>
          <w:tab/>
        </w:r>
        <w:r w:rsidRPr="00D91C70" w:rsidDel="00AE343E">
          <w:rPr>
            <w:rStyle w:val="normaltextrun"/>
            <w:rFonts w:ascii="Times New Roman" w:eastAsiaTheme="majorEastAsia" w:hAnsi="Times New Roman" w:cs="Times New Roman"/>
          </w:rPr>
          <w:delText>Ashworth A, Shrimpton R, Jamil K. Growth monitoring and promotion: review of evidence of impact. Matern Child Nutr. 2008;4 Suppl 1(Suppl 1):86-117.</w:delText>
        </w:r>
        <w:r w:rsidRPr="00D91C70" w:rsidDel="00AE343E">
          <w:rPr>
            <w:rStyle w:val="eop"/>
            <w:rFonts w:ascii="Times New Roman" w:hAnsi="Times New Roman" w:cs="Times New Roman"/>
          </w:rPr>
          <w:delText> </w:delText>
        </w:r>
      </w:del>
    </w:p>
    <w:p w14:paraId="4A2156B8" w14:textId="7289B605" w:rsidR="00FB69A8" w:rsidRPr="00D91C70" w:rsidDel="00AE343E" w:rsidRDefault="00FB69A8" w:rsidP="00FB69A8">
      <w:pPr>
        <w:spacing w:line="276" w:lineRule="auto"/>
        <w:jc w:val="both"/>
        <w:rPr>
          <w:del w:id="2248" w:author="Audencio Victor" w:date="2025-10-29T23:00:00Z" w16du:dateUtc="2025-10-29T23:00:00Z"/>
          <w:rFonts w:ascii="Times New Roman" w:eastAsiaTheme="majorEastAsia" w:hAnsi="Times New Roman" w:cs="Times New Roman"/>
          <w:i/>
          <w:iCs/>
        </w:rPr>
      </w:pPr>
      <w:del w:id="2249" w:author="Audencio Victor" w:date="2025-10-29T23:00:00Z" w16du:dateUtc="2025-10-29T23:00:00Z">
        <w:r w:rsidRPr="00D91C70" w:rsidDel="00AE343E">
          <w:rPr>
            <w:rFonts w:ascii="Times New Roman" w:hAnsi="Times New Roman" w:cs="Times New Roman"/>
          </w:rPr>
          <w:delText xml:space="preserve">2. </w:delText>
        </w:r>
        <w:r w:rsidRPr="00D91C70" w:rsidDel="00AE343E">
          <w:rPr>
            <w:rFonts w:ascii="Times New Roman" w:hAnsi="Times New Roman" w:cs="Times New Roman"/>
          </w:rPr>
          <w:tab/>
          <w:delText>Ohuma</w:delText>
        </w:r>
        <w:r w:rsidRPr="00D91C70" w:rsidDel="00AE343E">
          <w:rPr>
            <w:rFonts w:ascii="Times New Roman" w:hAnsi="Times New Roman" w:cs="Times New Roman"/>
            <w:vertAlign w:val="superscript"/>
          </w:rPr>
          <w:delText xml:space="preserve"> </w:delText>
        </w:r>
        <w:r w:rsidRPr="00D91C70" w:rsidDel="00AE343E">
          <w:rPr>
            <w:rFonts w:ascii="Times New Roman" w:hAnsi="Times New Roman" w:cs="Times New Roman"/>
          </w:rPr>
          <w:delText>EO, Ngatia</w:delText>
        </w:r>
        <w:r w:rsidRPr="00D91C70" w:rsidDel="00AE343E">
          <w:rPr>
            <w:rFonts w:ascii="Times New Roman" w:hAnsi="Times New Roman" w:cs="Times New Roman"/>
            <w:vertAlign w:val="superscript"/>
          </w:rPr>
          <w:delText xml:space="preserve"> </w:delText>
        </w:r>
        <w:r w:rsidRPr="00D91C70" w:rsidDel="00AE343E">
          <w:rPr>
            <w:rFonts w:ascii="Times New Roman" w:hAnsi="Times New Roman" w:cs="Times New Roman"/>
          </w:rPr>
          <w:delText>B, Parker</w:delText>
        </w:r>
        <w:r w:rsidRPr="00D91C70" w:rsidDel="00AE343E">
          <w:rPr>
            <w:rFonts w:ascii="Times New Roman" w:hAnsi="Times New Roman" w:cs="Times New Roman"/>
            <w:vertAlign w:val="superscript"/>
          </w:rPr>
          <w:delText xml:space="preserve"> </w:delText>
        </w:r>
        <w:r w:rsidRPr="00D91C70" w:rsidDel="00AE343E">
          <w:rPr>
            <w:rFonts w:ascii="Times New Roman" w:hAnsi="Times New Roman" w:cs="Times New Roman"/>
          </w:rPr>
          <w:delText>S, Strout</w:delText>
        </w:r>
        <w:r w:rsidRPr="00D91C70" w:rsidDel="00AE343E">
          <w:rPr>
            <w:rFonts w:ascii="Times New Roman" w:hAnsi="Times New Roman" w:cs="Times New Roman"/>
            <w:vertAlign w:val="superscript"/>
          </w:rPr>
          <w:delText xml:space="preserve"> </w:delText>
        </w:r>
        <w:r w:rsidRPr="00D91C70" w:rsidDel="00AE343E">
          <w:rPr>
            <w:rFonts w:ascii="Times New Roman" w:hAnsi="Times New Roman" w:cs="Times New Roman"/>
          </w:rPr>
          <w:delText xml:space="preserve">S, Vesel L. </w:delText>
        </w:r>
        <w:r w:rsidRPr="00D91C70" w:rsidDel="00AE343E">
          <w:rPr>
            <w:rFonts w:ascii="Times New Roman" w:eastAsiaTheme="majorEastAsia" w:hAnsi="Times New Roman" w:cs="Times New Roman"/>
          </w:rPr>
          <w:delText xml:space="preserve">Neonatal and child growth monitoring: A renewed call for uptake and application of international growth standards. </w:delText>
        </w:r>
        <w:r w:rsidRPr="00D91C70" w:rsidDel="00AE343E">
          <w:rPr>
            <w:rFonts w:ascii="Times New Roman" w:eastAsiaTheme="majorEastAsia" w:hAnsi="Times New Roman" w:cs="Times New Roman"/>
            <w:i/>
            <w:iCs/>
          </w:rPr>
          <w:delText>BJOG.</w:delText>
        </w:r>
        <w:r w:rsidRPr="00D91C70" w:rsidDel="00AE343E">
          <w:rPr>
            <w:rFonts w:ascii="Times New Roman" w:eastAsiaTheme="majorEastAsia" w:hAnsi="Times New Roman" w:cs="Times New Roman"/>
          </w:rPr>
          <w:delText xml:space="preserve"> 2025. </w:delText>
        </w:r>
        <w:r w:rsidRPr="00D91C70" w:rsidDel="00AE343E">
          <w:rPr>
            <w:rFonts w:ascii="Times New Roman" w:eastAsiaTheme="majorEastAsia" w:hAnsi="Times New Roman" w:cs="Times New Roman"/>
            <w:i/>
            <w:iCs/>
          </w:rPr>
          <w:delText>Under submission to the GIGS supplement.</w:delText>
        </w:r>
      </w:del>
    </w:p>
    <w:p w14:paraId="7C08A43C" w14:textId="0E3E9E72" w:rsidR="00FB69A8" w:rsidRPr="00D91C70" w:rsidDel="00AE343E" w:rsidRDefault="00FB69A8" w:rsidP="00FB69A8">
      <w:pPr>
        <w:rPr>
          <w:del w:id="2250" w:author="Audencio Victor" w:date="2025-10-29T23:00:00Z" w16du:dateUtc="2025-10-29T23:00:00Z"/>
          <w:rFonts w:ascii="Times New Roman" w:hAnsi="Times New Roman" w:cs="Times New Roman"/>
        </w:rPr>
      </w:pPr>
      <w:del w:id="2251" w:author="Audencio Victor" w:date="2025-10-29T23:00:00Z" w16du:dateUtc="2025-10-29T23:00:00Z">
        <w:r w:rsidRPr="00D91C70" w:rsidDel="00AE343E">
          <w:rPr>
            <w:rFonts w:ascii="Times New Roman" w:hAnsi="Times New Roman" w:cs="Times New Roman"/>
          </w:rPr>
          <w:delText xml:space="preserve">3. </w:delText>
        </w:r>
        <w:r w:rsidRPr="00D91C70" w:rsidDel="00AE343E">
          <w:rPr>
            <w:rFonts w:ascii="Times New Roman" w:hAnsi="Times New Roman" w:cs="Times New Roman"/>
          </w:rPr>
          <w:tab/>
          <w:delText xml:space="preserve">Ngatia B, Ohuma EO, Vesel L. 2025. Growth monitoring of children under five years using national reference charts versus international growth standards: a systematic review of studies published between 2007-2023. </w:delText>
        </w:r>
        <w:r w:rsidRPr="00D91C70" w:rsidDel="00AE343E">
          <w:rPr>
            <w:rFonts w:ascii="Times New Roman" w:hAnsi="Times New Roman" w:cs="Times New Roman"/>
            <w:i/>
            <w:iCs/>
          </w:rPr>
          <w:delText>BJOG</w:delText>
        </w:r>
        <w:r w:rsidRPr="00D91C70" w:rsidDel="00AE343E">
          <w:rPr>
            <w:rFonts w:ascii="Times New Roman" w:hAnsi="Times New Roman" w:cs="Times New Roman"/>
          </w:rPr>
          <w:delText xml:space="preserve">. 2025. </w:delText>
        </w:r>
        <w:r w:rsidRPr="00D91C70" w:rsidDel="00AE343E">
          <w:rPr>
            <w:rFonts w:ascii="Times New Roman" w:hAnsi="Times New Roman" w:cs="Times New Roman"/>
            <w:i/>
            <w:iCs/>
          </w:rPr>
          <w:delText>Under submission to the GIGS supplement.</w:delText>
        </w:r>
      </w:del>
    </w:p>
    <w:p w14:paraId="7291985E" w14:textId="53A7B3BF" w:rsidR="00FB69A8" w:rsidRPr="00D91C70" w:rsidDel="00AE343E" w:rsidRDefault="00FB69A8" w:rsidP="00FB69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252" w:author="Audencio Victor" w:date="2025-10-29T23:00:00Z" w16du:dateUtc="2025-10-29T23:00:00Z"/>
          <w:rFonts w:ascii="Times New Roman" w:hAnsi="Times New Roman" w:cs="Times New Roman"/>
        </w:rPr>
      </w:pPr>
      <w:del w:id="2253" w:author="Audencio Victor" w:date="2025-10-29T23:00:00Z" w16du:dateUtc="2025-10-29T23:00:00Z">
        <w:r w:rsidRPr="00D91C70" w:rsidDel="00AE343E">
          <w:rPr>
            <w:rFonts w:ascii="Times New Roman" w:hAnsi="Times New Roman" w:cs="Times New Roman"/>
          </w:rPr>
          <w:delText xml:space="preserve">4. </w:delText>
        </w:r>
        <w:r w:rsidRPr="00D91C70" w:rsidDel="00AE343E">
          <w:rPr>
            <w:rFonts w:ascii="Times New Roman" w:hAnsi="Times New Roman" w:cs="Times New Roman"/>
          </w:rPr>
          <w:tab/>
          <w:delText xml:space="preserve">WHO Multicentre Growth Reference Study Group, 2006. WHO Child Growth Standards based on length/height, weight and age. Acta Paediatr. Suppl. 450, 76–85. </w:delText>
        </w:r>
        <w:r w:rsidDel="00AE343E">
          <w:fldChar w:fldCharType="begin"/>
        </w:r>
        <w:r w:rsidDel="00AE343E">
          <w:delInstrText>HYPERLINK "https://doi.org/10.1111/j.1651-2227.2006.tb02378.x"</w:delInstrText>
        </w:r>
        <w:r w:rsidDel="00AE343E">
          <w:fldChar w:fldCharType="separate"/>
        </w:r>
        <w:r w:rsidRPr="00D91C70" w:rsidDel="00AE343E">
          <w:rPr>
            <w:rStyle w:val="Hyperlink"/>
            <w:rFonts w:ascii="Times New Roman" w:hAnsi="Times New Roman" w:cs="Times New Roman"/>
            <w:color w:val="auto"/>
          </w:rPr>
          <w:delText>https://doi.org/10.1111/j.1651-2227.2006.tb02378.x</w:delText>
        </w:r>
        <w:r w:rsidDel="00AE343E">
          <w:fldChar w:fldCharType="end"/>
        </w:r>
      </w:del>
    </w:p>
    <w:p w14:paraId="568F30AE" w14:textId="33FE1434" w:rsidR="00FB69A8" w:rsidRPr="00D91C70" w:rsidDel="00AE343E" w:rsidRDefault="00FB69A8" w:rsidP="00FB69A8">
      <w:pPr>
        <w:rPr>
          <w:del w:id="2254" w:author="Audencio Victor" w:date="2025-10-29T23:00:00Z" w16du:dateUtc="2025-10-29T23:00:00Z"/>
          <w:rFonts w:ascii="Times New Roman" w:hAnsi="Times New Roman" w:cs="Times New Roman"/>
        </w:rPr>
      </w:pPr>
      <w:del w:id="2255" w:author="Audencio Victor" w:date="2025-10-29T23:00:00Z" w16du:dateUtc="2025-10-29T23:00:00Z">
        <w:r w:rsidRPr="00D91C70" w:rsidDel="00AE343E">
          <w:rPr>
            <w:rFonts w:ascii="Times New Roman" w:hAnsi="Times New Roman" w:cs="Times New Roman"/>
          </w:rPr>
          <w:delText xml:space="preserve">5. </w:delText>
        </w:r>
        <w:r w:rsidRPr="00D91C70" w:rsidDel="00AE343E">
          <w:rPr>
            <w:rFonts w:ascii="Times New Roman" w:hAnsi="Times New Roman" w:cs="Times New Roman"/>
          </w:rPr>
          <w:tab/>
          <w:delText xml:space="preserve">Villar J, Altman DG, Purwar M, Noble JA, Knight HE, Ruyan P, et al. The objectives, design and implementation of the INTERGROWTH-21st Project. </w:delText>
        </w:r>
        <w:r w:rsidRPr="00D91C70" w:rsidDel="00AE343E">
          <w:rPr>
            <w:rFonts w:ascii="Times New Roman" w:hAnsi="Times New Roman" w:cs="Times New Roman"/>
            <w:i/>
            <w:iCs/>
          </w:rPr>
          <w:delText>BJOG</w:delText>
        </w:r>
        <w:r w:rsidRPr="00D91C70" w:rsidDel="00AE343E">
          <w:rPr>
            <w:rFonts w:ascii="Times New Roman" w:hAnsi="Times New Roman" w:cs="Times New Roman"/>
          </w:rPr>
          <w:delText xml:space="preserve">. 2013;120 Suppl 2:9-26, v. DOI: </w:delText>
        </w:r>
        <w:r w:rsidDel="00AE343E">
          <w:fldChar w:fldCharType="begin"/>
        </w:r>
        <w:r w:rsidDel="00AE343E">
          <w:delInstrText>HYPERLINK "https://doi.org/10.1111/1471-0528.12047"</w:delInstrText>
        </w:r>
        <w:r w:rsidDel="00AE343E">
          <w:fldChar w:fldCharType="separate"/>
        </w:r>
        <w:r w:rsidRPr="00D91C70" w:rsidDel="00AE343E">
          <w:rPr>
            <w:rStyle w:val="Hyperlink"/>
            <w:rFonts w:ascii="Times New Roman" w:hAnsi="Times New Roman" w:cs="Times New Roman"/>
            <w:color w:val="auto"/>
          </w:rPr>
          <w:delText>https://doi.org/10.1111/1471-0528.12047</w:delText>
        </w:r>
        <w:r w:rsidDel="00AE343E">
          <w:fldChar w:fldCharType="end"/>
        </w:r>
        <w:r w:rsidRPr="00D91C70" w:rsidDel="00AE343E">
          <w:rPr>
            <w:rFonts w:ascii="Times New Roman" w:hAnsi="Times New Roman" w:cs="Times New Roman"/>
          </w:rPr>
          <w:delText>.</w:delText>
        </w:r>
      </w:del>
    </w:p>
    <w:p w14:paraId="4E4B57A8" w14:textId="265DB05A" w:rsidR="00FB69A8" w:rsidRPr="00D91C70" w:rsidDel="00AE343E" w:rsidRDefault="00FB69A8" w:rsidP="00FB69A8">
      <w:pPr>
        <w:rPr>
          <w:del w:id="2256" w:author="Audencio Victor" w:date="2025-10-29T23:00:00Z" w16du:dateUtc="2025-10-29T23:00:00Z"/>
          <w:rStyle w:val="eop"/>
          <w:rFonts w:ascii="Times New Roman" w:hAnsi="Times New Roman" w:cs="Times New Roman"/>
        </w:rPr>
      </w:pPr>
      <w:del w:id="2257" w:author="Audencio Victor" w:date="2025-10-29T23:00:00Z" w16du:dateUtc="2025-10-29T23:00:00Z">
        <w:r w:rsidRPr="00D91C70" w:rsidDel="00AE343E">
          <w:rPr>
            <w:rStyle w:val="normaltextrun"/>
            <w:rFonts w:ascii="Times New Roman" w:eastAsiaTheme="majorEastAsia" w:hAnsi="Times New Roman" w:cs="Times New Roman"/>
          </w:rPr>
          <w:delText xml:space="preserve">6. </w:delText>
        </w:r>
        <w:r w:rsidRPr="00D91C70" w:rsidDel="00AE343E">
          <w:rPr>
            <w:rStyle w:val="normaltextrun"/>
            <w:rFonts w:ascii="Times New Roman" w:eastAsiaTheme="majorEastAsia" w:hAnsi="Times New Roman" w:cs="Times New Roman"/>
          </w:rPr>
          <w:tab/>
          <w:delText xml:space="preserve">Ahmad UN, Yiwombe M, Chisepo P, Cole TJ, Heikens GT, Kerac M. Interpretation of World Health Organization growth charts for assessing infant malnutrition: a randomised controlled trial. </w:delText>
        </w:r>
        <w:r w:rsidRPr="00D91C70" w:rsidDel="00AE343E">
          <w:rPr>
            <w:rStyle w:val="normaltextrun"/>
            <w:rFonts w:ascii="Times New Roman" w:eastAsiaTheme="majorEastAsia" w:hAnsi="Times New Roman" w:cs="Times New Roman"/>
            <w:i/>
            <w:iCs/>
          </w:rPr>
          <w:delText>J Paediatr Child Health</w:delText>
        </w:r>
        <w:r w:rsidRPr="00D91C70" w:rsidDel="00AE343E">
          <w:rPr>
            <w:rStyle w:val="normaltextrun"/>
            <w:rFonts w:ascii="Times New Roman" w:eastAsiaTheme="majorEastAsia" w:hAnsi="Times New Roman" w:cs="Times New Roman"/>
          </w:rPr>
          <w:delText>. 2014;50(1):32-9.</w:delText>
        </w:r>
        <w:r w:rsidRPr="00D91C70" w:rsidDel="00AE343E">
          <w:rPr>
            <w:rStyle w:val="eop"/>
            <w:rFonts w:ascii="Times New Roman" w:hAnsi="Times New Roman" w:cs="Times New Roman"/>
          </w:rPr>
          <w:delText> </w:delText>
        </w:r>
      </w:del>
    </w:p>
    <w:p w14:paraId="3B6E96B5" w14:textId="45F48FEB" w:rsidR="00FB69A8" w:rsidRPr="00D91C70" w:rsidDel="00AE343E" w:rsidRDefault="00FB69A8" w:rsidP="00FB69A8">
      <w:pPr>
        <w:rPr>
          <w:del w:id="2258" w:author="Audencio Victor" w:date="2025-10-29T23:00:00Z" w16du:dateUtc="2025-10-29T23:00:00Z"/>
          <w:rStyle w:val="normaltextrun"/>
          <w:rFonts w:ascii="Times New Roman" w:eastAsiaTheme="majorEastAsia" w:hAnsi="Times New Roman" w:cs="Times New Roman"/>
        </w:rPr>
      </w:pPr>
      <w:del w:id="2259" w:author="Audencio Victor" w:date="2025-10-29T23:00:00Z" w16du:dateUtc="2025-10-29T23:00:00Z">
        <w:r w:rsidRPr="00D91C70" w:rsidDel="00AE343E">
          <w:rPr>
            <w:rStyle w:val="eop"/>
            <w:rFonts w:ascii="Times New Roman" w:hAnsi="Times New Roman" w:cs="Times New Roman"/>
          </w:rPr>
          <w:delText>7.</w:delText>
        </w:r>
        <w:r w:rsidRPr="00D91C70" w:rsidDel="00AE343E">
          <w:rPr>
            <w:rStyle w:val="Heading1Char"/>
            <w:color w:val="auto"/>
          </w:rPr>
          <w:tab/>
        </w:r>
        <w:r w:rsidRPr="00D91C70" w:rsidDel="00AE343E">
          <w:rPr>
            <w:rStyle w:val="normaltextrun"/>
            <w:rFonts w:ascii="Times New Roman" w:eastAsiaTheme="majorEastAsia" w:hAnsi="Times New Roman" w:cs="Times New Roman"/>
          </w:rPr>
          <w:delText>Victora CG, Adair L, Fall C, Hallal PC, Martorell R, Richter L, et al</w:delText>
        </w:r>
        <w:r w:rsidRPr="00D91C70" w:rsidDel="00AE343E">
          <w:rPr>
            <w:rStyle w:val="normaltextrun"/>
            <w:rFonts w:ascii="Times New Roman" w:eastAsiaTheme="majorEastAsia" w:hAnsi="Times New Roman" w:cs="Times New Roman"/>
            <w:b/>
            <w:bCs/>
          </w:rPr>
          <w:delText>.</w:delText>
        </w:r>
        <w:r w:rsidRPr="00D91C70" w:rsidDel="00AE343E">
          <w:rPr>
            <w:rStyle w:val="normaltextrun"/>
            <w:rFonts w:ascii="Times New Roman" w:eastAsiaTheme="majorEastAsia" w:hAnsi="Times New Roman" w:cs="Times New Roman"/>
          </w:rPr>
          <w:delText xml:space="preserve"> Maternal and child undernutrition: consequences for adult health and human capital. </w:delText>
        </w:r>
        <w:r w:rsidRPr="00D91C70" w:rsidDel="00AE343E">
          <w:rPr>
            <w:rStyle w:val="normaltextrun"/>
            <w:rFonts w:ascii="Times New Roman" w:eastAsiaTheme="majorEastAsia" w:hAnsi="Times New Roman" w:cs="Times New Roman"/>
            <w:i/>
            <w:iCs/>
          </w:rPr>
          <w:delText>Lancet.</w:delText>
        </w:r>
        <w:r w:rsidRPr="00D91C70" w:rsidDel="00AE343E">
          <w:rPr>
            <w:rStyle w:val="normaltextrun"/>
            <w:rFonts w:ascii="Times New Roman" w:eastAsiaTheme="majorEastAsia" w:hAnsi="Times New Roman" w:cs="Times New Roman"/>
          </w:rPr>
          <w:delText xml:space="preserve"> 2008;371(9609):340–357.</w:delText>
        </w:r>
      </w:del>
    </w:p>
    <w:p w14:paraId="1C986CF5" w14:textId="355851AC" w:rsidR="00FB69A8" w:rsidRPr="00D91C70" w:rsidDel="00AE343E" w:rsidRDefault="00FB69A8" w:rsidP="00FB69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260" w:author="Audencio Victor" w:date="2025-10-29T23:00:00Z" w16du:dateUtc="2025-10-29T23:00:00Z"/>
          <w:rFonts w:ascii="Times New Roman" w:eastAsiaTheme="majorEastAsia" w:hAnsi="Times New Roman" w:cs="Times New Roman"/>
        </w:rPr>
      </w:pPr>
      <w:del w:id="2261" w:author="Audencio Victor" w:date="2025-10-29T23:00:00Z" w16du:dateUtc="2025-10-29T23:00:00Z">
        <w:r w:rsidRPr="00D91C70" w:rsidDel="00AE343E">
          <w:rPr>
            <w:rFonts w:ascii="Times New Roman" w:hAnsi="Times New Roman" w:cs="Times New Roman"/>
          </w:rPr>
          <w:delText>8.</w:delText>
        </w:r>
        <w:r w:rsidRPr="00D91C70" w:rsidDel="00AE343E">
          <w:rPr>
            <w:rFonts w:ascii="Times New Roman" w:hAnsi="Times New Roman" w:cs="Times New Roman"/>
          </w:rPr>
          <w:tab/>
          <w:delText xml:space="preserve">   </w:delText>
        </w:r>
        <w:r w:rsidRPr="00D91C70" w:rsidDel="00AE343E">
          <w:rPr>
            <w:rFonts w:ascii="Times New Roman" w:eastAsiaTheme="majorEastAsia" w:hAnsi="Times New Roman" w:cs="Times New Roman"/>
          </w:rPr>
          <w:delText>Stata github LSHTM-GIGS. GIGS-Stata [Internet]. GitHub repository; 2025 [cited 2025 Aug 04]. Available from: https://github.com/lshtm-gigs/gigs-stata</w:delText>
        </w:r>
      </w:del>
    </w:p>
    <w:p w14:paraId="1E98A642" w14:textId="73892F54" w:rsidR="00FB69A8" w:rsidRPr="00D91C70" w:rsidDel="00AE343E" w:rsidRDefault="00FB69A8" w:rsidP="00FB69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del w:id="2262" w:author="Audencio Victor" w:date="2025-10-29T23:00:00Z" w16du:dateUtc="2025-10-29T23:00:00Z"/>
          <w:rFonts w:ascii="Times New Roman" w:eastAsiaTheme="majorEastAsia" w:hAnsi="Times New Roman" w:cs="Times New Roman"/>
        </w:rPr>
      </w:pPr>
      <w:del w:id="2263" w:author="Audencio Victor" w:date="2025-10-29T23:00:00Z" w16du:dateUtc="2025-10-29T23:00:00Z">
        <w:r w:rsidRPr="00D91C70" w:rsidDel="00AE343E">
          <w:rPr>
            <w:rFonts w:ascii="Times New Roman" w:eastAsiaTheme="majorEastAsia" w:hAnsi="Times New Roman" w:cs="Times New Roman"/>
          </w:rPr>
          <w:delText>9.</w:delText>
        </w:r>
        <w:r w:rsidRPr="00D91C70" w:rsidDel="00AE343E">
          <w:rPr>
            <w:rFonts w:ascii="Times New Roman" w:eastAsiaTheme="majorEastAsia" w:hAnsi="Times New Roman" w:cs="Times New Roman"/>
          </w:rPr>
          <w:tab/>
          <w:delText xml:space="preserve">   </w:delText>
        </w:r>
        <w:r w:rsidRPr="00D91C70" w:rsidDel="00AE343E">
          <w:rPr>
            <w:rFonts w:ascii="Times New Roman" w:hAnsi="Times New Roman" w:cs="Times New Roman"/>
          </w:rPr>
          <w:delText xml:space="preserve">Parker SR, Vesel L, Ohuma EO. gigs: A package for standardising fetal, neonatal, and child growth assessment. J Open Source Softw. 2025;10(106):7655. </w:delText>
        </w:r>
        <w:r w:rsidDel="00AE343E">
          <w:fldChar w:fldCharType="begin"/>
        </w:r>
        <w:r w:rsidDel="00AE343E">
          <w:delInstrText>HYPERLINK "https://doi.org/10.21105/joss.07655" \t "_new"</w:delInstrText>
        </w:r>
        <w:r w:rsidDel="00AE343E">
          <w:fldChar w:fldCharType="separate"/>
        </w:r>
        <w:r w:rsidRPr="00D91C70" w:rsidDel="00AE343E">
          <w:rPr>
            <w:rStyle w:val="Hyperlink"/>
            <w:rFonts w:ascii="Times New Roman" w:eastAsiaTheme="majorEastAsia" w:hAnsi="Times New Roman" w:cs="Times New Roman"/>
            <w:color w:val="auto"/>
          </w:rPr>
          <w:delText>https://doi.org/10.21105/joss.07655</w:delText>
        </w:r>
        <w:r w:rsidDel="00AE343E">
          <w:fldChar w:fldCharType="end"/>
        </w:r>
      </w:del>
    </w:p>
    <w:p w14:paraId="612EEEBE" w14:textId="21FCD0E8" w:rsidR="00FB69A8" w:rsidRPr="00D91C70" w:rsidDel="00AE343E" w:rsidRDefault="00FB69A8" w:rsidP="00FB69A8">
      <w:pPr>
        <w:rPr>
          <w:del w:id="2264" w:author="Audencio Victor" w:date="2025-10-29T23:00:00Z" w16du:dateUtc="2025-10-29T23:00:00Z"/>
          <w:rFonts w:ascii="Times New Roman" w:eastAsiaTheme="majorEastAsia" w:hAnsi="Times New Roman" w:cs="Times New Roman"/>
        </w:rPr>
      </w:pPr>
      <w:del w:id="2265" w:author="Audencio Victor" w:date="2025-10-29T23:00:00Z" w16du:dateUtc="2025-10-29T23:00:00Z">
        <w:r w:rsidRPr="00D91C70" w:rsidDel="00AE343E">
          <w:rPr>
            <w:rFonts w:ascii="Times New Roman" w:eastAsiaTheme="majorEastAsia" w:hAnsi="Times New Roman" w:cs="Times New Roman"/>
          </w:rPr>
          <w:delText xml:space="preserve">10. </w:delText>
        </w:r>
        <w:r w:rsidRPr="00D91C70" w:rsidDel="00AE343E">
          <w:rPr>
            <w:rFonts w:ascii="Times New Roman" w:eastAsiaTheme="majorEastAsia" w:hAnsi="Times New Roman" w:cs="Times New Roman"/>
          </w:rPr>
          <w:tab/>
          <w:delText xml:space="preserve">ROpenSci. gigs: Growth standards toolkit for R [Internet]. GitHub. 2025. Available from: </w:delText>
        </w:r>
        <w:r w:rsidDel="00AE343E">
          <w:fldChar w:fldCharType="begin"/>
        </w:r>
        <w:r w:rsidDel="00AE343E">
          <w:delInstrText>HYPERLINK "https://www.github.com/lshtm-gigs/gigs/" \t "_blank"</w:delInstrText>
        </w:r>
        <w:r w:rsidDel="00AE343E">
          <w:fldChar w:fldCharType="separate"/>
        </w:r>
        <w:r w:rsidRPr="00D91C70" w:rsidDel="00AE343E">
          <w:rPr>
            <w:rFonts w:ascii="Times New Roman" w:hAnsi="Times New Roman" w:cs="Times New Roman"/>
          </w:rPr>
          <w:delText>https://www.github.com/lshtm-gigs/gigs/</w:delText>
        </w:r>
        <w:r w:rsidDel="00AE343E">
          <w:fldChar w:fldCharType="end"/>
        </w:r>
      </w:del>
    </w:p>
    <w:p w14:paraId="6089D4C6" w14:textId="29C28ED1" w:rsidR="00FB69A8" w:rsidRPr="00D91C70" w:rsidDel="00AE343E" w:rsidRDefault="00FB69A8" w:rsidP="00FB69A8">
      <w:pPr>
        <w:rPr>
          <w:del w:id="2266" w:author="Audencio Victor" w:date="2025-10-29T23:00:00Z" w16du:dateUtc="2025-10-29T23:00:00Z"/>
          <w:rFonts w:ascii="Times New Roman" w:eastAsiaTheme="majorEastAsia" w:hAnsi="Times New Roman" w:cs="Times New Roman"/>
        </w:rPr>
      </w:pPr>
      <w:del w:id="2267" w:author="Audencio Victor" w:date="2025-10-29T23:00:00Z" w16du:dateUtc="2025-10-29T23:00:00Z">
        <w:r w:rsidRPr="00D91C70" w:rsidDel="00AE343E">
          <w:rPr>
            <w:rFonts w:ascii="Times New Roman" w:eastAsiaTheme="majorEastAsia" w:hAnsi="Times New Roman" w:cs="Times New Roman"/>
          </w:rPr>
          <w:delText xml:space="preserve">11. </w:delText>
        </w:r>
        <w:r w:rsidRPr="00D91C70" w:rsidDel="00AE343E">
          <w:rPr>
            <w:rFonts w:ascii="Times New Roman" w:eastAsiaTheme="majorEastAsia" w:hAnsi="Times New Roman" w:cs="Times New Roman"/>
          </w:rPr>
          <w:tab/>
        </w:r>
        <w:r w:rsidRPr="00D91C70" w:rsidDel="00AE343E">
          <w:rPr>
            <w:rFonts w:ascii="Times New Roman" w:hAnsi="Times New Roman" w:cs="Times New Roman"/>
          </w:rPr>
          <w:delText>S</w:delText>
        </w:r>
        <w:r w:rsidRPr="00D91C70" w:rsidDel="00AE343E">
          <w:rPr>
            <w:rFonts w:ascii="Times New Roman" w:eastAsiaTheme="majorEastAsia" w:hAnsi="Times New Roman" w:cs="Times New Roman"/>
          </w:rPr>
          <w:delText xml:space="preserve">ASPAC. gigs: Growth standards toolkit for SAS [Internet]. GitHub. 2025. Available from: </w:delText>
        </w:r>
        <w:r w:rsidDel="00AE343E">
          <w:fldChar w:fldCharType="begin"/>
        </w:r>
        <w:r w:rsidDel="00AE343E">
          <w:delInstrText>HYPERLINK "https://github.com/SASPAC/gigs/"</w:delInstrText>
        </w:r>
        <w:r w:rsidDel="00AE343E">
          <w:fldChar w:fldCharType="separate"/>
        </w:r>
        <w:r w:rsidRPr="00D91C70" w:rsidDel="00AE343E">
          <w:rPr>
            <w:rFonts w:ascii="Times New Roman" w:eastAsiaTheme="majorEastAsia" w:hAnsi="Times New Roman" w:cs="Times New Roman"/>
          </w:rPr>
          <w:delText>https://github.com/SASPAC/gigs/</w:delText>
        </w:r>
        <w:r w:rsidDel="00AE343E">
          <w:fldChar w:fldCharType="end"/>
        </w:r>
      </w:del>
    </w:p>
    <w:p w14:paraId="22B4A365" w14:textId="4C6F859B" w:rsidR="00FB69A8" w:rsidRPr="00D91C70" w:rsidDel="00AE343E" w:rsidRDefault="00FB69A8" w:rsidP="00FB69A8">
      <w:pPr>
        <w:rPr>
          <w:del w:id="2268" w:author="Audencio Victor" w:date="2025-10-29T23:00:00Z" w16du:dateUtc="2025-10-29T23:00:00Z"/>
          <w:rFonts w:ascii="Times New Roman" w:hAnsi="Times New Roman" w:cs="Times New Roman"/>
        </w:rPr>
      </w:pPr>
      <w:del w:id="2269" w:author="Audencio Victor" w:date="2025-10-29T23:00:00Z" w16du:dateUtc="2025-10-29T23:00:00Z">
        <w:r w:rsidRPr="00D91C70" w:rsidDel="00AE343E">
          <w:rPr>
            <w:rFonts w:ascii="Times New Roman" w:hAnsi="Times New Roman" w:cs="Times New Roman"/>
          </w:rPr>
          <w:delText xml:space="preserve">12. </w:delText>
        </w:r>
        <w:r w:rsidRPr="00D91C70" w:rsidDel="00AE343E">
          <w:rPr>
            <w:rFonts w:ascii="Times New Roman" w:hAnsi="Times New Roman" w:cs="Times New Roman"/>
          </w:rPr>
          <w:tab/>
          <w:delText xml:space="preserve">Semrau KEA, Mokhtar RR, Manji K, Goudar SS, Mvalo T, Sudfeld CR, et al. Facility-based care for moderately low birthweight infants in India, Malawi, and Tanzania. </w:delText>
        </w:r>
        <w:r w:rsidRPr="00D91C70" w:rsidDel="00AE343E">
          <w:rPr>
            <w:rStyle w:val="Emphasis"/>
            <w:rFonts w:ascii="Times New Roman" w:hAnsi="Times New Roman" w:cs="Times New Roman"/>
          </w:rPr>
          <w:delText>PLOS Glob Public Health</w:delText>
        </w:r>
        <w:r w:rsidRPr="00D91C70" w:rsidDel="00AE343E">
          <w:rPr>
            <w:rFonts w:ascii="Times New Roman" w:hAnsi="Times New Roman" w:cs="Times New Roman"/>
          </w:rPr>
          <w:delText>. 2023;3(4):e0001789. doi:10.1371/journal.pgph.0001789. PMID: 37075019; PMCID: PMC10115266</w:delText>
        </w:r>
      </w:del>
    </w:p>
    <w:p w14:paraId="06ED3003" w14:textId="582CE91E" w:rsidR="00FB69A8" w:rsidRPr="00D91C70" w:rsidDel="00AE343E" w:rsidRDefault="00FB69A8" w:rsidP="00FB69A8">
      <w:pPr>
        <w:rPr>
          <w:del w:id="2270" w:author="Audencio Victor" w:date="2025-10-29T23:00:00Z" w16du:dateUtc="2025-10-29T23:00:00Z"/>
          <w:rFonts w:ascii="Times New Roman" w:hAnsi="Times New Roman" w:cs="Times New Roman"/>
          <w:shd w:val="clear" w:color="auto" w:fill="FFFFFF"/>
        </w:rPr>
      </w:pPr>
      <w:del w:id="2271" w:author="Audencio Victor" w:date="2025-10-29T23:00:00Z" w16du:dateUtc="2025-10-29T23:00:00Z">
        <w:r w:rsidRPr="00D91C70" w:rsidDel="00AE343E">
          <w:rPr>
            <w:rFonts w:ascii="Times New Roman" w:hAnsi="Times New Roman" w:cs="Times New Roman"/>
          </w:rPr>
          <w:delText xml:space="preserve"> 13.</w:delText>
        </w:r>
        <w:r w:rsidRPr="00D91C70" w:rsidDel="00AE343E">
          <w:rPr>
            <w:rFonts w:ascii="Times New Roman" w:hAnsi="Times New Roman" w:cs="Times New Roman"/>
            <w:kern w:val="0"/>
          </w:rPr>
          <w:delText xml:space="preserve"> </w:delText>
        </w:r>
        <w:r w:rsidRPr="00D91C70" w:rsidDel="00AE343E">
          <w:rPr>
            <w:rFonts w:ascii="Times New Roman" w:hAnsi="Times New Roman" w:cs="Times New Roman"/>
            <w:kern w:val="0"/>
          </w:rPr>
          <w:tab/>
        </w:r>
        <w:r w:rsidRPr="00D91C70" w:rsidDel="00AE343E">
          <w:rPr>
            <w:rFonts w:ascii="Times New Roman" w:hAnsi="Times New Roman" w:cs="Times New Roman"/>
          </w:rPr>
          <w:delText xml:space="preserve">Vesel L, Spigel L, Behera JN, Bellad RM, Das L, Dhaded S, et al. Mixed-methods, descriptive and observational cohort study examining feeding and growth patterns among low birthweight infants in India, Malawi and Tanzania: the LIFE study protocol. </w:delText>
        </w:r>
        <w:r w:rsidRPr="00D91C70" w:rsidDel="00AE343E">
          <w:rPr>
            <w:rStyle w:val="Emphasis"/>
            <w:rFonts w:ascii="Times New Roman" w:hAnsi="Times New Roman" w:cs="Times New Roman"/>
          </w:rPr>
          <w:delText>BMJ Open</w:delText>
        </w:r>
        <w:r w:rsidRPr="00D91C70" w:rsidDel="00AE343E">
          <w:rPr>
            <w:rFonts w:ascii="Times New Roman" w:hAnsi="Times New Roman" w:cs="Times New Roman"/>
          </w:rPr>
          <w:delText>. 2021;11(12):e048216. doi:10.1136/bmjopen-2020-048216. PMID: 34857554; PMCID: PMC8640640</w:delText>
        </w:r>
      </w:del>
    </w:p>
    <w:p w14:paraId="5457A028" w14:textId="22F92744" w:rsidR="00FB69A8" w:rsidRPr="00D91C70" w:rsidDel="00AE343E" w:rsidRDefault="00FB69A8" w:rsidP="00FB69A8">
      <w:pPr>
        <w:rPr>
          <w:del w:id="2272" w:author="Audencio Victor" w:date="2025-10-29T23:00:00Z" w16du:dateUtc="2025-10-29T23:00:00Z"/>
          <w:rFonts w:ascii="Times New Roman" w:hAnsi="Times New Roman" w:cs="Times New Roman"/>
        </w:rPr>
      </w:pPr>
      <w:del w:id="2273" w:author="Audencio Victor" w:date="2025-10-29T23:00:00Z" w16du:dateUtc="2025-10-29T23:00:00Z">
        <w:r w:rsidRPr="00D91C70" w:rsidDel="00AE343E">
          <w:rPr>
            <w:rFonts w:ascii="Times New Roman" w:hAnsi="Times New Roman" w:cs="Times New Roman"/>
            <w:kern w:val="0"/>
          </w:rPr>
          <w:delText>14.</w:delText>
        </w:r>
        <w:r w:rsidRPr="00D91C70" w:rsidDel="00AE343E">
          <w:rPr>
            <w:rFonts w:ascii="Times New Roman" w:hAnsi="Times New Roman" w:cs="Times New Roman"/>
            <w:kern w:val="0"/>
          </w:rPr>
          <w:tab/>
        </w:r>
        <w:r w:rsidRPr="00D91C70" w:rsidDel="00AE343E">
          <w:rPr>
            <w:rFonts w:ascii="Times New Roman" w:hAnsi="Times New Roman" w:cs="Times New Roman"/>
          </w:rPr>
          <w:delText xml:space="preserve">Vesel L, Benotti E, Somji S, Bellad RM, Charantimath U, Dhaded SM, et al. Facilitators, barriers, and key influencers of breastfeeding among low birthweight infants: a qualitative study in India, Malawi, and Tanzania. </w:delText>
        </w:r>
        <w:r w:rsidRPr="00D91C70" w:rsidDel="00AE343E">
          <w:rPr>
            <w:rStyle w:val="Emphasis"/>
            <w:rFonts w:ascii="Times New Roman" w:hAnsi="Times New Roman" w:cs="Times New Roman"/>
          </w:rPr>
          <w:delText>Int Breastfeed J</w:delText>
        </w:r>
        <w:r w:rsidRPr="00D91C70" w:rsidDel="00AE343E">
          <w:rPr>
            <w:rFonts w:ascii="Times New Roman" w:hAnsi="Times New Roman" w:cs="Times New Roman"/>
          </w:rPr>
          <w:delText>. 2023;18(1):59. doi:10.1186/s13006-023-00597-7. PMID: 37940987; PMCID: PMC10634072</w:delText>
        </w:r>
      </w:del>
    </w:p>
    <w:p w14:paraId="40A7F9CB" w14:textId="43869872" w:rsidR="00FB69A8" w:rsidRPr="00D91C70" w:rsidDel="00AE343E" w:rsidRDefault="00FB69A8" w:rsidP="00FB69A8">
      <w:pPr>
        <w:rPr>
          <w:del w:id="2274" w:author="Audencio Victor" w:date="2025-10-29T23:00:00Z" w16du:dateUtc="2025-10-29T23:00:00Z"/>
          <w:rFonts w:ascii="Times New Roman" w:hAnsi="Times New Roman" w:cs="Times New Roman"/>
          <w:kern w:val="0"/>
        </w:rPr>
      </w:pPr>
      <w:del w:id="2275" w:author="Audencio Victor" w:date="2025-10-29T23:00:00Z" w16du:dateUtc="2025-10-29T23:00:00Z">
        <w:r w:rsidRPr="00D91C70" w:rsidDel="00AE343E">
          <w:rPr>
            <w:rFonts w:ascii="Times New Roman" w:hAnsi="Times New Roman" w:cs="Times New Roman"/>
            <w:kern w:val="0"/>
          </w:rPr>
          <w:delText>15.</w:delText>
        </w:r>
        <w:r w:rsidRPr="00D91C70" w:rsidDel="00AE343E">
          <w:rPr>
            <w:rFonts w:ascii="Times New Roman" w:hAnsi="Times New Roman" w:cs="Times New Roman"/>
            <w:kern w:val="0"/>
          </w:rPr>
          <w:tab/>
        </w:r>
        <w:r w:rsidRPr="00D91C70" w:rsidDel="00AE343E">
          <w:rPr>
            <w:rFonts w:ascii="Times New Roman" w:hAnsi="Times New Roman" w:cs="Times New Roman"/>
          </w:rPr>
          <w:delText xml:space="preserve">Vesel L, Bellad RM, Manji K, Saidi F, Velasquez E, Sudfeld CR, et al. Feeding practices and growth patterns of moderately low birthweight infants in resource-limited settings: results from a multisite, longitudinal observational study. </w:delText>
        </w:r>
        <w:r w:rsidRPr="00D91C70" w:rsidDel="00AE343E">
          <w:rPr>
            <w:rStyle w:val="Emphasis"/>
            <w:rFonts w:ascii="Times New Roman" w:hAnsi="Times New Roman" w:cs="Times New Roman"/>
          </w:rPr>
          <w:delText>BMJ Open</w:delText>
        </w:r>
        <w:r w:rsidRPr="00D91C70" w:rsidDel="00AE343E">
          <w:rPr>
            <w:rFonts w:ascii="Times New Roman" w:hAnsi="Times New Roman" w:cs="Times New Roman"/>
          </w:rPr>
          <w:delText>. 2023;13(2):e067316. doi:10.1136/bmjopen-2022-067316. PMID: 36792338; PMCID: PMC9933750</w:delText>
        </w:r>
      </w:del>
    </w:p>
    <w:p w14:paraId="0726C3BB" w14:textId="5A3950A9" w:rsidR="00FB69A8" w:rsidRPr="00D91C70" w:rsidDel="00AE343E" w:rsidRDefault="00FB69A8" w:rsidP="00FB69A8">
      <w:pPr>
        <w:rPr>
          <w:del w:id="2276" w:author="Audencio Victor" w:date="2025-10-29T23:00:00Z" w16du:dateUtc="2025-10-29T23:00:00Z"/>
          <w:rFonts w:ascii="Times New Roman" w:hAnsi="Times New Roman" w:cs="Times New Roman"/>
          <w:kern w:val="0"/>
        </w:rPr>
      </w:pPr>
      <w:del w:id="2277" w:author="Audencio Victor" w:date="2025-10-29T23:00:00Z" w16du:dateUtc="2025-10-29T23:00:00Z">
        <w:r w:rsidRPr="00D91C70" w:rsidDel="00AE343E">
          <w:rPr>
            <w:rFonts w:ascii="Times New Roman" w:hAnsi="Times New Roman" w:cs="Times New Roman"/>
            <w:kern w:val="0"/>
          </w:rPr>
          <w:delText>16.</w:delText>
        </w:r>
        <w:r w:rsidRPr="00D91C70" w:rsidDel="00AE343E">
          <w:rPr>
            <w:rFonts w:ascii="Times New Roman" w:hAnsi="Times New Roman" w:cs="Times New Roman"/>
            <w:kern w:val="0"/>
          </w:rPr>
          <w:tab/>
        </w:r>
        <w:r w:rsidRPr="00D91C70" w:rsidDel="00AE343E">
          <w:rPr>
            <w:rFonts w:ascii="Times New Roman" w:hAnsi="Times New Roman" w:cs="Times New Roman"/>
          </w:rPr>
          <w:delText xml:space="preserve">Saidi F, Mokhtar RR, Hoffman IF, Phiri M, Nyirenda F, Msimuko K, et al. Changes in moderately low birthweight infant feeding, care, and health outcomes before compared to during the COVID-19 pandemic in Malawi. </w:delText>
        </w:r>
        <w:r w:rsidRPr="00D91C70" w:rsidDel="00AE343E">
          <w:rPr>
            <w:rStyle w:val="Emphasis"/>
            <w:rFonts w:ascii="Times New Roman" w:hAnsi="Times New Roman" w:cs="Times New Roman"/>
          </w:rPr>
          <w:delText>J Glob Health</w:delText>
        </w:r>
        <w:r w:rsidRPr="00D91C70" w:rsidDel="00AE343E">
          <w:rPr>
            <w:rFonts w:ascii="Times New Roman" w:hAnsi="Times New Roman" w:cs="Times New Roman"/>
          </w:rPr>
          <w:delText>. 2023;13:06025. doi:10.7189/jogh.13.06025. PMID: 37387545; PMCID: PMC10312043</w:delText>
        </w:r>
      </w:del>
    </w:p>
    <w:p w14:paraId="752F8E62" w14:textId="682279EC" w:rsidR="00FB69A8" w:rsidRPr="00D91C70" w:rsidDel="00AE343E" w:rsidRDefault="00FB69A8" w:rsidP="00FB69A8">
      <w:pPr>
        <w:rPr>
          <w:del w:id="2278" w:author="Audencio Victor" w:date="2025-10-29T23:00:00Z" w16du:dateUtc="2025-10-29T23:00:00Z"/>
          <w:rFonts w:ascii="Times New Roman" w:hAnsi="Times New Roman" w:cs="Times New Roman"/>
          <w:shd w:val="clear" w:color="auto" w:fill="FFFFFF"/>
        </w:rPr>
      </w:pPr>
      <w:del w:id="2279" w:author="Audencio Victor" w:date="2025-10-29T23:00:00Z" w16du:dateUtc="2025-10-29T23:00:00Z">
        <w:r w:rsidRPr="00D91C70" w:rsidDel="00AE343E">
          <w:rPr>
            <w:rFonts w:ascii="Times New Roman" w:hAnsi="Times New Roman" w:cs="Times New Roman"/>
            <w:kern w:val="0"/>
          </w:rPr>
          <w:delText xml:space="preserve">17. </w:delText>
        </w:r>
        <w:r w:rsidRPr="00D91C70" w:rsidDel="00AE343E">
          <w:rPr>
            <w:rFonts w:ascii="Times New Roman" w:hAnsi="Times New Roman" w:cs="Times New Roman"/>
            <w:kern w:val="0"/>
          </w:rPr>
          <w:tab/>
        </w:r>
        <w:r w:rsidRPr="00D91C70" w:rsidDel="00AE343E">
          <w:rPr>
            <w:rFonts w:ascii="Times New Roman" w:hAnsi="Times New Roman" w:cs="Times New Roman"/>
          </w:rPr>
          <w:delText xml:space="preserve">Mvalo T, Dhaded SM, Manji KP, Vesel L, Semrau KEA, Kisenge R, et al. Mortality, morbidity and growth among moderately low birthweight infants in India, Malawi, and Tanzania. </w:delText>
        </w:r>
        <w:r w:rsidRPr="00D91C70" w:rsidDel="00AE343E">
          <w:rPr>
            <w:rStyle w:val="Emphasis"/>
            <w:rFonts w:ascii="Times New Roman" w:hAnsi="Times New Roman" w:cs="Times New Roman"/>
          </w:rPr>
          <w:delText>BMC Pediatr</w:delText>
        </w:r>
        <w:r w:rsidRPr="00D91C70" w:rsidDel="00AE343E">
          <w:rPr>
            <w:rFonts w:ascii="Times New Roman" w:hAnsi="Times New Roman" w:cs="Times New Roman"/>
          </w:rPr>
          <w:delText>. 2025;25(1):316. doi:10.1186/s12887-025-05668-8. PMID: 40264138; PMCID: PMC12016151</w:delText>
        </w:r>
      </w:del>
    </w:p>
    <w:p w14:paraId="3C76414F" w14:textId="0E22C482" w:rsidR="00FB69A8" w:rsidRPr="00D91C70" w:rsidDel="00AE343E" w:rsidRDefault="00FB69A8" w:rsidP="00FB69A8">
      <w:pPr>
        <w:spacing w:after="0"/>
        <w:rPr>
          <w:del w:id="2280" w:author="Audencio Victor" w:date="2025-10-29T23:00:00Z" w16du:dateUtc="2025-10-29T23:00:00Z"/>
          <w:rFonts w:ascii="Times New Roman" w:hAnsi="Times New Roman" w:cs="Times New Roman"/>
          <w:shd w:val="clear" w:color="auto" w:fill="FFFFFF"/>
        </w:rPr>
      </w:pPr>
      <w:del w:id="2281" w:author="Audencio Victor" w:date="2025-10-29T23:00:00Z" w16du:dateUtc="2025-10-29T23:00:00Z">
        <w:r w:rsidRPr="00D91C70" w:rsidDel="00AE343E">
          <w:rPr>
            <w:rFonts w:ascii="Times New Roman" w:hAnsi="Times New Roman" w:cs="Times New Roman"/>
            <w:kern w:val="0"/>
          </w:rPr>
          <w:delText xml:space="preserve">18. </w:delText>
        </w:r>
        <w:r w:rsidRPr="00D91C70" w:rsidDel="00AE343E">
          <w:rPr>
            <w:rFonts w:ascii="Times New Roman" w:hAnsi="Times New Roman" w:cs="Times New Roman"/>
            <w:kern w:val="0"/>
          </w:rPr>
          <w:tab/>
        </w:r>
        <w:r w:rsidRPr="00D91C70" w:rsidDel="00AE343E">
          <w:rPr>
            <w:rFonts w:ascii="Times New Roman" w:hAnsi="Times New Roman" w:cs="Times New Roman"/>
          </w:rPr>
          <w:delText xml:space="preserve">Dubowitz LM, Dubowitz V, Goldberg C. Clinical assessment of gestational age in the newborn infant. </w:delText>
        </w:r>
        <w:r w:rsidRPr="00D91C70" w:rsidDel="00AE343E">
          <w:rPr>
            <w:rStyle w:val="Emphasis"/>
            <w:rFonts w:ascii="Times New Roman" w:hAnsi="Times New Roman" w:cs="Times New Roman"/>
          </w:rPr>
          <w:delText>J Pediatr</w:delText>
        </w:r>
        <w:r w:rsidRPr="00D91C70" w:rsidDel="00AE343E">
          <w:rPr>
            <w:rFonts w:ascii="Times New Roman" w:hAnsi="Times New Roman" w:cs="Times New Roman"/>
          </w:rPr>
          <w:delText>. 1970;77:1–10. doi:10.1016/S0022-3476(70)80038-5. PMID: 5430794</w:delText>
        </w:r>
      </w:del>
    </w:p>
    <w:p w14:paraId="1FB44958" w14:textId="66D96686" w:rsidR="00FB69A8" w:rsidRPr="00D91C70" w:rsidDel="00AE343E" w:rsidRDefault="00FB69A8" w:rsidP="00FB69A8">
      <w:pPr>
        <w:rPr>
          <w:del w:id="2282" w:author="Audencio Victor" w:date="2025-10-29T23:00:00Z" w16du:dateUtc="2025-10-29T23:00:00Z"/>
          <w:rFonts w:ascii="Times New Roman" w:hAnsi="Times New Roman" w:cs="Times New Roman"/>
        </w:rPr>
      </w:pPr>
    </w:p>
    <w:p w14:paraId="626E800C" w14:textId="710F3778" w:rsidR="00FB69A8" w:rsidRPr="00D91C70" w:rsidDel="00AE343E" w:rsidRDefault="00FB69A8" w:rsidP="00FB69A8">
      <w:pPr>
        <w:rPr>
          <w:del w:id="2283" w:author="Audencio Victor" w:date="2025-10-29T23:00:00Z" w16du:dateUtc="2025-10-29T23:00:00Z"/>
          <w:rFonts w:ascii="Times New Roman" w:hAnsi="Times New Roman" w:cs="Times New Roman"/>
          <w:shd w:val="clear" w:color="auto" w:fill="FFFFFF"/>
        </w:rPr>
      </w:pPr>
      <w:del w:id="2284" w:author="Audencio Victor" w:date="2025-10-29T23:00:00Z" w16du:dateUtc="2025-10-29T23:00:00Z">
        <w:r w:rsidRPr="00D91C70" w:rsidDel="00AE343E">
          <w:rPr>
            <w:rFonts w:ascii="Times New Roman" w:hAnsi="Times New Roman" w:cs="Times New Roman"/>
          </w:rPr>
          <w:delText xml:space="preserve">19. </w:delText>
        </w:r>
        <w:r w:rsidRPr="00D91C70" w:rsidDel="00AE343E">
          <w:rPr>
            <w:rFonts w:ascii="Times New Roman" w:hAnsi="Times New Roman" w:cs="Times New Roman"/>
          </w:rPr>
          <w:tab/>
          <w:delText xml:space="preserve">Perumal N, Ohuma EO, Prentice AM, Shah PS, Al Mahmud A, Moore SE, et al. Implications for quantifying early life growth trajectories of term-born infants using INTERGROWTH-21st newborn size standards at birth in conjunction with World Health Organization child growth standards in the postnatal period. </w:delText>
        </w:r>
        <w:r w:rsidRPr="00D91C70" w:rsidDel="00AE343E">
          <w:rPr>
            <w:rStyle w:val="Emphasis"/>
            <w:rFonts w:ascii="Times New Roman" w:hAnsi="Times New Roman" w:cs="Times New Roman"/>
          </w:rPr>
          <w:delText>Paediatr Perinat Epidemiol</w:delText>
        </w:r>
        <w:r w:rsidRPr="00D91C70" w:rsidDel="00AE343E">
          <w:rPr>
            <w:rFonts w:ascii="Times New Roman" w:hAnsi="Times New Roman" w:cs="Times New Roman"/>
          </w:rPr>
          <w:delText>. 2022;36(6):839–850. doi:10.1111/ppe.12880. PMID: 35570836; PMCID: PMC9790258</w:delText>
        </w:r>
      </w:del>
    </w:p>
    <w:p w14:paraId="44332659" w14:textId="6D68C913" w:rsidR="00FB69A8" w:rsidRPr="00D91C70" w:rsidDel="00AE343E" w:rsidRDefault="00FB69A8" w:rsidP="00FB69A8">
      <w:pPr>
        <w:rPr>
          <w:del w:id="2285" w:author="Audencio Victor" w:date="2025-10-29T23:00:00Z" w16du:dateUtc="2025-10-29T23:00:00Z"/>
          <w:rFonts w:ascii="Times New Roman" w:hAnsi="Times New Roman" w:cs="Times New Roman"/>
        </w:rPr>
      </w:pPr>
      <w:del w:id="2286" w:author="Audencio Victor" w:date="2025-10-29T23:00:00Z" w16du:dateUtc="2025-10-29T23:00:00Z">
        <w:r w:rsidRPr="00D91C70" w:rsidDel="00AE343E">
          <w:rPr>
            <w:rFonts w:ascii="Times New Roman" w:hAnsi="Times New Roman" w:cs="Times New Roman"/>
          </w:rPr>
          <w:delText>20.</w:delText>
        </w:r>
        <w:r w:rsidRPr="00D91C70" w:rsidDel="00AE343E">
          <w:rPr>
            <w:rFonts w:ascii="Times New Roman" w:hAnsi="Times New Roman" w:cs="Times New Roman"/>
          </w:rPr>
          <w:tab/>
          <w:delText xml:space="preserve">R Core Team. </w:delText>
        </w:r>
        <w:r w:rsidRPr="00D91C70" w:rsidDel="00AE343E">
          <w:rPr>
            <w:rFonts w:ascii="Times New Roman" w:hAnsi="Times New Roman" w:cs="Times New Roman"/>
            <w:i/>
            <w:iCs/>
          </w:rPr>
          <w:delText>R: A language and environment for statistical computing</w:delText>
        </w:r>
        <w:r w:rsidRPr="00D91C70" w:rsidDel="00AE343E">
          <w:rPr>
            <w:rFonts w:ascii="Times New Roman" w:hAnsi="Times New Roman" w:cs="Times New Roman"/>
          </w:rPr>
          <w:delText>. Version 4.3.3. Vienna: R Foundation for Statistical Computing; 2023. Available from: https://www.R-project.org/</w:delText>
        </w:r>
      </w:del>
    </w:p>
    <w:p w14:paraId="795303F0" w14:textId="4315F028" w:rsidR="00FB69A8" w:rsidRPr="00D91C70" w:rsidDel="00AE343E" w:rsidRDefault="00FB69A8" w:rsidP="00FB69A8">
      <w:pPr>
        <w:rPr>
          <w:del w:id="2287" w:author="Audencio Victor" w:date="2025-10-29T23:00:00Z" w16du:dateUtc="2025-10-29T23:00:00Z"/>
          <w:rFonts w:ascii="Times New Roman" w:eastAsiaTheme="majorEastAsia" w:hAnsi="Times New Roman" w:cs="Times New Roman"/>
        </w:rPr>
      </w:pPr>
      <w:del w:id="2288" w:author="Audencio Victor" w:date="2025-10-29T23:00:00Z" w16du:dateUtc="2025-10-29T23:00:00Z">
        <w:r w:rsidRPr="00D91C70" w:rsidDel="00AE343E">
          <w:rPr>
            <w:rFonts w:ascii="Times New Roman" w:eastAsiaTheme="majorEastAsia" w:hAnsi="Times New Roman" w:cs="Times New Roman"/>
          </w:rPr>
          <w:delText xml:space="preserve">21. </w:delText>
        </w:r>
        <w:r w:rsidRPr="00D91C70" w:rsidDel="00AE343E">
          <w:rPr>
            <w:rFonts w:ascii="Times New Roman" w:eastAsiaTheme="majorEastAsia" w:hAnsi="Times New Roman" w:cs="Times New Roman"/>
          </w:rPr>
          <w:tab/>
          <w:delText xml:space="preserve">Wickham H. </w:delText>
        </w:r>
        <w:r w:rsidRPr="00D91C70" w:rsidDel="00AE343E">
          <w:rPr>
            <w:rFonts w:ascii="Times New Roman" w:eastAsiaTheme="majorEastAsia" w:hAnsi="Times New Roman" w:cs="Times New Roman"/>
            <w:i/>
            <w:iCs/>
          </w:rPr>
          <w:delText>ggplot2: Elegant Graphics for Data Analysis</w:delText>
        </w:r>
        <w:r w:rsidRPr="00D91C70" w:rsidDel="00AE343E">
          <w:rPr>
            <w:rFonts w:ascii="Times New Roman" w:eastAsiaTheme="majorEastAsia" w:hAnsi="Times New Roman" w:cs="Times New Roman"/>
          </w:rPr>
          <w:delText>. New York: Springer-Verlag; 2016. doi:10.1007/978-3-319-24277-4_9</w:delText>
        </w:r>
      </w:del>
    </w:p>
    <w:p w14:paraId="00CB05B4" w14:textId="6EA637DF" w:rsidR="00FB69A8" w:rsidRPr="00D91C70" w:rsidDel="00AE343E" w:rsidRDefault="00FB69A8" w:rsidP="00FB69A8">
      <w:pPr>
        <w:rPr>
          <w:del w:id="2289" w:author="Audencio Victor" w:date="2025-10-29T23:00:00Z" w16du:dateUtc="2025-10-29T23:00:00Z"/>
          <w:rFonts w:ascii="Helvetica Neue" w:hAnsi="Helvetica Neue"/>
        </w:rPr>
      </w:pPr>
      <w:del w:id="2290" w:author="Audencio Victor" w:date="2025-10-29T23:00:00Z" w16du:dateUtc="2025-10-29T23:00:00Z">
        <w:r w:rsidRPr="00DB3F7D" w:rsidDel="00AE343E">
          <w:rPr>
            <w:rFonts w:ascii="Times New Roman" w:eastAsiaTheme="majorEastAsia" w:hAnsi="Times New Roman" w:cs="Times New Roman"/>
            <w:lang w:val="pt-BR"/>
            <w:rPrChange w:id="2291" w:author="Audencio Victor Rafael" w:date="2025-10-25T23:39:00Z" w16du:dateUtc="2025-10-25T22:39:00Z">
              <w:rPr>
                <w:rFonts w:ascii="Times New Roman" w:eastAsiaTheme="majorEastAsia" w:hAnsi="Times New Roman" w:cs="Times New Roman"/>
              </w:rPr>
            </w:rPrChange>
          </w:rPr>
          <w:delText xml:space="preserve">22. </w:delText>
        </w:r>
        <w:r w:rsidRPr="00DB3F7D" w:rsidDel="00AE343E">
          <w:rPr>
            <w:rFonts w:ascii="Times New Roman" w:eastAsiaTheme="majorEastAsia" w:hAnsi="Times New Roman" w:cs="Times New Roman"/>
            <w:lang w:val="pt-BR"/>
            <w:rPrChange w:id="2292" w:author="Audencio Victor Rafael" w:date="2025-10-25T23:39:00Z" w16du:dateUtc="2025-10-25T22:39:00Z">
              <w:rPr>
                <w:rFonts w:ascii="Times New Roman" w:eastAsiaTheme="majorEastAsia" w:hAnsi="Times New Roman" w:cs="Times New Roman"/>
              </w:rPr>
            </w:rPrChange>
          </w:rPr>
          <w:tab/>
        </w:r>
        <w:r w:rsidRPr="00DB3F7D" w:rsidDel="00AE343E">
          <w:rPr>
            <w:rFonts w:ascii="Times New Roman" w:hAnsi="Times New Roman" w:cs="Times New Roman"/>
            <w:sz w:val="24"/>
            <w:szCs w:val="24"/>
            <w:lang w:val="pt-BR"/>
            <w:rPrChange w:id="2293" w:author="Audencio Victor Rafael" w:date="2025-10-25T23:39:00Z" w16du:dateUtc="2025-10-25T22:39:00Z">
              <w:rPr>
                <w:rFonts w:ascii="Times New Roman" w:hAnsi="Times New Roman" w:cs="Times New Roman"/>
                <w:sz w:val="24"/>
                <w:szCs w:val="24"/>
              </w:rPr>
            </w:rPrChange>
          </w:rPr>
          <w:delText xml:space="preserve">Ngatia B, Ohuma EO, Vesel L. 2025. </w:delText>
        </w:r>
        <w:r w:rsidRPr="00D91C70" w:rsidDel="00AE343E">
          <w:rPr>
            <w:rFonts w:ascii="Times New Roman" w:hAnsi="Times New Roman" w:cs="Times New Roman"/>
            <w:sz w:val="24"/>
            <w:szCs w:val="24"/>
          </w:rPr>
          <w:delText xml:space="preserve">Growth monitoring of children under five years using national reference charts versus international growth standards: a systematic review of studies published between 2007-2023. BJOG. 2025. </w:delText>
        </w:r>
        <w:r w:rsidRPr="00D91C70" w:rsidDel="00AE343E">
          <w:rPr>
            <w:rFonts w:ascii="Times New Roman" w:hAnsi="Times New Roman" w:cs="Times New Roman"/>
            <w:i/>
            <w:iCs/>
            <w:sz w:val="24"/>
            <w:szCs w:val="24"/>
          </w:rPr>
          <w:delText>Under submission to the GIGS supplement.</w:delText>
        </w:r>
      </w:del>
    </w:p>
    <w:p w14:paraId="07A67315" w14:textId="41CA8F99" w:rsidR="00FB69A8" w:rsidRPr="00D91C70" w:rsidDel="00AE343E" w:rsidRDefault="00FB69A8" w:rsidP="00FB69A8">
      <w:pPr>
        <w:rPr>
          <w:del w:id="2294" w:author="Audencio Victor" w:date="2025-10-29T23:00:00Z" w16du:dateUtc="2025-10-29T23:00:00Z"/>
          <w:rFonts w:ascii="Times New Roman" w:eastAsiaTheme="majorEastAsia" w:hAnsi="Times New Roman" w:cs="Times New Roman"/>
        </w:rPr>
      </w:pPr>
      <w:del w:id="2295" w:author="Audencio Victor" w:date="2025-10-29T23:00:00Z" w16du:dateUtc="2025-10-29T23:00:00Z">
        <w:r w:rsidRPr="00D91C70" w:rsidDel="00AE343E">
          <w:rPr>
            <w:rFonts w:ascii="Times New Roman" w:eastAsiaTheme="majorEastAsia" w:hAnsi="Times New Roman" w:cs="Times New Roman"/>
          </w:rPr>
          <w:delText xml:space="preserve">23. </w:delText>
        </w:r>
        <w:r w:rsidRPr="00D91C70" w:rsidDel="00AE343E">
          <w:rPr>
            <w:rFonts w:ascii="Times New Roman" w:eastAsiaTheme="majorEastAsia" w:hAnsi="Times New Roman" w:cs="Times New Roman"/>
          </w:rPr>
          <w:tab/>
          <w:delText xml:space="preserve">Scherdel P, Dunkel L, van Dommelen P, Goulet O, Salaun JF, Brauner R, et al. Growth monitoring as an early detection tool: a systematic review. Lancet Diabetes Endocrinol. 2016;4(5):447-56. DOI: </w:delText>
        </w:r>
        <w:r w:rsidDel="00AE343E">
          <w:fldChar w:fldCharType="begin"/>
        </w:r>
        <w:r w:rsidDel="00AE343E">
          <w:delInstrText>HYPERLINK "https://doi.org/10.1016/S2213-8587(15)00392-7"</w:delInstrText>
        </w:r>
        <w:r w:rsidDel="00AE343E">
          <w:fldChar w:fldCharType="separate"/>
        </w:r>
        <w:r w:rsidRPr="00D91C70" w:rsidDel="00AE343E">
          <w:rPr>
            <w:rFonts w:ascii="Times New Roman" w:eastAsiaTheme="majorEastAsia" w:hAnsi="Times New Roman" w:cs="Times New Roman"/>
          </w:rPr>
          <w:delText>https://doi.org/10.1016/S2213-8587(15)00392-7</w:delText>
        </w:r>
        <w:r w:rsidDel="00AE343E">
          <w:fldChar w:fldCharType="end"/>
        </w:r>
        <w:r w:rsidRPr="00D91C70" w:rsidDel="00AE343E">
          <w:rPr>
            <w:rFonts w:ascii="Times New Roman" w:eastAsiaTheme="majorEastAsia" w:hAnsi="Times New Roman" w:cs="Times New Roman"/>
          </w:rPr>
          <w:delText>.</w:delText>
        </w:r>
      </w:del>
    </w:p>
    <w:p w14:paraId="35EBE6B2" w14:textId="6E669246" w:rsidR="00373712" w:rsidRPr="00445A09" w:rsidRDefault="00373712" w:rsidP="00AE343E">
      <w:pPr>
        <w:spacing w:after="0" w:line="276" w:lineRule="auto"/>
        <w:rPr>
          <w:rFonts w:ascii="Times New Roman" w:eastAsiaTheme="majorEastAsia" w:hAnsi="Times New Roman" w:cs="Times New Roman"/>
        </w:rPr>
        <w:pPrChange w:id="2296" w:author="Audencio Victor" w:date="2025-10-29T23:00:00Z" w16du:dateUtc="2025-10-29T23:00:00Z">
          <w:pPr/>
        </w:pPrChange>
      </w:pPr>
    </w:p>
    <w:sectPr w:rsidR="00373712" w:rsidRPr="00445A09" w:rsidSect="00BA37E6">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ric Ohuma" w:date="2025-09-16T08:54:00Z" w:initials="EO">
    <w:p w14:paraId="19DB3BB4" w14:textId="77777777" w:rsidR="004C5F78" w:rsidRDefault="004C5F78" w:rsidP="004C5F78">
      <w:r>
        <w:rPr>
          <w:rStyle w:val="CommentReference"/>
        </w:rPr>
        <w:annotationRef/>
      </w:r>
      <w:r>
        <w:rPr>
          <w:sz w:val="20"/>
          <w:szCs w:val="20"/>
        </w:rPr>
        <w:t>I have been reflecting on the title and the aim of this paper which we state as</w:t>
      </w:r>
      <w:r>
        <w:rPr>
          <w:i/>
          <w:iCs/>
          <w:sz w:val="20"/>
          <w:szCs w:val="20"/>
        </w:rPr>
        <w:t xml:space="preserve"> "The aim of this case study was to assess how the use of the WHO Child Growth Standards (WHO GS) and the INTERGROWTH-21</w:t>
      </w:r>
      <w:r>
        <w:rPr>
          <w:i/>
          <w:iCs/>
          <w:sz w:val="20"/>
          <w:szCs w:val="20"/>
          <w:vertAlign w:val="superscript"/>
        </w:rPr>
        <w:t>st</w:t>
      </w:r>
      <w:r>
        <w:rPr>
          <w:i/>
          <w:iCs/>
          <w:sz w:val="20"/>
          <w:szCs w:val="20"/>
        </w:rPr>
        <w:t xml:space="preserve"> Newborn Standards (IG-21</w:t>
      </w:r>
      <w:r>
        <w:rPr>
          <w:i/>
          <w:iCs/>
          <w:sz w:val="20"/>
          <w:szCs w:val="20"/>
          <w:vertAlign w:val="superscript"/>
        </w:rPr>
        <w:t>st</w:t>
      </w:r>
      <w:r>
        <w:rPr>
          <w:i/>
          <w:iCs/>
          <w:sz w:val="20"/>
          <w:szCs w:val="20"/>
        </w:rPr>
        <w:t xml:space="preserve"> NBS) affects the classification and interpretation of growth trajectories using a dataset of low birthweight infants for illustration. " and I think we needed to re-think about the title. Also wanted not to highlight LIFE data in the title as that is not the focus.</w:t>
      </w:r>
    </w:p>
    <w:p w14:paraId="0A8E2323" w14:textId="77777777" w:rsidR="004C5F78" w:rsidRDefault="004C5F78" w:rsidP="004C5F78"/>
    <w:p w14:paraId="0923B8DC" w14:textId="77777777" w:rsidR="004C5F78" w:rsidRDefault="004C5F78" w:rsidP="004C5F78">
      <w:r>
        <w:rPr>
          <w:i/>
          <w:iCs/>
          <w:sz w:val="20"/>
          <w:szCs w:val="20"/>
        </w:rPr>
        <w:t>@Linda - let me know what you think</w:t>
      </w:r>
    </w:p>
  </w:comment>
  <w:comment w:id="19" w:author="Sansiveri, Linda" w:date="2025-09-23T10:35:00Z" w:initials="LV">
    <w:p w14:paraId="57D53D7C" w14:textId="77777777" w:rsidR="00E56010" w:rsidRDefault="00E56010" w:rsidP="00E56010">
      <w:r>
        <w:rPr>
          <w:rStyle w:val="CommentReference"/>
        </w:rPr>
        <w:annotationRef/>
      </w:r>
      <w:r>
        <w:rPr>
          <w:sz w:val="20"/>
          <w:szCs w:val="20"/>
        </w:rPr>
        <w:t xml:space="preserve">What if we just called this IG-21st Standards and removed the newborn since I think this makes it seem like we are referring to the use of the IG-21st newborn size standards at birth and for follow up. </w:t>
      </w:r>
    </w:p>
  </w:comment>
  <w:comment w:id="24" w:author="Sansiveri, Linda" w:date="2025-09-23T10:31:00Z" w:initials="LV">
    <w:p w14:paraId="7BC6C4DB" w14:textId="44F462EA" w:rsidR="00E56010" w:rsidRDefault="00E56010" w:rsidP="00E56010">
      <w:r>
        <w:rPr>
          <w:rStyle w:val="CommentReference"/>
        </w:rPr>
        <w:annotationRef/>
      </w:r>
      <w:r>
        <w:rPr>
          <w:sz w:val="20"/>
          <w:szCs w:val="20"/>
        </w:rPr>
        <w:t>Do you mean IG-21st NBS?</w:t>
      </w:r>
    </w:p>
  </w:comment>
  <w:comment w:id="27" w:author="Eric Ohuma" w:date="2025-09-16T09:12:00Z" w:initials="EO">
    <w:p w14:paraId="7B22C93B" w14:textId="5EC99F11" w:rsidR="004A1A8D" w:rsidRDefault="004A1A8D" w:rsidP="004A1A8D">
      <w:r>
        <w:rPr>
          <w:rStyle w:val="CommentReference"/>
        </w:rPr>
        <w:annotationRef/>
      </w:r>
      <w:r>
        <w:rPr>
          <w:sz w:val="20"/>
          <w:szCs w:val="20"/>
        </w:rPr>
        <w:t>Needs to be clear that we have 2 standards</w:t>
      </w:r>
    </w:p>
    <w:p w14:paraId="008EC6E9" w14:textId="77777777" w:rsidR="004A1A8D" w:rsidRDefault="004A1A8D" w:rsidP="004A1A8D"/>
    <w:p w14:paraId="00719078" w14:textId="77777777" w:rsidR="004A1A8D" w:rsidRDefault="004A1A8D" w:rsidP="004A1A8D">
      <w:r>
        <w:rPr>
          <w:sz w:val="20"/>
          <w:szCs w:val="20"/>
        </w:rPr>
        <w:t>1) IG21st newborn standards for cross-sectional assessment at birth for pretyerm and term infants</w:t>
      </w:r>
    </w:p>
    <w:p w14:paraId="1FC00B70" w14:textId="77777777" w:rsidR="004A1A8D" w:rsidRDefault="004A1A8D" w:rsidP="004A1A8D"/>
    <w:p w14:paraId="25837D60" w14:textId="77777777" w:rsidR="004A1A8D" w:rsidRDefault="004A1A8D" w:rsidP="004A1A8D">
      <w:r>
        <w:rPr>
          <w:sz w:val="20"/>
          <w:szCs w:val="20"/>
        </w:rPr>
        <w:t>2) Postnatal assessment for preterms from 27 weeks to 64 weeks PMA after which they transfer to WHO GS.</w:t>
      </w:r>
    </w:p>
    <w:p w14:paraId="406D811D" w14:textId="77777777" w:rsidR="004A1A8D" w:rsidRDefault="004A1A8D" w:rsidP="004A1A8D"/>
    <w:p w14:paraId="2D37BF9E" w14:textId="77777777" w:rsidR="004A1A8D" w:rsidRDefault="004A1A8D" w:rsidP="004A1A8D">
      <w:r>
        <w:rPr>
          <w:sz w:val="20"/>
          <w:szCs w:val="20"/>
        </w:rPr>
        <w:t>This is not clear in the conclusion - please revise</w:t>
      </w:r>
    </w:p>
  </w:comment>
  <w:comment w:id="42" w:author="lvesel@ariadnelabs.org" w:date="2025-06-15T07:17:00Z" w:initials="lv">
    <w:p w14:paraId="6712F5A1" w14:textId="134D806F" w:rsidR="0029090B" w:rsidRDefault="00E90B39">
      <w:pPr>
        <w:pStyle w:val="CommentText"/>
      </w:pPr>
      <w:r>
        <w:rPr>
          <w:rStyle w:val="CommentReference"/>
        </w:rPr>
        <w:annotationRef/>
      </w:r>
      <w:r w:rsidRPr="2763DC48">
        <w:t xml:space="preserve">Suggest formatting according to BJOG if you have not already. Most journals do not use numbering from my experience though I know you used the formatting in the Paediatr Perinat Epidemiol perumal article. </w:t>
      </w:r>
    </w:p>
  </w:comment>
  <w:comment w:id="44" w:author="Eric Ohuma" w:date="2025-07-17T16:14:00Z" w:initials="EO">
    <w:p w14:paraId="5939C6EA" w14:textId="59188052" w:rsidR="0029090B" w:rsidRDefault="00E90B39">
      <w:pPr>
        <w:pStyle w:val="CommentText"/>
      </w:pPr>
      <w:r>
        <w:rPr>
          <w:rStyle w:val="CommentReference"/>
        </w:rPr>
        <w:annotationRef/>
      </w:r>
      <w:r w:rsidRPr="13BC96A4">
        <w:t>The backgroubnd/Intro is very short - need to add more detail</w:t>
      </w:r>
    </w:p>
  </w:comment>
  <w:comment w:id="51" w:author="Eric Ohuma" w:date="2025-08-28T11:44:00Z" w:initials="EO">
    <w:p w14:paraId="1BCB042D" w14:textId="77777777" w:rsidR="00423CCA" w:rsidRDefault="00423CCA" w:rsidP="00423CCA">
      <w:r>
        <w:rPr>
          <w:rStyle w:val="CommentReference"/>
        </w:rPr>
        <w:annotationRef/>
      </w:r>
      <w:r>
        <w:rPr>
          <w:sz w:val="20"/>
          <w:szCs w:val="20"/>
        </w:rPr>
        <w:t>In this last paragrpah, we should have something that refers to GIGS as a project, its aims, and how it brings these 2 standards as a unified approach for use from 24 weeks to 5 years of age.</w:t>
      </w:r>
    </w:p>
    <w:p w14:paraId="566BF51C" w14:textId="77777777" w:rsidR="00423CCA" w:rsidRDefault="00423CCA" w:rsidP="00423CCA"/>
    <w:p w14:paraId="06A706F2" w14:textId="77777777" w:rsidR="00423CCA" w:rsidRDefault="00423CCA" w:rsidP="00423CCA">
      <w:r>
        <w:rPr>
          <w:sz w:val="20"/>
          <w:szCs w:val="20"/>
        </w:rPr>
        <w:t xml:space="preserve">I think we had such a statement  on one of the other papers. </w:t>
      </w:r>
    </w:p>
    <w:p w14:paraId="5A5741B4" w14:textId="77777777" w:rsidR="00423CCA" w:rsidRDefault="00423CCA" w:rsidP="00423CCA"/>
  </w:comment>
  <w:comment w:id="52" w:author="Eric Ohuma" w:date="2025-09-16T09:33:00Z" w:initials="EO">
    <w:p w14:paraId="251EED60" w14:textId="77777777" w:rsidR="0004117F" w:rsidRDefault="0004117F" w:rsidP="0004117F">
      <w:r>
        <w:rPr>
          <w:rStyle w:val="CommentReference"/>
        </w:rPr>
        <w:annotationRef/>
      </w:r>
      <w:r>
        <w:rPr>
          <w:sz w:val="20"/>
          <w:szCs w:val="20"/>
        </w:rPr>
        <w:t>Add refs to GIGS packages in R, STATA, and SAS</w:t>
      </w:r>
    </w:p>
  </w:comment>
  <w:comment w:id="70" w:author="Sansiveri, Linda" w:date="2025-09-24T12:08:00Z" w:initials="LV">
    <w:p w14:paraId="7D8F0FA8" w14:textId="77777777" w:rsidR="004D401B" w:rsidRDefault="004D401B" w:rsidP="004D401B">
      <w:r>
        <w:rPr>
          <w:rStyle w:val="CommentReference"/>
        </w:rPr>
        <w:annotationRef/>
      </w:r>
      <w:r>
        <w:rPr>
          <w:sz w:val="20"/>
          <w:szCs w:val="20"/>
        </w:rPr>
        <w:t>Right?</w:t>
      </w:r>
    </w:p>
  </w:comment>
  <w:comment w:id="72" w:author="lvesel@ariadnelabs.org" w:date="2025-06-15T07:20:00Z" w:initials="lv">
    <w:p w14:paraId="22981A71" w14:textId="725784F2" w:rsidR="0029090B" w:rsidRDefault="00E90B39">
      <w:pPr>
        <w:pStyle w:val="CommentText"/>
      </w:pPr>
      <w:r>
        <w:rPr>
          <w:rStyle w:val="CommentReference"/>
        </w:rPr>
        <w:annotationRef/>
      </w:r>
      <w:r w:rsidRPr="3A40F11F">
        <w:t>I think more can be added to this sections. Drawing from some of the info in the results that is more methodological</w:t>
      </w:r>
    </w:p>
  </w:comment>
  <w:comment w:id="73" w:author="Eric Ohuma" w:date="2025-07-17T16:19:00Z" w:initials="EO">
    <w:p w14:paraId="01ECED72" w14:textId="62B68447" w:rsidR="0029090B" w:rsidRDefault="00E90B39">
      <w:pPr>
        <w:pStyle w:val="CommentText"/>
      </w:pPr>
      <w:r>
        <w:rPr>
          <w:rStyle w:val="CommentReference"/>
        </w:rPr>
        <w:annotationRef/>
      </w:r>
      <w:r w:rsidRPr="485F9E26">
        <w:t>I agree. Please refer to the paper with Nandita on the statistical analysis section and add more details here as we did similar analysis</w:t>
      </w:r>
    </w:p>
    <w:p w14:paraId="2D37B089" w14:textId="286AE895" w:rsidR="0029090B" w:rsidRDefault="0029090B">
      <w:pPr>
        <w:pStyle w:val="CommentText"/>
      </w:pPr>
    </w:p>
    <w:p w14:paraId="239D2834" w14:textId="3AE5D43D" w:rsidR="0029090B" w:rsidRDefault="0029090B">
      <w:pPr>
        <w:pStyle w:val="CommentText"/>
      </w:pPr>
      <w:hyperlink r:id="rId1">
        <w:r w:rsidRPr="6A361252">
          <w:rPr>
            <w:rStyle w:val="Hyperlink"/>
          </w:rPr>
          <w:t>https://onlinelibrary.wiley.com/doi/10.1111/ppe.12880</w:t>
        </w:r>
      </w:hyperlink>
    </w:p>
    <w:p w14:paraId="0983A933" w14:textId="21BC3657" w:rsidR="0029090B" w:rsidRDefault="0029090B">
      <w:pPr>
        <w:pStyle w:val="CommentText"/>
      </w:pPr>
    </w:p>
  </w:comment>
  <w:comment w:id="94" w:author="Eric Ohuma" w:date="2025-09-16T21:55:00Z" w:initials="EO">
    <w:p w14:paraId="32F4340F" w14:textId="77777777" w:rsidR="003F1417" w:rsidRDefault="003F1417" w:rsidP="003F1417">
      <w:r>
        <w:rPr>
          <w:rStyle w:val="CommentReference"/>
        </w:rPr>
        <w:annotationRef/>
      </w:r>
      <w:r>
        <w:rPr>
          <w:sz w:val="20"/>
          <w:szCs w:val="20"/>
        </w:rPr>
        <w:t>For the final analysis, we should exclude twins to keep the analysis clean ie we do not have standards for twins</w:t>
      </w:r>
    </w:p>
  </w:comment>
  <w:comment w:id="95" w:author="Sansiveri, Linda" w:date="2025-09-24T12:12:00Z" w:initials="LV">
    <w:p w14:paraId="577CBE67" w14:textId="77777777" w:rsidR="009242DB" w:rsidRDefault="009242DB" w:rsidP="009242DB">
      <w:r>
        <w:rPr>
          <w:rStyle w:val="CommentReference"/>
        </w:rPr>
        <w:annotationRef/>
      </w:r>
      <w:r>
        <w:rPr>
          <w:sz w:val="20"/>
          <w:szCs w:val="20"/>
        </w:rPr>
        <w:t>That is a good idea to make things easier. But the standards would still be applied in the same why based on GA whereby the same GA is used for each baby in the twin set.</w:t>
      </w:r>
    </w:p>
  </w:comment>
  <w:comment w:id="96" w:author="lvesel@ariadnelabs.org" w:date="2025-06-15T06:40:00Z" w:initials="lv">
    <w:p w14:paraId="2E28646A" w14:textId="6A9EC8D1" w:rsidR="0029090B" w:rsidRDefault="00E90B39">
      <w:pPr>
        <w:pStyle w:val="CommentText"/>
      </w:pPr>
      <w:r>
        <w:rPr>
          <w:rStyle w:val="CommentReference"/>
        </w:rPr>
        <w:annotationRef/>
      </w:r>
      <w:r w:rsidRPr="4A87E340">
        <w:t xml:space="preserve">I don't think this is needed. </w:t>
      </w:r>
    </w:p>
  </w:comment>
  <w:comment w:id="97" w:author="Eric Ohuma" w:date="2025-09-16T21:56:00Z" w:initials="EO">
    <w:p w14:paraId="6C41749C" w14:textId="77777777" w:rsidR="003F1417" w:rsidRDefault="003F1417" w:rsidP="003F1417">
      <w:r>
        <w:rPr>
          <w:rStyle w:val="CommentReference"/>
        </w:rPr>
        <w:annotationRef/>
      </w:r>
      <w:r>
        <w:rPr>
          <w:sz w:val="20"/>
          <w:szCs w:val="20"/>
        </w:rPr>
        <w:t>Please add the respective %s</w:t>
      </w:r>
    </w:p>
  </w:comment>
  <w:comment w:id="110" w:author="Eric Ohuma" w:date="2025-07-17T16:24:00Z" w:initials="EO">
    <w:p w14:paraId="5A949CB4" w14:textId="77777777" w:rsidR="00F63922" w:rsidRDefault="00F63922" w:rsidP="00F63922">
      <w:pPr>
        <w:pStyle w:val="CommentText"/>
      </w:pPr>
      <w:r>
        <w:rPr>
          <w:rStyle w:val="CommentReference"/>
        </w:rPr>
        <w:annotationRef/>
      </w:r>
      <w:r w:rsidRPr="424D18CA">
        <w:t>defined as?</w:t>
      </w:r>
    </w:p>
  </w:comment>
  <w:comment w:id="111" w:author="Sansiveri, Linda" w:date="2025-09-24T12:14:00Z" w:initials="LV">
    <w:p w14:paraId="124C87A0" w14:textId="77777777" w:rsidR="00F63922" w:rsidRDefault="00F63922" w:rsidP="00F63922">
      <w:r>
        <w:rPr>
          <w:rStyle w:val="CommentReference"/>
        </w:rPr>
        <w:annotationRef/>
      </w:r>
      <w:r>
        <w:rPr>
          <w:sz w:val="20"/>
          <w:szCs w:val="20"/>
        </w:rPr>
        <w:t>I don't think we need the definition here again since you now added definitions above.</w:t>
      </w:r>
    </w:p>
  </w:comment>
  <w:comment w:id="109" w:author="Eric Ohuma" w:date="2025-09-16T21:58:00Z" w:initials="EO">
    <w:p w14:paraId="1CFBBDA0" w14:textId="77777777" w:rsidR="00F63922" w:rsidRDefault="00F63922" w:rsidP="00F63922">
      <w:r>
        <w:rPr>
          <w:rStyle w:val="CommentReference"/>
        </w:rPr>
        <w:annotationRef/>
      </w:r>
      <w:r>
        <w:rPr>
          <w:sz w:val="20"/>
          <w:szCs w:val="20"/>
        </w:rPr>
        <w:t>In GIGS, we implemented extrapolations for beyond 42+6 and therefore this is no longer an issue</w:t>
      </w:r>
    </w:p>
  </w:comment>
  <w:comment w:id="112" w:author="Eric Ohuma" w:date="2025-09-16T21:59:00Z" w:initials="EO">
    <w:p w14:paraId="00A654F5" w14:textId="77777777" w:rsidR="00F63922" w:rsidRDefault="00F63922" w:rsidP="00F63922">
      <w:r>
        <w:rPr>
          <w:rStyle w:val="CommentReference"/>
        </w:rPr>
        <w:annotationRef/>
      </w:r>
      <w:r>
        <w:rPr>
          <w:sz w:val="20"/>
          <w:szCs w:val="20"/>
        </w:rPr>
        <w:t>Is this what is meant by lower GA in the previous sentence?</w:t>
      </w:r>
    </w:p>
  </w:comment>
  <w:comment w:id="116" w:author="Eric Ohuma" w:date="2025-07-17T16:24:00Z" w:initials="EO">
    <w:p w14:paraId="319F17C4" w14:textId="065CA042" w:rsidR="0029090B" w:rsidRDefault="00E90B39">
      <w:pPr>
        <w:pStyle w:val="CommentText"/>
      </w:pPr>
      <w:r>
        <w:rPr>
          <w:rStyle w:val="CommentReference"/>
        </w:rPr>
        <w:annotationRef/>
      </w:r>
      <w:r w:rsidRPr="424D18CA">
        <w:t>defined as?</w:t>
      </w:r>
    </w:p>
  </w:comment>
  <w:comment w:id="117" w:author="Sansiveri, Linda" w:date="2025-09-24T12:14:00Z" w:initials="LV">
    <w:p w14:paraId="2A773B4D" w14:textId="77777777" w:rsidR="00CB4FB2" w:rsidRDefault="00CB4FB2" w:rsidP="00CB4FB2">
      <w:r>
        <w:rPr>
          <w:rStyle w:val="CommentReference"/>
        </w:rPr>
        <w:annotationRef/>
      </w:r>
      <w:r>
        <w:rPr>
          <w:sz w:val="20"/>
          <w:szCs w:val="20"/>
        </w:rPr>
        <w:t>I don't think we need the definition here again since you now added definitions above.</w:t>
      </w:r>
    </w:p>
  </w:comment>
  <w:comment w:id="115" w:author="Eric Ohuma" w:date="2025-09-16T21:58:00Z" w:initials="EO">
    <w:p w14:paraId="533DC740" w14:textId="188C0A66" w:rsidR="003F1417" w:rsidRDefault="003F1417" w:rsidP="003F1417">
      <w:r>
        <w:rPr>
          <w:rStyle w:val="CommentReference"/>
        </w:rPr>
        <w:annotationRef/>
      </w:r>
      <w:r>
        <w:rPr>
          <w:sz w:val="20"/>
          <w:szCs w:val="20"/>
        </w:rPr>
        <w:t>In GIGS, we implemented extrapolations for beyond 42+6 and therefore this is no longer an issue</w:t>
      </w:r>
    </w:p>
  </w:comment>
  <w:comment w:id="118" w:author="Eric Ohuma" w:date="2025-09-16T21:59:00Z" w:initials="EO">
    <w:p w14:paraId="21776665" w14:textId="77777777" w:rsidR="003F1417" w:rsidRDefault="003F1417" w:rsidP="003F1417">
      <w:r>
        <w:rPr>
          <w:rStyle w:val="CommentReference"/>
        </w:rPr>
        <w:annotationRef/>
      </w:r>
      <w:r>
        <w:rPr>
          <w:sz w:val="20"/>
          <w:szCs w:val="20"/>
        </w:rPr>
        <w:t>Is this what is meant by lower GA in the previous sentence?</w:t>
      </w:r>
    </w:p>
  </w:comment>
  <w:comment w:id="127" w:author="lvesel@ariadnelabs.org" w:date="2025-06-15T06:55:00Z" w:initials="lv">
    <w:p w14:paraId="53CB30B1" w14:textId="56B6CCB7" w:rsidR="0029090B" w:rsidRDefault="00E90B39">
      <w:pPr>
        <w:pStyle w:val="CommentText"/>
      </w:pPr>
      <w:r>
        <w:rPr>
          <w:rStyle w:val="CommentReference"/>
        </w:rPr>
        <w:annotationRef/>
      </w:r>
      <w:r w:rsidRPr="0822B699">
        <w:t xml:space="preserve">Can you please move the title to the top of the table. We will need this table to be available in the doc and be able to manipulate it rather than just a screen shot please. </w:t>
      </w:r>
    </w:p>
  </w:comment>
  <w:comment w:id="128" w:author="Eric Ohuma" w:date="2025-07-17T16:24:00Z" w:initials="EO">
    <w:p w14:paraId="347F7A6D" w14:textId="3280A39E" w:rsidR="0029090B" w:rsidRDefault="00E90B39">
      <w:pPr>
        <w:pStyle w:val="CommentText"/>
      </w:pPr>
      <w:r>
        <w:rPr>
          <w:rStyle w:val="CommentReference"/>
        </w:rPr>
        <w:annotationRef/>
      </w:r>
      <w:r w:rsidRPr="2F3FA30B">
        <w:t>If we don't have editable tables, we should ask Simon</w:t>
      </w:r>
    </w:p>
  </w:comment>
  <w:comment w:id="587" w:author="lvesel@ariadnelabs.org" w:date="2025-06-15T06:56:00Z" w:initials="lv">
    <w:p w14:paraId="2AD812CD" w14:textId="2063D0D1" w:rsidR="0029090B" w:rsidRDefault="00E90B39">
      <w:pPr>
        <w:pStyle w:val="CommentText"/>
      </w:pPr>
      <w:r>
        <w:rPr>
          <w:rStyle w:val="CommentReference"/>
        </w:rPr>
        <w:annotationRef/>
      </w:r>
      <w:r w:rsidRPr="710A2B25">
        <w:t>Same edits and comment as above for table 2</w:t>
      </w:r>
    </w:p>
  </w:comment>
  <w:comment w:id="588" w:author="Eric Ohuma" w:date="2025-07-17T16:25:00Z" w:initials="EO">
    <w:p w14:paraId="5141C7A8" w14:textId="6F3A3AB7" w:rsidR="0029090B" w:rsidRDefault="00E90B39">
      <w:pPr>
        <w:pStyle w:val="CommentText"/>
      </w:pPr>
      <w:r>
        <w:rPr>
          <w:rStyle w:val="CommentReference"/>
        </w:rPr>
        <w:annotationRef/>
      </w:r>
      <w:r w:rsidRPr="7BE3DFAE">
        <w:t>If we don't have editable tables, we should ask Simon</w:t>
      </w:r>
    </w:p>
  </w:comment>
  <w:comment w:id="589" w:author="Eric Ohuma" w:date="2025-09-16T22:06:00Z" w:initials="EO">
    <w:p w14:paraId="6CB964CD" w14:textId="32E64890" w:rsidR="006D68B7" w:rsidRDefault="006D68B7" w:rsidP="006D68B7">
      <w:r>
        <w:rPr>
          <w:rStyle w:val="CommentReference"/>
        </w:rPr>
        <w:annotationRef/>
      </w:r>
      <w:r>
        <w:rPr>
          <w:sz w:val="20"/>
          <w:szCs w:val="20"/>
        </w:rPr>
        <w:t>Refer to previous comment on use of terminology such as stunting for growth outcomes at birth - avoid and just use eg WAZ, LAZ etc</w:t>
      </w:r>
    </w:p>
  </w:comment>
  <w:comment w:id="1010" w:author="Eric Ohuma" w:date="2025-08-28T12:00:00Z" w:initials="EO">
    <w:p w14:paraId="29FF1CAF" w14:textId="3ED8898F" w:rsidR="00852950" w:rsidRDefault="00852950" w:rsidP="00934AFD">
      <w:r>
        <w:rPr>
          <w:rStyle w:val="CommentReference"/>
        </w:rPr>
        <w:annotationRef/>
      </w:r>
      <w:r>
        <w:rPr>
          <w:sz w:val="20"/>
          <w:szCs w:val="20"/>
        </w:rPr>
        <w:t>Just to make sure I am interpreting this correctly. Of the  515 preterms, 95.5% are classified as udnerweight using WHO-GS while only 7.4% when using IG-21st?</w:t>
      </w:r>
    </w:p>
  </w:comment>
  <w:comment w:id="1011" w:author="Sara Strout" w:date="2025-09-11T10:51:00Z" w:initials="SS">
    <w:p w14:paraId="2F21BCA4" w14:textId="77777777" w:rsidR="00852950" w:rsidRDefault="00852950" w:rsidP="00E15CEB">
      <w:r>
        <w:rPr>
          <w:rStyle w:val="CommentReference"/>
        </w:rPr>
        <w:annotationRef/>
      </w:r>
      <w:r>
        <w:rPr>
          <w:sz w:val="20"/>
          <w:szCs w:val="20"/>
        </w:rPr>
        <w:t>Yes that's correct</w:t>
      </w:r>
    </w:p>
  </w:comment>
  <w:comment w:id="1376" w:author="Sara Strout" w:date="2025-05-01T14:45:00Z" w:initials="SS">
    <w:p w14:paraId="4F6F2AB9" w14:textId="66678C4F" w:rsidR="00720229" w:rsidRDefault="00720229" w:rsidP="00720229">
      <w:r>
        <w:rPr>
          <w:rStyle w:val="CommentReference"/>
        </w:rPr>
        <w:annotationRef/>
      </w:r>
      <w:r>
        <w:rPr>
          <w:sz w:val="20"/>
          <w:szCs w:val="20"/>
        </w:rPr>
        <w:t>Do we have a better Figure 1 as this one from the PowerPoint is very blurry?</w:t>
      </w:r>
    </w:p>
  </w:comment>
  <w:comment w:id="1377" w:author="lvesel@ariadnelabs.org" w:date="2025-06-15T06:59:00Z" w:initials="lv">
    <w:p w14:paraId="3D8E0CC7" w14:textId="3E5DCEF2" w:rsidR="0029090B" w:rsidRDefault="00E90B39">
      <w:pPr>
        <w:pStyle w:val="CommentText"/>
      </w:pPr>
      <w:r>
        <w:rPr>
          <w:rStyle w:val="CommentReference"/>
        </w:rPr>
        <w:annotationRef/>
      </w:r>
      <w:r w:rsidRPr="03999B61">
        <w:t>If not saved elsewhere in Onedrive, we can ask Simon for the figures -- please just note down which ones you need</w:t>
      </w:r>
    </w:p>
  </w:comment>
  <w:comment w:id="1385" w:author="lvesel@ariadnelabs.org" w:date="2025-06-15T06:58:00Z" w:initials="lv">
    <w:p w14:paraId="6911AF03" w14:textId="0B41FF4F" w:rsidR="00033AAC" w:rsidRDefault="00033AAC" w:rsidP="00033AAC">
      <w:pPr>
        <w:pStyle w:val="CommentText"/>
      </w:pPr>
      <w:r>
        <w:rPr>
          <w:rStyle w:val="CommentReference"/>
        </w:rPr>
        <w:annotationRef/>
      </w:r>
      <w:r w:rsidRPr="1429BBAD">
        <w:t>Title should be below the figure</w:t>
      </w:r>
    </w:p>
    <w:p w14:paraId="6673E65F" w14:textId="77777777" w:rsidR="00033AAC" w:rsidRDefault="00033AAC" w:rsidP="00033AAC">
      <w:pPr>
        <w:pStyle w:val="CommentText"/>
      </w:pPr>
      <w:r w:rsidRPr="69261ABB">
        <w:t>And suggest putting them horizontally next to each other</w:t>
      </w:r>
    </w:p>
  </w:comment>
  <w:comment w:id="1394" w:author="Eric Ohuma" w:date="2025-08-28T12:54:00Z" w:initials="EO">
    <w:p w14:paraId="668C39D9" w14:textId="479E2184" w:rsidR="00B24335" w:rsidRDefault="00B24335" w:rsidP="00B24335">
      <w:r>
        <w:rPr>
          <w:rStyle w:val="CommentReference"/>
        </w:rPr>
        <w:annotationRef/>
      </w:r>
      <w:r>
        <w:rPr>
          <w:sz w:val="20"/>
          <w:szCs w:val="20"/>
        </w:rPr>
        <w:t>This sentence needs revision - not clear what is meant by shrinking and growing - please re-write</w:t>
      </w:r>
    </w:p>
  </w:comment>
  <w:comment w:id="1395" w:author="Eric Ohuma" w:date="2025-08-28T12:56:00Z" w:initials="EO">
    <w:p w14:paraId="3FEC7DF8" w14:textId="77777777" w:rsidR="00B24335" w:rsidRDefault="00B24335" w:rsidP="00B24335">
      <w:r>
        <w:rPr>
          <w:rStyle w:val="CommentReference"/>
        </w:rPr>
        <w:annotationRef/>
      </w:r>
      <w:r>
        <w:rPr>
          <w:sz w:val="20"/>
          <w:szCs w:val="20"/>
        </w:rPr>
        <w:t>In this section, as it is results, it is better to quote the numbers as opposed to just using qualitative statements such as "slower or faster" - add numbers and be clear what is being compared</w:t>
      </w:r>
    </w:p>
  </w:comment>
  <w:comment w:id="1400" w:author="Eric Ohuma" w:date="2025-08-28T12:58:00Z" w:initials="EO">
    <w:p w14:paraId="5DFEAB9E" w14:textId="77777777" w:rsidR="00B24335" w:rsidRDefault="00B24335" w:rsidP="00B24335">
      <w:r>
        <w:rPr>
          <w:rStyle w:val="CommentReference"/>
        </w:rPr>
        <w:annotationRef/>
      </w:r>
      <w:r>
        <w:rPr>
          <w:sz w:val="20"/>
          <w:szCs w:val="20"/>
        </w:rPr>
        <w:t>Please rewrite these sentences as they are not very clear. What does stable mean - means no change in z-scores so I would state that.</w:t>
      </w:r>
    </w:p>
    <w:p w14:paraId="0E0AC3FD" w14:textId="77777777" w:rsidR="00B24335" w:rsidRDefault="00B24335" w:rsidP="00B24335"/>
    <w:p w14:paraId="20B7F81D" w14:textId="77777777" w:rsidR="00B24335" w:rsidRDefault="00B24335" w:rsidP="00B24335">
      <w:r>
        <w:rPr>
          <w:sz w:val="20"/>
          <w:szCs w:val="20"/>
        </w:rPr>
        <w:t>The results section is not for interpretation of results but rather just stating what you found and then can be discussed and put in context in the discussion section</w:t>
      </w:r>
    </w:p>
  </w:comment>
  <w:comment w:id="2148" w:author="lvesel@ariadnelabs.org" w:date="2025-06-15T07:43:00Z" w:initials="lv">
    <w:p w14:paraId="57295318" w14:textId="346A4A11" w:rsidR="0029090B" w:rsidRDefault="00E90B39">
      <w:pPr>
        <w:pStyle w:val="CommentText"/>
      </w:pPr>
      <w:r>
        <w:rPr>
          <w:rStyle w:val="CommentReference"/>
        </w:rPr>
        <w:annotationRef/>
      </w:r>
      <w:r w:rsidRPr="5C75F2AF">
        <w:t xml:space="preserve">There is a lot in this paper; I think we will need to cut...wondering if we can cut some of the text in this conditional analyses section. To discuss with Eric on our next call. </w:t>
      </w:r>
    </w:p>
  </w:comment>
  <w:comment w:id="2149" w:author="Eric Ohuma" w:date="2025-07-17T16:32:00Z" w:initials="EO">
    <w:p w14:paraId="35A67385" w14:textId="682B302B" w:rsidR="0029090B" w:rsidRDefault="00E90B39">
      <w:pPr>
        <w:pStyle w:val="CommentText"/>
      </w:pPr>
      <w:r>
        <w:rPr>
          <w:rStyle w:val="CommentReference"/>
        </w:rPr>
        <w:annotationRef/>
      </w:r>
      <w:r w:rsidRPr="34B35FD0">
        <w:t>I agree with Linda. We need to cut down and focus on main points and then refer to the figure.</w:t>
      </w:r>
    </w:p>
    <w:p w14:paraId="0F7DF477" w14:textId="760F24DF" w:rsidR="0029090B" w:rsidRDefault="0029090B">
      <w:pPr>
        <w:pStyle w:val="CommentText"/>
      </w:pPr>
    </w:p>
    <w:p w14:paraId="4A6199B1" w14:textId="2D9B1C75" w:rsidR="0029090B" w:rsidRDefault="00E90B39">
      <w:pPr>
        <w:pStyle w:val="CommentText"/>
      </w:pPr>
      <w:r w:rsidRPr="0AE45226">
        <w:t>Please use the paper by Nandita as a template</w:t>
      </w:r>
    </w:p>
  </w:comment>
  <w:comment w:id="2207" w:author="lvesel@ariadnelabs.org" w:date="2025-06-15T07:59:00Z" w:initials="lv">
    <w:p w14:paraId="1FC1A01C" w14:textId="0A92C9EF" w:rsidR="0029090B" w:rsidRDefault="00E90B39">
      <w:pPr>
        <w:pStyle w:val="CommentText"/>
      </w:pPr>
      <w:r>
        <w:rPr>
          <w:rStyle w:val="CommentReference"/>
        </w:rPr>
        <w:annotationRef/>
      </w:r>
      <w:r w:rsidRPr="74D24EF2">
        <w:t xml:space="preserve">Will be good to check with Eric on the Perumal study. However, in LIFE, we did not rely on Dubowitz. Actually, we rarely ended up using the GAs derived from Dubowitz but it is true that they were based on various sources. </w:t>
      </w:r>
    </w:p>
  </w:comment>
  <w:comment w:id="2208" w:author="Sansiveri, Linda" w:date="2025-09-24T12:28:00Z" w:initials="LV">
    <w:p w14:paraId="03EA4EC1" w14:textId="77777777" w:rsidR="00735AA7" w:rsidRDefault="00735AA7" w:rsidP="00735AA7">
      <w:r>
        <w:rPr>
          <w:rStyle w:val="CommentReference"/>
        </w:rPr>
        <w:annotationRef/>
      </w:r>
      <w:r>
        <w:rPr>
          <w:sz w:val="20"/>
          <w:szCs w:val="20"/>
        </w:rPr>
        <w:t>@eric?</w:t>
      </w:r>
    </w:p>
  </w:comment>
  <w:comment w:id="2216" w:author="lvesel@ariadnelabs.org" w:date="2025-06-15T08:01:00Z" w:initials="lv">
    <w:p w14:paraId="41753AC8" w14:textId="7F18D4AD" w:rsidR="0029090B" w:rsidRDefault="00E90B39">
      <w:pPr>
        <w:pStyle w:val="CommentText"/>
      </w:pPr>
      <w:r>
        <w:rPr>
          <w:rStyle w:val="CommentReference"/>
        </w:rPr>
        <w:annotationRef/>
      </w:r>
      <w:r w:rsidRPr="498103B6">
        <w:t>I suggest we reiterate the so what. What this means for clinical care, tracking towards global targets, resource allocation...</w:t>
      </w:r>
    </w:p>
  </w:comment>
  <w:comment w:id="2222" w:author="Sansiveri, Linda" w:date="2025-09-24T12:32:00Z" w:initials="LV">
    <w:p w14:paraId="0105B2B6" w14:textId="77777777" w:rsidR="00735AA7" w:rsidRDefault="00735AA7" w:rsidP="00735AA7">
      <w:r>
        <w:rPr>
          <w:rStyle w:val="CommentReference"/>
        </w:rPr>
        <w:annotationRef/>
      </w:r>
      <w:r>
        <w:rPr>
          <w:sz w:val="20"/>
          <w:szCs w:val="20"/>
        </w:rPr>
        <w:t xml:space="preserve">Shall we also acknowledge Nandita since we use her and the co-authors' approach? I know she is in TAG but might be worthwhile. </w:t>
      </w:r>
    </w:p>
  </w:comment>
  <w:comment w:id="2223" w:author="Sara Strout" w:date="2025-10-14T19:46:00Z" w:initials="SS">
    <w:p w14:paraId="5D3BC3A0" w14:textId="77777777" w:rsidR="001F6235" w:rsidRDefault="001F6235" w:rsidP="001F6235">
      <w:r>
        <w:rPr>
          <w:rStyle w:val="CommentReference"/>
        </w:rPr>
        <w:annotationRef/>
      </w:r>
      <w:r>
        <w:rPr>
          <w:sz w:val="20"/>
          <w:szCs w:val="20"/>
        </w:rPr>
        <w:t>Thanks Linda. I have added a sentence acknowledging Nandita and that paper. Let me know your thoughts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23B8DC" w15:done="1"/>
  <w15:commentEx w15:paraId="57D53D7C" w15:done="1"/>
  <w15:commentEx w15:paraId="7BC6C4DB" w15:done="1"/>
  <w15:commentEx w15:paraId="2D37BF9E" w15:done="1"/>
  <w15:commentEx w15:paraId="6712F5A1" w15:done="1"/>
  <w15:commentEx w15:paraId="5939C6EA" w15:done="1"/>
  <w15:commentEx w15:paraId="5A5741B4" w15:done="1"/>
  <w15:commentEx w15:paraId="251EED60" w15:done="1"/>
  <w15:commentEx w15:paraId="7D8F0FA8" w15:done="1"/>
  <w15:commentEx w15:paraId="22981A71" w15:done="1"/>
  <w15:commentEx w15:paraId="0983A933" w15:paraIdParent="22981A71" w15:done="1"/>
  <w15:commentEx w15:paraId="32F4340F" w15:done="0"/>
  <w15:commentEx w15:paraId="577CBE67" w15:paraIdParent="32F4340F" w15:done="0"/>
  <w15:commentEx w15:paraId="2E28646A" w15:done="1"/>
  <w15:commentEx w15:paraId="6C41749C" w15:done="1"/>
  <w15:commentEx w15:paraId="5A949CB4" w15:done="1"/>
  <w15:commentEx w15:paraId="124C87A0" w15:paraIdParent="5A949CB4" w15:done="1"/>
  <w15:commentEx w15:paraId="1CFBBDA0" w15:done="1"/>
  <w15:commentEx w15:paraId="00A654F5" w15:done="1"/>
  <w15:commentEx w15:paraId="319F17C4" w15:done="1"/>
  <w15:commentEx w15:paraId="2A773B4D" w15:paraIdParent="319F17C4" w15:done="1"/>
  <w15:commentEx w15:paraId="533DC740" w15:done="1"/>
  <w15:commentEx w15:paraId="21776665" w15:done="1"/>
  <w15:commentEx w15:paraId="53CB30B1" w15:done="1"/>
  <w15:commentEx w15:paraId="347F7A6D" w15:paraIdParent="53CB30B1" w15:done="1"/>
  <w15:commentEx w15:paraId="2AD812CD" w15:done="1"/>
  <w15:commentEx w15:paraId="5141C7A8" w15:paraIdParent="2AD812CD" w15:done="1"/>
  <w15:commentEx w15:paraId="6CB964CD" w15:done="1"/>
  <w15:commentEx w15:paraId="29FF1CAF" w15:done="1"/>
  <w15:commentEx w15:paraId="2F21BCA4" w15:paraIdParent="29FF1CAF" w15:done="1"/>
  <w15:commentEx w15:paraId="4F6F2AB9" w15:done="1"/>
  <w15:commentEx w15:paraId="3D8E0CC7" w15:paraIdParent="4F6F2AB9" w15:done="1"/>
  <w15:commentEx w15:paraId="6673E65F" w15:done="1"/>
  <w15:commentEx w15:paraId="668C39D9" w15:done="1"/>
  <w15:commentEx w15:paraId="3FEC7DF8" w15:done="1"/>
  <w15:commentEx w15:paraId="20B7F81D" w15:done="1"/>
  <w15:commentEx w15:paraId="57295318" w15:done="1"/>
  <w15:commentEx w15:paraId="4A6199B1" w15:paraIdParent="57295318" w15:done="1"/>
  <w15:commentEx w15:paraId="1FC1A01C" w15:done="0"/>
  <w15:commentEx w15:paraId="03EA4EC1" w15:paraIdParent="1FC1A01C" w15:done="0"/>
  <w15:commentEx w15:paraId="41753AC8" w15:done="1"/>
  <w15:commentEx w15:paraId="0105B2B6" w15:done="0"/>
  <w15:commentEx w15:paraId="5D3BC3A0" w15:paraIdParent="0105B2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B407BF" w16cex:dateUtc="2025-09-16T07:54:00Z"/>
  <w16cex:commentExtensible w16cex:durableId="54A50039" w16cex:dateUtc="2025-09-23T14:35:00Z"/>
  <w16cex:commentExtensible w16cex:durableId="450FCE83" w16cex:dateUtc="2025-09-23T14:31:00Z"/>
  <w16cex:commentExtensible w16cex:durableId="3BA59CF9" w16cex:dateUtc="2025-09-16T08:12:00Z"/>
  <w16cex:commentExtensible w16cex:durableId="3E560673" w16cex:dateUtc="2025-06-15T11:17:00Z"/>
  <w16cex:commentExtensible w16cex:durableId="39EBF388" w16cex:dateUtc="2025-07-17T15:14:00Z"/>
  <w16cex:commentExtensible w16cex:durableId="37EB9765" w16cex:dateUtc="2025-08-28T10:44:00Z"/>
  <w16cex:commentExtensible w16cex:durableId="485344BE" w16cex:dateUtc="2025-09-16T08:33:00Z"/>
  <w16cex:commentExtensible w16cex:durableId="0649B4C3" w16cex:dateUtc="2025-09-24T16:08:00Z"/>
  <w16cex:commentExtensible w16cex:durableId="177D0A1A" w16cex:dateUtc="2025-06-15T11:20:00Z"/>
  <w16cex:commentExtensible w16cex:durableId="03B51F73" w16cex:dateUtc="2025-07-17T15:19:00Z"/>
  <w16cex:commentExtensible w16cex:durableId="692E84D0" w16cex:dateUtc="2025-09-16T20:55:00Z"/>
  <w16cex:commentExtensible w16cex:durableId="2A8738B3" w16cex:dateUtc="2025-09-24T16:12:00Z"/>
  <w16cex:commentExtensible w16cex:durableId="44EAFAFB" w16cex:dateUtc="2025-06-15T10:40:00Z"/>
  <w16cex:commentExtensible w16cex:durableId="1D77FEFF" w16cex:dateUtc="2025-09-16T20:56:00Z"/>
  <w16cex:commentExtensible w16cex:durableId="4D7BB0EC" w16cex:dateUtc="2025-07-17T15:24:00Z"/>
  <w16cex:commentExtensible w16cex:durableId="5D15A23B" w16cex:dateUtc="2025-09-24T16:14:00Z"/>
  <w16cex:commentExtensible w16cex:durableId="064868CC" w16cex:dateUtc="2025-09-16T20:58:00Z"/>
  <w16cex:commentExtensible w16cex:durableId="683E2586" w16cex:dateUtc="2025-09-16T20:59:00Z"/>
  <w16cex:commentExtensible w16cex:durableId="341720B7" w16cex:dateUtc="2025-07-17T15:24:00Z"/>
  <w16cex:commentExtensible w16cex:durableId="0EF8A582" w16cex:dateUtc="2025-09-24T16:14:00Z"/>
  <w16cex:commentExtensible w16cex:durableId="477222E2" w16cex:dateUtc="2025-09-16T20:58:00Z"/>
  <w16cex:commentExtensible w16cex:durableId="709B0FE0" w16cex:dateUtc="2025-09-16T20:59:00Z"/>
  <w16cex:commentExtensible w16cex:durableId="17C907E7" w16cex:dateUtc="2025-06-15T10:55:00Z"/>
  <w16cex:commentExtensible w16cex:durableId="1B5FF224" w16cex:dateUtc="2025-07-17T15:24:00Z"/>
  <w16cex:commentExtensible w16cex:durableId="49665BBB" w16cex:dateUtc="2025-06-15T10:56:00Z"/>
  <w16cex:commentExtensible w16cex:durableId="7D0BB36F" w16cex:dateUtc="2025-07-17T15:25:00Z"/>
  <w16cex:commentExtensible w16cex:durableId="5EF266FD" w16cex:dateUtc="2025-09-16T21:06:00Z"/>
  <w16cex:commentExtensible w16cex:durableId="571DE755" w16cex:dateUtc="2025-08-28T11:00:00Z"/>
  <w16cex:commentExtensible w16cex:durableId="5411585A" w16cex:dateUtc="2025-09-11T14:51:00Z"/>
  <w16cex:commentExtensible w16cex:durableId="659B23F3" w16cex:dateUtc="2025-05-01T18:45:00Z"/>
  <w16cex:commentExtensible w16cex:durableId="0E73191B" w16cex:dateUtc="2025-06-15T10:59:00Z"/>
  <w16cex:commentExtensible w16cex:durableId="4B2ACE59" w16cex:dateUtc="2025-06-15T10:58:00Z"/>
  <w16cex:commentExtensible w16cex:durableId="32926B9C" w16cex:dateUtc="2025-08-28T11:54:00Z"/>
  <w16cex:commentExtensible w16cex:durableId="6545EF22" w16cex:dateUtc="2025-08-28T11:56:00Z"/>
  <w16cex:commentExtensible w16cex:durableId="55A6D71C" w16cex:dateUtc="2025-08-28T11:58:00Z"/>
  <w16cex:commentExtensible w16cex:durableId="23393BF4" w16cex:dateUtc="2025-06-15T11:43:00Z"/>
  <w16cex:commentExtensible w16cex:durableId="4E515771" w16cex:dateUtc="2025-07-17T15:32:00Z"/>
  <w16cex:commentExtensible w16cex:durableId="121FEA7F" w16cex:dateUtc="2025-06-15T11:59:00Z"/>
  <w16cex:commentExtensible w16cex:durableId="045FA9BA" w16cex:dateUtc="2025-09-24T16:28:00Z"/>
  <w16cex:commentExtensible w16cex:durableId="53FE7501" w16cex:dateUtc="2025-06-15T12:01:00Z"/>
  <w16cex:commentExtensible w16cex:durableId="76723D0B" w16cex:dateUtc="2025-09-24T16:32:00Z"/>
  <w16cex:commentExtensible w16cex:durableId="6E357848" w16cex:dateUtc="2025-10-15T0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23B8DC" w16cid:durableId="1CB407BF"/>
  <w16cid:commentId w16cid:paraId="57D53D7C" w16cid:durableId="54A50039"/>
  <w16cid:commentId w16cid:paraId="7BC6C4DB" w16cid:durableId="450FCE83"/>
  <w16cid:commentId w16cid:paraId="2D37BF9E" w16cid:durableId="3BA59CF9"/>
  <w16cid:commentId w16cid:paraId="6712F5A1" w16cid:durableId="3E560673"/>
  <w16cid:commentId w16cid:paraId="5939C6EA" w16cid:durableId="39EBF388"/>
  <w16cid:commentId w16cid:paraId="5A5741B4" w16cid:durableId="37EB9765"/>
  <w16cid:commentId w16cid:paraId="251EED60" w16cid:durableId="485344BE"/>
  <w16cid:commentId w16cid:paraId="7D8F0FA8" w16cid:durableId="0649B4C3"/>
  <w16cid:commentId w16cid:paraId="22981A71" w16cid:durableId="177D0A1A"/>
  <w16cid:commentId w16cid:paraId="0983A933" w16cid:durableId="03B51F73"/>
  <w16cid:commentId w16cid:paraId="32F4340F" w16cid:durableId="692E84D0"/>
  <w16cid:commentId w16cid:paraId="577CBE67" w16cid:durableId="2A8738B3"/>
  <w16cid:commentId w16cid:paraId="2E28646A" w16cid:durableId="44EAFAFB"/>
  <w16cid:commentId w16cid:paraId="6C41749C" w16cid:durableId="1D77FEFF"/>
  <w16cid:commentId w16cid:paraId="5A949CB4" w16cid:durableId="4D7BB0EC"/>
  <w16cid:commentId w16cid:paraId="124C87A0" w16cid:durableId="5D15A23B"/>
  <w16cid:commentId w16cid:paraId="1CFBBDA0" w16cid:durableId="064868CC"/>
  <w16cid:commentId w16cid:paraId="00A654F5" w16cid:durableId="683E2586"/>
  <w16cid:commentId w16cid:paraId="319F17C4" w16cid:durableId="341720B7"/>
  <w16cid:commentId w16cid:paraId="2A773B4D" w16cid:durableId="0EF8A582"/>
  <w16cid:commentId w16cid:paraId="533DC740" w16cid:durableId="477222E2"/>
  <w16cid:commentId w16cid:paraId="21776665" w16cid:durableId="709B0FE0"/>
  <w16cid:commentId w16cid:paraId="53CB30B1" w16cid:durableId="17C907E7"/>
  <w16cid:commentId w16cid:paraId="347F7A6D" w16cid:durableId="1B5FF224"/>
  <w16cid:commentId w16cid:paraId="2AD812CD" w16cid:durableId="49665BBB"/>
  <w16cid:commentId w16cid:paraId="5141C7A8" w16cid:durableId="7D0BB36F"/>
  <w16cid:commentId w16cid:paraId="6CB964CD" w16cid:durableId="5EF266FD"/>
  <w16cid:commentId w16cid:paraId="29FF1CAF" w16cid:durableId="571DE755"/>
  <w16cid:commentId w16cid:paraId="2F21BCA4" w16cid:durableId="5411585A"/>
  <w16cid:commentId w16cid:paraId="4F6F2AB9" w16cid:durableId="659B23F3"/>
  <w16cid:commentId w16cid:paraId="3D8E0CC7" w16cid:durableId="0E73191B"/>
  <w16cid:commentId w16cid:paraId="6673E65F" w16cid:durableId="4B2ACE59"/>
  <w16cid:commentId w16cid:paraId="668C39D9" w16cid:durableId="32926B9C"/>
  <w16cid:commentId w16cid:paraId="3FEC7DF8" w16cid:durableId="6545EF22"/>
  <w16cid:commentId w16cid:paraId="20B7F81D" w16cid:durableId="55A6D71C"/>
  <w16cid:commentId w16cid:paraId="57295318" w16cid:durableId="23393BF4"/>
  <w16cid:commentId w16cid:paraId="4A6199B1" w16cid:durableId="4E515771"/>
  <w16cid:commentId w16cid:paraId="1FC1A01C" w16cid:durableId="121FEA7F"/>
  <w16cid:commentId w16cid:paraId="03EA4EC1" w16cid:durableId="045FA9BA"/>
  <w16cid:commentId w16cid:paraId="41753AC8" w16cid:durableId="53FE7501"/>
  <w16cid:commentId w16cid:paraId="0105B2B6" w16cid:durableId="76723D0B"/>
  <w16cid:commentId w16cid:paraId="5D3BC3A0" w16cid:durableId="6E3578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C4409" w14:textId="77777777" w:rsidR="005606D2" w:rsidRDefault="005606D2" w:rsidP="001F6235">
      <w:pPr>
        <w:spacing w:after="0" w:line="240" w:lineRule="auto"/>
      </w:pPr>
      <w:r>
        <w:separator/>
      </w:r>
    </w:p>
  </w:endnote>
  <w:endnote w:type="continuationSeparator" w:id="0">
    <w:p w14:paraId="103FB1D1" w14:textId="77777777" w:rsidR="005606D2" w:rsidRDefault="005606D2" w:rsidP="001F6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9AA61" w14:textId="77777777" w:rsidR="005606D2" w:rsidRDefault="005606D2" w:rsidP="001F6235">
      <w:pPr>
        <w:spacing w:after="0" w:line="240" w:lineRule="auto"/>
      </w:pPr>
      <w:r>
        <w:separator/>
      </w:r>
    </w:p>
  </w:footnote>
  <w:footnote w:type="continuationSeparator" w:id="0">
    <w:p w14:paraId="54D823EF" w14:textId="77777777" w:rsidR="005606D2" w:rsidRDefault="005606D2" w:rsidP="001F62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E29"/>
    <w:multiLevelType w:val="hybridMultilevel"/>
    <w:tmpl w:val="1138D0CE"/>
    <w:lvl w:ilvl="0" w:tplc="28BE58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13253C"/>
    <w:multiLevelType w:val="multilevel"/>
    <w:tmpl w:val="4E5A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728F3"/>
    <w:multiLevelType w:val="hybridMultilevel"/>
    <w:tmpl w:val="ACA82276"/>
    <w:lvl w:ilvl="0" w:tplc="28BE58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2413E4"/>
    <w:multiLevelType w:val="hybridMultilevel"/>
    <w:tmpl w:val="6FE2AF7E"/>
    <w:lvl w:ilvl="0" w:tplc="28BE58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674536"/>
    <w:multiLevelType w:val="hybridMultilevel"/>
    <w:tmpl w:val="5BD447AE"/>
    <w:lvl w:ilvl="0" w:tplc="28BE58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E771E3"/>
    <w:multiLevelType w:val="multilevel"/>
    <w:tmpl w:val="AD3A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274123"/>
    <w:multiLevelType w:val="hybridMultilevel"/>
    <w:tmpl w:val="15ACD196"/>
    <w:lvl w:ilvl="0" w:tplc="28BE5874">
      <w:start w:val="2"/>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6B2BC5"/>
    <w:multiLevelType w:val="multilevel"/>
    <w:tmpl w:val="A996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3C35B0"/>
    <w:multiLevelType w:val="hybridMultilevel"/>
    <w:tmpl w:val="9E7462E8"/>
    <w:lvl w:ilvl="0" w:tplc="28BE58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ED5954"/>
    <w:multiLevelType w:val="hybridMultilevel"/>
    <w:tmpl w:val="8E76EC5A"/>
    <w:lvl w:ilvl="0" w:tplc="28BE58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56283D"/>
    <w:multiLevelType w:val="hybridMultilevel"/>
    <w:tmpl w:val="DAEE8478"/>
    <w:lvl w:ilvl="0" w:tplc="28BE58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3F7DA1"/>
    <w:multiLevelType w:val="hybridMultilevel"/>
    <w:tmpl w:val="B4B4E410"/>
    <w:lvl w:ilvl="0" w:tplc="28BE58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980DC2"/>
    <w:multiLevelType w:val="hybridMultilevel"/>
    <w:tmpl w:val="5074FDCA"/>
    <w:lvl w:ilvl="0" w:tplc="28BE58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09749D5"/>
    <w:multiLevelType w:val="hybridMultilevel"/>
    <w:tmpl w:val="BCC213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11532E7"/>
    <w:multiLevelType w:val="multilevel"/>
    <w:tmpl w:val="0B66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C05BF8"/>
    <w:multiLevelType w:val="multilevel"/>
    <w:tmpl w:val="19A673AE"/>
    <w:styleLink w:val="CurrentList1"/>
    <w:lvl w:ilvl="0">
      <w:start w:val="3"/>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480D5B59"/>
    <w:multiLevelType w:val="hybridMultilevel"/>
    <w:tmpl w:val="6F5C8476"/>
    <w:lvl w:ilvl="0" w:tplc="28BE58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506DB9"/>
    <w:multiLevelType w:val="hybridMultilevel"/>
    <w:tmpl w:val="41FCDE16"/>
    <w:lvl w:ilvl="0" w:tplc="28BE58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C6761F"/>
    <w:multiLevelType w:val="multilevel"/>
    <w:tmpl w:val="C096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BB574D"/>
    <w:multiLevelType w:val="hybridMultilevel"/>
    <w:tmpl w:val="B8426930"/>
    <w:lvl w:ilvl="0" w:tplc="28BE58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5486AA0"/>
    <w:multiLevelType w:val="hybridMultilevel"/>
    <w:tmpl w:val="32E286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AE292D"/>
    <w:multiLevelType w:val="multilevel"/>
    <w:tmpl w:val="19A673AE"/>
    <w:lvl w:ilvl="0">
      <w:start w:val="3"/>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678C3CDA"/>
    <w:multiLevelType w:val="multilevel"/>
    <w:tmpl w:val="8342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743D1E"/>
    <w:multiLevelType w:val="hybridMultilevel"/>
    <w:tmpl w:val="DFC89E58"/>
    <w:lvl w:ilvl="0" w:tplc="28BE58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1867132"/>
    <w:multiLevelType w:val="hybridMultilevel"/>
    <w:tmpl w:val="CD82AFE4"/>
    <w:lvl w:ilvl="0" w:tplc="28BE58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32775F0"/>
    <w:multiLevelType w:val="hybridMultilevel"/>
    <w:tmpl w:val="9188A94A"/>
    <w:lvl w:ilvl="0" w:tplc="28BE58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C23A7A"/>
    <w:multiLevelType w:val="hybridMultilevel"/>
    <w:tmpl w:val="4F6A1E20"/>
    <w:lvl w:ilvl="0" w:tplc="28BE5874">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97E2890"/>
    <w:multiLevelType w:val="hybridMultilevel"/>
    <w:tmpl w:val="A59865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9798913">
    <w:abstractNumId w:val="2"/>
  </w:num>
  <w:num w:numId="2" w16cid:durableId="2107191678">
    <w:abstractNumId w:val="25"/>
  </w:num>
  <w:num w:numId="3" w16cid:durableId="925502275">
    <w:abstractNumId w:val="17"/>
  </w:num>
  <w:num w:numId="4" w16cid:durableId="1017389680">
    <w:abstractNumId w:val="13"/>
  </w:num>
  <w:num w:numId="5" w16cid:durableId="340014914">
    <w:abstractNumId w:val="8"/>
  </w:num>
  <w:num w:numId="6" w16cid:durableId="1742480503">
    <w:abstractNumId w:val="7"/>
  </w:num>
  <w:num w:numId="7" w16cid:durableId="1564020678">
    <w:abstractNumId w:val="18"/>
  </w:num>
  <w:num w:numId="8" w16cid:durableId="1702977603">
    <w:abstractNumId w:val="10"/>
  </w:num>
  <w:num w:numId="9" w16cid:durableId="962267545">
    <w:abstractNumId w:val="5"/>
  </w:num>
  <w:num w:numId="10" w16cid:durableId="1612278418">
    <w:abstractNumId w:val="9"/>
  </w:num>
  <w:num w:numId="11" w16cid:durableId="888616046">
    <w:abstractNumId w:val="22"/>
  </w:num>
  <w:num w:numId="12" w16cid:durableId="42216603">
    <w:abstractNumId w:val="0"/>
  </w:num>
  <w:num w:numId="13" w16cid:durableId="1826318827">
    <w:abstractNumId w:val="6"/>
  </w:num>
  <w:num w:numId="14" w16cid:durableId="1408260324">
    <w:abstractNumId w:val="26"/>
  </w:num>
  <w:num w:numId="15" w16cid:durableId="1228147551">
    <w:abstractNumId w:val="24"/>
  </w:num>
  <w:num w:numId="16" w16cid:durableId="997227400">
    <w:abstractNumId w:val="19"/>
  </w:num>
  <w:num w:numId="17" w16cid:durableId="1088119040">
    <w:abstractNumId w:val="4"/>
  </w:num>
  <w:num w:numId="18" w16cid:durableId="1634021786">
    <w:abstractNumId w:val="11"/>
  </w:num>
  <w:num w:numId="19" w16cid:durableId="1079408494">
    <w:abstractNumId w:val="3"/>
  </w:num>
  <w:num w:numId="20" w16cid:durableId="1871841913">
    <w:abstractNumId w:val="23"/>
  </w:num>
  <w:num w:numId="21" w16cid:durableId="1092894115">
    <w:abstractNumId w:val="16"/>
  </w:num>
  <w:num w:numId="22" w16cid:durableId="714622944">
    <w:abstractNumId w:val="12"/>
  </w:num>
  <w:num w:numId="23" w16cid:durableId="1055741097">
    <w:abstractNumId w:val="14"/>
  </w:num>
  <w:num w:numId="24" w16cid:durableId="155534972">
    <w:abstractNumId w:val="27"/>
  </w:num>
  <w:num w:numId="25" w16cid:durableId="2112430565">
    <w:abstractNumId w:val="20"/>
  </w:num>
  <w:num w:numId="26" w16cid:durableId="2115588729">
    <w:abstractNumId w:val="21"/>
  </w:num>
  <w:num w:numId="27" w16cid:durableId="115485135">
    <w:abstractNumId w:val="15"/>
  </w:num>
  <w:num w:numId="28" w16cid:durableId="94824395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dencio Victor">
    <w15:presenceInfo w15:providerId="AD" w15:userId="S::lshva8@lshtm.ac.uk::759f441b-8501-4eea-842a-68449a447c48"/>
  </w15:person>
  <w15:person w15:author="Eric Ohuma">
    <w15:presenceInfo w15:providerId="AD" w15:userId="S::sdbleohu@lshtm.ac.uk::e1543c25-9aec-4dd0-9e77-3c7117b90791"/>
  </w15:person>
  <w15:person w15:author="Sansiveri, Linda">
    <w15:presenceInfo w15:providerId="AD" w15:userId="S::lvesel@hsph.harvard.edu::1392fbdc-3b08-464d-a8b0-4c673be5df9c"/>
  </w15:person>
  <w15:person w15:author="lvesel@ariadnelabs.org">
    <w15:presenceInfo w15:providerId="AD" w15:userId="S::urn:spo:guest#lvesel@ariadnelabs.org::"/>
  </w15:person>
  <w15:person w15:author="Audencio Victor Rafael">
    <w15:presenceInfo w15:providerId="Windows Live" w15:userId="b51e6eb8d68df13a"/>
  </w15:person>
  <w15:person w15:author="Sara Strout">
    <w15:presenceInfo w15:providerId="None" w15:userId="Sara Strou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5A0"/>
    <w:rsid w:val="00000562"/>
    <w:rsid w:val="000013E1"/>
    <w:rsid w:val="0000234E"/>
    <w:rsid w:val="00003C16"/>
    <w:rsid w:val="00010A2B"/>
    <w:rsid w:val="0001471A"/>
    <w:rsid w:val="000153B2"/>
    <w:rsid w:val="000159D0"/>
    <w:rsid w:val="00015BA8"/>
    <w:rsid w:val="00017808"/>
    <w:rsid w:val="00020732"/>
    <w:rsid w:val="00020733"/>
    <w:rsid w:val="00020F9A"/>
    <w:rsid w:val="000221EA"/>
    <w:rsid w:val="00033AAC"/>
    <w:rsid w:val="000375C4"/>
    <w:rsid w:val="00037F82"/>
    <w:rsid w:val="0004117F"/>
    <w:rsid w:val="0004387A"/>
    <w:rsid w:val="000452FE"/>
    <w:rsid w:val="00047483"/>
    <w:rsid w:val="000479CF"/>
    <w:rsid w:val="000554C6"/>
    <w:rsid w:val="0005656C"/>
    <w:rsid w:val="00060122"/>
    <w:rsid w:val="000611FF"/>
    <w:rsid w:val="00066ABB"/>
    <w:rsid w:val="00067520"/>
    <w:rsid w:val="000707FD"/>
    <w:rsid w:val="00071253"/>
    <w:rsid w:val="00071F89"/>
    <w:rsid w:val="00073054"/>
    <w:rsid w:val="00074D5F"/>
    <w:rsid w:val="00075A0A"/>
    <w:rsid w:val="000766EB"/>
    <w:rsid w:val="00080DE5"/>
    <w:rsid w:val="00081A94"/>
    <w:rsid w:val="000852F7"/>
    <w:rsid w:val="00085691"/>
    <w:rsid w:val="00086DBC"/>
    <w:rsid w:val="000911E9"/>
    <w:rsid w:val="00093199"/>
    <w:rsid w:val="00094677"/>
    <w:rsid w:val="000949CA"/>
    <w:rsid w:val="0009522B"/>
    <w:rsid w:val="000964CB"/>
    <w:rsid w:val="00096DDA"/>
    <w:rsid w:val="000A1D0D"/>
    <w:rsid w:val="000A1F6A"/>
    <w:rsid w:val="000A30BA"/>
    <w:rsid w:val="000A614E"/>
    <w:rsid w:val="000A66DB"/>
    <w:rsid w:val="000A68B0"/>
    <w:rsid w:val="000A72D4"/>
    <w:rsid w:val="000B0609"/>
    <w:rsid w:val="000B0EF0"/>
    <w:rsid w:val="000B71F2"/>
    <w:rsid w:val="000B7394"/>
    <w:rsid w:val="000C4493"/>
    <w:rsid w:val="000C4A95"/>
    <w:rsid w:val="000C5749"/>
    <w:rsid w:val="000C7556"/>
    <w:rsid w:val="000C7AB6"/>
    <w:rsid w:val="000D3102"/>
    <w:rsid w:val="000D4C01"/>
    <w:rsid w:val="000D5D5A"/>
    <w:rsid w:val="000D78C5"/>
    <w:rsid w:val="000E1CB1"/>
    <w:rsid w:val="000F1CD7"/>
    <w:rsid w:val="000F52C5"/>
    <w:rsid w:val="00100D8A"/>
    <w:rsid w:val="0010163D"/>
    <w:rsid w:val="001027FB"/>
    <w:rsid w:val="0010340B"/>
    <w:rsid w:val="00103E86"/>
    <w:rsid w:val="00106E52"/>
    <w:rsid w:val="0011021D"/>
    <w:rsid w:val="00115C6E"/>
    <w:rsid w:val="00115CA7"/>
    <w:rsid w:val="00116172"/>
    <w:rsid w:val="001247A2"/>
    <w:rsid w:val="00124CC6"/>
    <w:rsid w:val="00125199"/>
    <w:rsid w:val="001260DE"/>
    <w:rsid w:val="00127E39"/>
    <w:rsid w:val="00131586"/>
    <w:rsid w:val="001369D4"/>
    <w:rsid w:val="001376F7"/>
    <w:rsid w:val="00137976"/>
    <w:rsid w:val="001431C6"/>
    <w:rsid w:val="00143216"/>
    <w:rsid w:val="001449B5"/>
    <w:rsid w:val="001465B3"/>
    <w:rsid w:val="001518B8"/>
    <w:rsid w:val="00152D49"/>
    <w:rsid w:val="00154C23"/>
    <w:rsid w:val="00161E53"/>
    <w:rsid w:val="00164111"/>
    <w:rsid w:val="00172273"/>
    <w:rsid w:val="001753C6"/>
    <w:rsid w:val="00175A05"/>
    <w:rsid w:val="00180D0D"/>
    <w:rsid w:val="0018177A"/>
    <w:rsid w:val="00186EC1"/>
    <w:rsid w:val="00190BAD"/>
    <w:rsid w:val="0019102A"/>
    <w:rsid w:val="0019354A"/>
    <w:rsid w:val="00193824"/>
    <w:rsid w:val="001947B8"/>
    <w:rsid w:val="0019486B"/>
    <w:rsid w:val="00196CB6"/>
    <w:rsid w:val="001A2381"/>
    <w:rsid w:val="001A32F9"/>
    <w:rsid w:val="001A3AD3"/>
    <w:rsid w:val="001A56DB"/>
    <w:rsid w:val="001A59F2"/>
    <w:rsid w:val="001A708C"/>
    <w:rsid w:val="001A7117"/>
    <w:rsid w:val="001B195F"/>
    <w:rsid w:val="001B30E5"/>
    <w:rsid w:val="001B4967"/>
    <w:rsid w:val="001C3A29"/>
    <w:rsid w:val="001C5539"/>
    <w:rsid w:val="001C5FB1"/>
    <w:rsid w:val="001D01BD"/>
    <w:rsid w:val="001D0BEF"/>
    <w:rsid w:val="001D16E3"/>
    <w:rsid w:val="001D1F09"/>
    <w:rsid w:val="001D34F3"/>
    <w:rsid w:val="001D3AF1"/>
    <w:rsid w:val="001D4D95"/>
    <w:rsid w:val="001D523C"/>
    <w:rsid w:val="001E59E5"/>
    <w:rsid w:val="001E5EE9"/>
    <w:rsid w:val="001E68B4"/>
    <w:rsid w:val="001F021A"/>
    <w:rsid w:val="001F4E01"/>
    <w:rsid w:val="001F6235"/>
    <w:rsid w:val="001F6C85"/>
    <w:rsid w:val="001F7A53"/>
    <w:rsid w:val="00202386"/>
    <w:rsid w:val="00202EE7"/>
    <w:rsid w:val="00206462"/>
    <w:rsid w:val="00207AFE"/>
    <w:rsid w:val="00210216"/>
    <w:rsid w:val="00211A65"/>
    <w:rsid w:val="002127D6"/>
    <w:rsid w:val="00213DC5"/>
    <w:rsid w:val="00214E2E"/>
    <w:rsid w:val="0021543D"/>
    <w:rsid w:val="002158A5"/>
    <w:rsid w:val="00220DFF"/>
    <w:rsid w:val="00221809"/>
    <w:rsid w:val="0022491C"/>
    <w:rsid w:val="00226588"/>
    <w:rsid w:val="002302CB"/>
    <w:rsid w:val="002363F8"/>
    <w:rsid w:val="002364BE"/>
    <w:rsid w:val="00240484"/>
    <w:rsid w:val="00240941"/>
    <w:rsid w:val="00243267"/>
    <w:rsid w:val="00244955"/>
    <w:rsid w:val="002471A7"/>
    <w:rsid w:val="00255555"/>
    <w:rsid w:val="002562EE"/>
    <w:rsid w:val="00256FD4"/>
    <w:rsid w:val="00257A29"/>
    <w:rsid w:val="00260675"/>
    <w:rsid w:val="00263712"/>
    <w:rsid w:val="00264EDA"/>
    <w:rsid w:val="00267CD5"/>
    <w:rsid w:val="00271445"/>
    <w:rsid w:val="00273A47"/>
    <w:rsid w:val="00274CB7"/>
    <w:rsid w:val="00275C3E"/>
    <w:rsid w:val="00276CB9"/>
    <w:rsid w:val="00284B3C"/>
    <w:rsid w:val="002879E6"/>
    <w:rsid w:val="0029090B"/>
    <w:rsid w:val="00294428"/>
    <w:rsid w:val="00294F81"/>
    <w:rsid w:val="0029503F"/>
    <w:rsid w:val="002A2985"/>
    <w:rsid w:val="002A2DD0"/>
    <w:rsid w:val="002A59CF"/>
    <w:rsid w:val="002B16F8"/>
    <w:rsid w:val="002B2E0F"/>
    <w:rsid w:val="002B3BBA"/>
    <w:rsid w:val="002B713E"/>
    <w:rsid w:val="002C4715"/>
    <w:rsid w:val="002D32DF"/>
    <w:rsid w:val="002D5AD2"/>
    <w:rsid w:val="002D6EC8"/>
    <w:rsid w:val="002E1475"/>
    <w:rsid w:val="002E45AB"/>
    <w:rsid w:val="002F0166"/>
    <w:rsid w:val="002F0CE1"/>
    <w:rsid w:val="002F1FCC"/>
    <w:rsid w:val="002F2008"/>
    <w:rsid w:val="002F2FFC"/>
    <w:rsid w:val="002F5B95"/>
    <w:rsid w:val="00300EA6"/>
    <w:rsid w:val="003033D2"/>
    <w:rsid w:val="00303ABF"/>
    <w:rsid w:val="00305596"/>
    <w:rsid w:val="00310578"/>
    <w:rsid w:val="003110E0"/>
    <w:rsid w:val="003135DB"/>
    <w:rsid w:val="003152DF"/>
    <w:rsid w:val="003231F6"/>
    <w:rsid w:val="00323C2A"/>
    <w:rsid w:val="00326470"/>
    <w:rsid w:val="00333B71"/>
    <w:rsid w:val="00334BA7"/>
    <w:rsid w:val="00335456"/>
    <w:rsid w:val="00341FD9"/>
    <w:rsid w:val="003439FD"/>
    <w:rsid w:val="00344EDD"/>
    <w:rsid w:val="003470A9"/>
    <w:rsid w:val="00347A13"/>
    <w:rsid w:val="00351447"/>
    <w:rsid w:val="00357B6F"/>
    <w:rsid w:val="00360088"/>
    <w:rsid w:val="00361B43"/>
    <w:rsid w:val="00361BA3"/>
    <w:rsid w:val="00362D77"/>
    <w:rsid w:val="00367951"/>
    <w:rsid w:val="00373712"/>
    <w:rsid w:val="00374331"/>
    <w:rsid w:val="0037434C"/>
    <w:rsid w:val="003746EB"/>
    <w:rsid w:val="00382B80"/>
    <w:rsid w:val="00383990"/>
    <w:rsid w:val="00387BFC"/>
    <w:rsid w:val="003922A0"/>
    <w:rsid w:val="0039336A"/>
    <w:rsid w:val="003A1F13"/>
    <w:rsid w:val="003A272C"/>
    <w:rsid w:val="003A4A44"/>
    <w:rsid w:val="003B0C4E"/>
    <w:rsid w:val="003B223E"/>
    <w:rsid w:val="003B6C3A"/>
    <w:rsid w:val="003B748A"/>
    <w:rsid w:val="003C2221"/>
    <w:rsid w:val="003C4055"/>
    <w:rsid w:val="003D408F"/>
    <w:rsid w:val="003D5D66"/>
    <w:rsid w:val="003D6485"/>
    <w:rsid w:val="003E0ED0"/>
    <w:rsid w:val="003E1CCA"/>
    <w:rsid w:val="003E2AB8"/>
    <w:rsid w:val="003E3A6C"/>
    <w:rsid w:val="003E5F7D"/>
    <w:rsid w:val="003E706F"/>
    <w:rsid w:val="003F1362"/>
    <w:rsid w:val="003F1417"/>
    <w:rsid w:val="003F23ED"/>
    <w:rsid w:val="003F421E"/>
    <w:rsid w:val="003F7C99"/>
    <w:rsid w:val="004048DB"/>
    <w:rsid w:val="00412126"/>
    <w:rsid w:val="004146E2"/>
    <w:rsid w:val="00417A82"/>
    <w:rsid w:val="00420270"/>
    <w:rsid w:val="004208CC"/>
    <w:rsid w:val="00420F2B"/>
    <w:rsid w:val="00420FAD"/>
    <w:rsid w:val="00423CCA"/>
    <w:rsid w:val="00423EE1"/>
    <w:rsid w:val="00424049"/>
    <w:rsid w:val="004255BA"/>
    <w:rsid w:val="00426CA4"/>
    <w:rsid w:val="004305BE"/>
    <w:rsid w:val="00430ECA"/>
    <w:rsid w:val="00430EDA"/>
    <w:rsid w:val="004324A2"/>
    <w:rsid w:val="004327A2"/>
    <w:rsid w:val="00432C7B"/>
    <w:rsid w:val="00432F4C"/>
    <w:rsid w:val="0043314A"/>
    <w:rsid w:val="00434C59"/>
    <w:rsid w:val="00434E5D"/>
    <w:rsid w:val="00435827"/>
    <w:rsid w:val="00440FE5"/>
    <w:rsid w:val="004413B4"/>
    <w:rsid w:val="00441A23"/>
    <w:rsid w:val="00445A09"/>
    <w:rsid w:val="00446235"/>
    <w:rsid w:val="004509FF"/>
    <w:rsid w:val="004577D2"/>
    <w:rsid w:val="00457A88"/>
    <w:rsid w:val="00460CF7"/>
    <w:rsid w:val="004646D7"/>
    <w:rsid w:val="00466940"/>
    <w:rsid w:val="00467731"/>
    <w:rsid w:val="004677AA"/>
    <w:rsid w:val="00472B2A"/>
    <w:rsid w:val="0048089C"/>
    <w:rsid w:val="00481A3C"/>
    <w:rsid w:val="00483A70"/>
    <w:rsid w:val="00485B34"/>
    <w:rsid w:val="0048664A"/>
    <w:rsid w:val="00493D7D"/>
    <w:rsid w:val="00496692"/>
    <w:rsid w:val="004A1A8D"/>
    <w:rsid w:val="004A457D"/>
    <w:rsid w:val="004A51AB"/>
    <w:rsid w:val="004A52E3"/>
    <w:rsid w:val="004B1671"/>
    <w:rsid w:val="004C1337"/>
    <w:rsid w:val="004C1838"/>
    <w:rsid w:val="004C2807"/>
    <w:rsid w:val="004C429F"/>
    <w:rsid w:val="004C5A7A"/>
    <w:rsid w:val="004C5F78"/>
    <w:rsid w:val="004D092B"/>
    <w:rsid w:val="004D136B"/>
    <w:rsid w:val="004D18E4"/>
    <w:rsid w:val="004D1976"/>
    <w:rsid w:val="004D401B"/>
    <w:rsid w:val="004D5619"/>
    <w:rsid w:val="004D6969"/>
    <w:rsid w:val="004E0427"/>
    <w:rsid w:val="004E2611"/>
    <w:rsid w:val="004F03D6"/>
    <w:rsid w:val="004F1402"/>
    <w:rsid w:val="004F1A52"/>
    <w:rsid w:val="004F47C1"/>
    <w:rsid w:val="004F6357"/>
    <w:rsid w:val="004F66FF"/>
    <w:rsid w:val="004F71E7"/>
    <w:rsid w:val="004F7216"/>
    <w:rsid w:val="00505018"/>
    <w:rsid w:val="00505903"/>
    <w:rsid w:val="005107EE"/>
    <w:rsid w:val="00510E56"/>
    <w:rsid w:val="005118DD"/>
    <w:rsid w:val="00511A67"/>
    <w:rsid w:val="00514692"/>
    <w:rsid w:val="00515198"/>
    <w:rsid w:val="00521593"/>
    <w:rsid w:val="00523524"/>
    <w:rsid w:val="005236F3"/>
    <w:rsid w:val="0053334A"/>
    <w:rsid w:val="00534707"/>
    <w:rsid w:val="00535ED4"/>
    <w:rsid w:val="00537FFD"/>
    <w:rsid w:val="00540C82"/>
    <w:rsid w:val="0054274A"/>
    <w:rsid w:val="00542CD6"/>
    <w:rsid w:val="00556157"/>
    <w:rsid w:val="005606D2"/>
    <w:rsid w:val="00562079"/>
    <w:rsid w:val="0056272E"/>
    <w:rsid w:val="005631F9"/>
    <w:rsid w:val="00563257"/>
    <w:rsid w:val="005655AC"/>
    <w:rsid w:val="00566501"/>
    <w:rsid w:val="0056785F"/>
    <w:rsid w:val="00567968"/>
    <w:rsid w:val="005751C2"/>
    <w:rsid w:val="0057594B"/>
    <w:rsid w:val="005762F9"/>
    <w:rsid w:val="00576DF0"/>
    <w:rsid w:val="005771AF"/>
    <w:rsid w:val="00580813"/>
    <w:rsid w:val="00580D43"/>
    <w:rsid w:val="005815F3"/>
    <w:rsid w:val="0058430C"/>
    <w:rsid w:val="005870FF"/>
    <w:rsid w:val="00590CF5"/>
    <w:rsid w:val="00593D09"/>
    <w:rsid w:val="0059548E"/>
    <w:rsid w:val="00595DD1"/>
    <w:rsid w:val="005A3B7B"/>
    <w:rsid w:val="005A471C"/>
    <w:rsid w:val="005A6D54"/>
    <w:rsid w:val="005A7C52"/>
    <w:rsid w:val="005B161F"/>
    <w:rsid w:val="005B22CE"/>
    <w:rsid w:val="005B2B44"/>
    <w:rsid w:val="005B3518"/>
    <w:rsid w:val="005B388C"/>
    <w:rsid w:val="005C036A"/>
    <w:rsid w:val="005C3BD1"/>
    <w:rsid w:val="005C4E4F"/>
    <w:rsid w:val="005C5AF9"/>
    <w:rsid w:val="005D2F97"/>
    <w:rsid w:val="005D53B7"/>
    <w:rsid w:val="005D5A9A"/>
    <w:rsid w:val="005D6F30"/>
    <w:rsid w:val="005E206A"/>
    <w:rsid w:val="005E35A6"/>
    <w:rsid w:val="005F00CA"/>
    <w:rsid w:val="005F4DBC"/>
    <w:rsid w:val="005F6C66"/>
    <w:rsid w:val="005F7BC5"/>
    <w:rsid w:val="0060423B"/>
    <w:rsid w:val="00610F23"/>
    <w:rsid w:val="006133C2"/>
    <w:rsid w:val="00613938"/>
    <w:rsid w:val="00613F21"/>
    <w:rsid w:val="00614AA5"/>
    <w:rsid w:val="0061518E"/>
    <w:rsid w:val="0061524D"/>
    <w:rsid w:val="0062008D"/>
    <w:rsid w:val="006241E8"/>
    <w:rsid w:val="00625384"/>
    <w:rsid w:val="00626205"/>
    <w:rsid w:val="00626CE7"/>
    <w:rsid w:val="006304E2"/>
    <w:rsid w:val="00630C39"/>
    <w:rsid w:val="006328CA"/>
    <w:rsid w:val="0063459B"/>
    <w:rsid w:val="0063692D"/>
    <w:rsid w:val="00636FD7"/>
    <w:rsid w:val="00637B4B"/>
    <w:rsid w:val="00640232"/>
    <w:rsid w:val="00641720"/>
    <w:rsid w:val="00642165"/>
    <w:rsid w:val="00642610"/>
    <w:rsid w:val="00646C58"/>
    <w:rsid w:val="00647709"/>
    <w:rsid w:val="00647A97"/>
    <w:rsid w:val="00656B86"/>
    <w:rsid w:val="00660F7A"/>
    <w:rsid w:val="00666A82"/>
    <w:rsid w:val="00666DCF"/>
    <w:rsid w:val="00670EFF"/>
    <w:rsid w:val="00673A15"/>
    <w:rsid w:val="00673EC0"/>
    <w:rsid w:val="0068045C"/>
    <w:rsid w:val="0068080B"/>
    <w:rsid w:val="00690685"/>
    <w:rsid w:val="0069090C"/>
    <w:rsid w:val="006A160F"/>
    <w:rsid w:val="006A7678"/>
    <w:rsid w:val="006B0A61"/>
    <w:rsid w:val="006B34E9"/>
    <w:rsid w:val="006B3CC5"/>
    <w:rsid w:val="006B784F"/>
    <w:rsid w:val="006C162B"/>
    <w:rsid w:val="006C32FD"/>
    <w:rsid w:val="006C4E35"/>
    <w:rsid w:val="006C533D"/>
    <w:rsid w:val="006C6DEC"/>
    <w:rsid w:val="006D31B8"/>
    <w:rsid w:val="006D3B2E"/>
    <w:rsid w:val="006D4A4A"/>
    <w:rsid w:val="006D68B7"/>
    <w:rsid w:val="006D729F"/>
    <w:rsid w:val="006E16B8"/>
    <w:rsid w:val="006E1DAA"/>
    <w:rsid w:val="006E3486"/>
    <w:rsid w:val="006E45B3"/>
    <w:rsid w:val="006E48AD"/>
    <w:rsid w:val="006E7986"/>
    <w:rsid w:val="006F0006"/>
    <w:rsid w:val="006F14A4"/>
    <w:rsid w:val="006F3836"/>
    <w:rsid w:val="006F3D9C"/>
    <w:rsid w:val="006F6265"/>
    <w:rsid w:val="0070653F"/>
    <w:rsid w:val="00706A5B"/>
    <w:rsid w:val="00707670"/>
    <w:rsid w:val="00707F47"/>
    <w:rsid w:val="00711D72"/>
    <w:rsid w:val="00714C5E"/>
    <w:rsid w:val="00714E9B"/>
    <w:rsid w:val="00715A80"/>
    <w:rsid w:val="00720229"/>
    <w:rsid w:val="00722037"/>
    <w:rsid w:val="007233BB"/>
    <w:rsid w:val="007240C0"/>
    <w:rsid w:val="0072432F"/>
    <w:rsid w:val="00725D99"/>
    <w:rsid w:val="007303CE"/>
    <w:rsid w:val="007310E1"/>
    <w:rsid w:val="00732089"/>
    <w:rsid w:val="00734960"/>
    <w:rsid w:val="00735AA7"/>
    <w:rsid w:val="0073656B"/>
    <w:rsid w:val="00737A24"/>
    <w:rsid w:val="00737B11"/>
    <w:rsid w:val="00742821"/>
    <w:rsid w:val="00744590"/>
    <w:rsid w:val="00745747"/>
    <w:rsid w:val="00747468"/>
    <w:rsid w:val="00750FBA"/>
    <w:rsid w:val="007558D3"/>
    <w:rsid w:val="00755A1B"/>
    <w:rsid w:val="00756ABB"/>
    <w:rsid w:val="00757362"/>
    <w:rsid w:val="00757941"/>
    <w:rsid w:val="00762628"/>
    <w:rsid w:val="00763CE6"/>
    <w:rsid w:val="00765C07"/>
    <w:rsid w:val="00770B98"/>
    <w:rsid w:val="00774428"/>
    <w:rsid w:val="007745A0"/>
    <w:rsid w:val="00774E90"/>
    <w:rsid w:val="00775CB4"/>
    <w:rsid w:val="00780686"/>
    <w:rsid w:val="00782256"/>
    <w:rsid w:val="00783D38"/>
    <w:rsid w:val="007865CE"/>
    <w:rsid w:val="00792D01"/>
    <w:rsid w:val="0079394B"/>
    <w:rsid w:val="007979DA"/>
    <w:rsid w:val="007A0571"/>
    <w:rsid w:val="007A1ADA"/>
    <w:rsid w:val="007A7356"/>
    <w:rsid w:val="007B43A5"/>
    <w:rsid w:val="007B49F9"/>
    <w:rsid w:val="007B714A"/>
    <w:rsid w:val="007C04BD"/>
    <w:rsid w:val="007C2D70"/>
    <w:rsid w:val="007C7A5D"/>
    <w:rsid w:val="007D4648"/>
    <w:rsid w:val="007D6045"/>
    <w:rsid w:val="007D6274"/>
    <w:rsid w:val="007E0786"/>
    <w:rsid w:val="007E1D04"/>
    <w:rsid w:val="007E3C6C"/>
    <w:rsid w:val="007E4543"/>
    <w:rsid w:val="007E673A"/>
    <w:rsid w:val="007E771D"/>
    <w:rsid w:val="007F026A"/>
    <w:rsid w:val="007F345D"/>
    <w:rsid w:val="00800277"/>
    <w:rsid w:val="0080371B"/>
    <w:rsid w:val="00804543"/>
    <w:rsid w:val="00805601"/>
    <w:rsid w:val="0080560C"/>
    <w:rsid w:val="00807B0C"/>
    <w:rsid w:val="00810AFA"/>
    <w:rsid w:val="00810E7C"/>
    <w:rsid w:val="00811677"/>
    <w:rsid w:val="00813791"/>
    <w:rsid w:val="00815D33"/>
    <w:rsid w:val="00816F98"/>
    <w:rsid w:val="0082059D"/>
    <w:rsid w:val="0082430B"/>
    <w:rsid w:val="00825D64"/>
    <w:rsid w:val="00826594"/>
    <w:rsid w:val="008326C3"/>
    <w:rsid w:val="00833775"/>
    <w:rsid w:val="0083672A"/>
    <w:rsid w:val="0083786A"/>
    <w:rsid w:val="008409A7"/>
    <w:rsid w:val="008462E6"/>
    <w:rsid w:val="00851AC3"/>
    <w:rsid w:val="008522D6"/>
    <w:rsid w:val="00852950"/>
    <w:rsid w:val="00852A3A"/>
    <w:rsid w:val="00852BBC"/>
    <w:rsid w:val="008533F9"/>
    <w:rsid w:val="008534DF"/>
    <w:rsid w:val="00854C68"/>
    <w:rsid w:val="0085631F"/>
    <w:rsid w:val="008571F6"/>
    <w:rsid w:val="00860547"/>
    <w:rsid w:val="008618EC"/>
    <w:rsid w:val="008626AF"/>
    <w:rsid w:val="00862C7B"/>
    <w:rsid w:val="008656F3"/>
    <w:rsid w:val="00870E80"/>
    <w:rsid w:val="00873ECA"/>
    <w:rsid w:val="00875205"/>
    <w:rsid w:val="0087558F"/>
    <w:rsid w:val="00875BB2"/>
    <w:rsid w:val="00881E0A"/>
    <w:rsid w:val="00882D2C"/>
    <w:rsid w:val="008858EB"/>
    <w:rsid w:val="00887585"/>
    <w:rsid w:val="00891259"/>
    <w:rsid w:val="00895137"/>
    <w:rsid w:val="00896A74"/>
    <w:rsid w:val="008A0332"/>
    <w:rsid w:val="008A1A60"/>
    <w:rsid w:val="008A4E24"/>
    <w:rsid w:val="008A5837"/>
    <w:rsid w:val="008B4619"/>
    <w:rsid w:val="008B67B4"/>
    <w:rsid w:val="008B7883"/>
    <w:rsid w:val="008C0203"/>
    <w:rsid w:val="008C0E00"/>
    <w:rsid w:val="008C2443"/>
    <w:rsid w:val="008C3E7A"/>
    <w:rsid w:val="008C6AA9"/>
    <w:rsid w:val="008C7F86"/>
    <w:rsid w:val="008D109C"/>
    <w:rsid w:val="008D4F02"/>
    <w:rsid w:val="008D564C"/>
    <w:rsid w:val="008D6495"/>
    <w:rsid w:val="008D7838"/>
    <w:rsid w:val="008E40DB"/>
    <w:rsid w:val="008E4DD0"/>
    <w:rsid w:val="008E67E0"/>
    <w:rsid w:val="008F0B0D"/>
    <w:rsid w:val="008F2C89"/>
    <w:rsid w:val="008F563D"/>
    <w:rsid w:val="009101EE"/>
    <w:rsid w:val="00914578"/>
    <w:rsid w:val="00915300"/>
    <w:rsid w:val="00915835"/>
    <w:rsid w:val="009212DC"/>
    <w:rsid w:val="0092197A"/>
    <w:rsid w:val="009242DB"/>
    <w:rsid w:val="00926CA1"/>
    <w:rsid w:val="00934215"/>
    <w:rsid w:val="00934AFD"/>
    <w:rsid w:val="00936734"/>
    <w:rsid w:val="00936F40"/>
    <w:rsid w:val="00941DAD"/>
    <w:rsid w:val="009430B1"/>
    <w:rsid w:val="00944662"/>
    <w:rsid w:val="00945C03"/>
    <w:rsid w:val="00946D03"/>
    <w:rsid w:val="00956705"/>
    <w:rsid w:val="009568A7"/>
    <w:rsid w:val="00957271"/>
    <w:rsid w:val="00957B1E"/>
    <w:rsid w:val="009617A7"/>
    <w:rsid w:val="009625FB"/>
    <w:rsid w:val="009629F4"/>
    <w:rsid w:val="00965263"/>
    <w:rsid w:val="009808ED"/>
    <w:rsid w:val="009809DA"/>
    <w:rsid w:val="00981AC2"/>
    <w:rsid w:val="0098220B"/>
    <w:rsid w:val="00983CBE"/>
    <w:rsid w:val="0098533A"/>
    <w:rsid w:val="00990140"/>
    <w:rsid w:val="00996E8A"/>
    <w:rsid w:val="009A0E7B"/>
    <w:rsid w:val="009A1253"/>
    <w:rsid w:val="009A1E32"/>
    <w:rsid w:val="009A4FCB"/>
    <w:rsid w:val="009A6E24"/>
    <w:rsid w:val="009A766A"/>
    <w:rsid w:val="009B116B"/>
    <w:rsid w:val="009B2F71"/>
    <w:rsid w:val="009B42CE"/>
    <w:rsid w:val="009B650C"/>
    <w:rsid w:val="009C1A04"/>
    <w:rsid w:val="009C42A5"/>
    <w:rsid w:val="009C6049"/>
    <w:rsid w:val="009C7BD0"/>
    <w:rsid w:val="009D1AAE"/>
    <w:rsid w:val="009D29C8"/>
    <w:rsid w:val="009D498A"/>
    <w:rsid w:val="009D5ECB"/>
    <w:rsid w:val="009D6E72"/>
    <w:rsid w:val="009D798E"/>
    <w:rsid w:val="009E1C98"/>
    <w:rsid w:val="009E7E8D"/>
    <w:rsid w:val="009F04F7"/>
    <w:rsid w:val="00A03510"/>
    <w:rsid w:val="00A11F58"/>
    <w:rsid w:val="00A12D47"/>
    <w:rsid w:val="00A13B06"/>
    <w:rsid w:val="00A1562A"/>
    <w:rsid w:val="00A16916"/>
    <w:rsid w:val="00A17BB8"/>
    <w:rsid w:val="00A20F68"/>
    <w:rsid w:val="00A22A54"/>
    <w:rsid w:val="00A24DC5"/>
    <w:rsid w:val="00A329E6"/>
    <w:rsid w:val="00A360FE"/>
    <w:rsid w:val="00A3650C"/>
    <w:rsid w:val="00A378F7"/>
    <w:rsid w:val="00A41A89"/>
    <w:rsid w:val="00A42511"/>
    <w:rsid w:val="00A47276"/>
    <w:rsid w:val="00A50DD6"/>
    <w:rsid w:val="00A51942"/>
    <w:rsid w:val="00A57240"/>
    <w:rsid w:val="00A6065A"/>
    <w:rsid w:val="00A620FF"/>
    <w:rsid w:val="00A65F4E"/>
    <w:rsid w:val="00A6726C"/>
    <w:rsid w:val="00A772D7"/>
    <w:rsid w:val="00A779E5"/>
    <w:rsid w:val="00A8037A"/>
    <w:rsid w:val="00A82684"/>
    <w:rsid w:val="00A844D3"/>
    <w:rsid w:val="00A86D66"/>
    <w:rsid w:val="00A94F69"/>
    <w:rsid w:val="00A97652"/>
    <w:rsid w:val="00A979C7"/>
    <w:rsid w:val="00AA082A"/>
    <w:rsid w:val="00AA3F7F"/>
    <w:rsid w:val="00AA7E48"/>
    <w:rsid w:val="00AB2E2D"/>
    <w:rsid w:val="00AB587A"/>
    <w:rsid w:val="00AC02FE"/>
    <w:rsid w:val="00AC0EC2"/>
    <w:rsid w:val="00AC14A0"/>
    <w:rsid w:val="00AC2CB1"/>
    <w:rsid w:val="00AD2C62"/>
    <w:rsid w:val="00AD314E"/>
    <w:rsid w:val="00AD31E4"/>
    <w:rsid w:val="00AD71E1"/>
    <w:rsid w:val="00AE106F"/>
    <w:rsid w:val="00AE343E"/>
    <w:rsid w:val="00AE417C"/>
    <w:rsid w:val="00AF1BD3"/>
    <w:rsid w:val="00AF2F10"/>
    <w:rsid w:val="00AF3A5A"/>
    <w:rsid w:val="00B0033C"/>
    <w:rsid w:val="00B05253"/>
    <w:rsid w:val="00B10AA8"/>
    <w:rsid w:val="00B162BD"/>
    <w:rsid w:val="00B224B8"/>
    <w:rsid w:val="00B22600"/>
    <w:rsid w:val="00B23276"/>
    <w:rsid w:val="00B23613"/>
    <w:rsid w:val="00B24335"/>
    <w:rsid w:val="00B25F92"/>
    <w:rsid w:val="00B269F5"/>
    <w:rsid w:val="00B26E17"/>
    <w:rsid w:val="00B30FED"/>
    <w:rsid w:val="00B327AB"/>
    <w:rsid w:val="00B37243"/>
    <w:rsid w:val="00B41E67"/>
    <w:rsid w:val="00B42711"/>
    <w:rsid w:val="00B43578"/>
    <w:rsid w:val="00B45F05"/>
    <w:rsid w:val="00B47A60"/>
    <w:rsid w:val="00B509E2"/>
    <w:rsid w:val="00B50B4B"/>
    <w:rsid w:val="00B52612"/>
    <w:rsid w:val="00B52963"/>
    <w:rsid w:val="00B536AE"/>
    <w:rsid w:val="00B55079"/>
    <w:rsid w:val="00B56868"/>
    <w:rsid w:val="00B570AB"/>
    <w:rsid w:val="00B6067A"/>
    <w:rsid w:val="00B60690"/>
    <w:rsid w:val="00B66C64"/>
    <w:rsid w:val="00B6F759"/>
    <w:rsid w:val="00B712FA"/>
    <w:rsid w:val="00B715D8"/>
    <w:rsid w:val="00B71DE7"/>
    <w:rsid w:val="00B75BDB"/>
    <w:rsid w:val="00B77AA7"/>
    <w:rsid w:val="00B80DD4"/>
    <w:rsid w:val="00B84911"/>
    <w:rsid w:val="00B861C0"/>
    <w:rsid w:val="00B864FE"/>
    <w:rsid w:val="00B86883"/>
    <w:rsid w:val="00B926E2"/>
    <w:rsid w:val="00B929AA"/>
    <w:rsid w:val="00B96247"/>
    <w:rsid w:val="00BA0320"/>
    <w:rsid w:val="00BA03D9"/>
    <w:rsid w:val="00BA11EC"/>
    <w:rsid w:val="00BA37E6"/>
    <w:rsid w:val="00BA404B"/>
    <w:rsid w:val="00BA4B6A"/>
    <w:rsid w:val="00BA67CD"/>
    <w:rsid w:val="00BB0698"/>
    <w:rsid w:val="00BB0814"/>
    <w:rsid w:val="00BB124D"/>
    <w:rsid w:val="00BB3395"/>
    <w:rsid w:val="00BB5A54"/>
    <w:rsid w:val="00BB6196"/>
    <w:rsid w:val="00BC108D"/>
    <w:rsid w:val="00BD0CA3"/>
    <w:rsid w:val="00BD4F1D"/>
    <w:rsid w:val="00BD7423"/>
    <w:rsid w:val="00BE0027"/>
    <w:rsid w:val="00BE2128"/>
    <w:rsid w:val="00BE2330"/>
    <w:rsid w:val="00BE3A2A"/>
    <w:rsid w:val="00BE43D0"/>
    <w:rsid w:val="00BE546F"/>
    <w:rsid w:val="00BE58C1"/>
    <w:rsid w:val="00BE6CDB"/>
    <w:rsid w:val="00BF0FDC"/>
    <w:rsid w:val="00BF238C"/>
    <w:rsid w:val="00BF39DE"/>
    <w:rsid w:val="00BF750E"/>
    <w:rsid w:val="00C0173D"/>
    <w:rsid w:val="00C01E11"/>
    <w:rsid w:val="00C0222A"/>
    <w:rsid w:val="00C03187"/>
    <w:rsid w:val="00C034EE"/>
    <w:rsid w:val="00C0721E"/>
    <w:rsid w:val="00C157F4"/>
    <w:rsid w:val="00C16FA7"/>
    <w:rsid w:val="00C24083"/>
    <w:rsid w:val="00C2598E"/>
    <w:rsid w:val="00C32C07"/>
    <w:rsid w:val="00C34EF8"/>
    <w:rsid w:val="00C36DB5"/>
    <w:rsid w:val="00C37D15"/>
    <w:rsid w:val="00C42988"/>
    <w:rsid w:val="00C43D5A"/>
    <w:rsid w:val="00C52DF9"/>
    <w:rsid w:val="00C55CB8"/>
    <w:rsid w:val="00C55DE8"/>
    <w:rsid w:val="00C658CF"/>
    <w:rsid w:val="00C73E84"/>
    <w:rsid w:val="00C75E9C"/>
    <w:rsid w:val="00C81C81"/>
    <w:rsid w:val="00C92CDC"/>
    <w:rsid w:val="00C94C08"/>
    <w:rsid w:val="00C9712E"/>
    <w:rsid w:val="00CA0BE4"/>
    <w:rsid w:val="00CA112A"/>
    <w:rsid w:val="00CA4C3C"/>
    <w:rsid w:val="00CA4C69"/>
    <w:rsid w:val="00CA4E12"/>
    <w:rsid w:val="00CB2911"/>
    <w:rsid w:val="00CB3798"/>
    <w:rsid w:val="00CB477B"/>
    <w:rsid w:val="00CB4FB2"/>
    <w:rsid w:val="00CB6719"/>
    <w:rsid w:val="00CB7C94"/>
    <w:rsid w:val="00CC19D7"/>
    <w:rsid w:val="00CC3AEE"/>
    <w:rsid w:val="00CC4460"/>
    <w:rsid w:val="00CC7CB0"/>
    <w:rsid w:val="00CCAE4D"/>
    <w:rsid w:val="00CD0C39"/>
    <w:rsid w:val="00CD1FB9"/>
    <w:rsid w:val="00CD3D24"/>
    <w:rsid w:val="00CD4754"/>
    <w:rsid w:val="00CE0697"/>
    <w:rsid w:val="00CE3BAF"/>
    <w:rsid w:val="00CE6640"/>
    <w:rsid w:val="00CE728F"/>
    <w:rsid w:val="00CF2EFF"/>
    <w:rsid w:val="00D023B2"/>
    <w:rsid w:val="00D024F5"/>
    <w:rsid w:val="00D055AD"/>
    <w:rsid w:val="00D060C8"/>
    <w:rsid w:val="00D069C6"/>
    <w:rsid w:val="00D073FB"/>
    <w:rsid w:val="00D078F3"/>
    <w:rsid w:val="00D11EA6"/>
    <w:rsid w:val="00D13D93"/>
    <w:rsid w:val="00D143ED"/>
    <w:rsid w:val="00D15328"/>
    <w:rsid w:val="00D2121F"/>
    <w:rsid w:val="00D26172"/>
    <w:rsid w:val="00D26BC7"/>
    <w:rsid w:val="00D314FC"/>
    <w:rsid w:val="00D31B1D"/>
    <w:rsid w:val="00D31B32"/>
    <w:rsid w:val="00D373B3"/>
    <w:rsid w:val="00D44BC1"/>
    <w:rsid w:val="00D452FF"/>
    <w:rsid w:val="00D4549E"/>
    <w:rsid w:val="00D46D74"/>
    <w:rsid w:val="00D534A2"/>
    <w:rsid w:val="00D56481"/>
    <w:rsid w:val="00D56ED0"/>
    <w:rsid w:val="00D5701B"/>
    <w:rsid w:val="00D60526"/>
    <w:rsid w:val="00D60B68"/>
    <w:rsid w:val="00D65005"/>
    <w:rsid w:val="00D657C5"/>
    <w:rsid w:val="00D66173"/>
    <w:rsid w:val="00D66D96"/>
    <w:rsid w:val="00D6794F"/>
    <w:rsid w:val="00D71491"/>
    <w:rsid w:val="00D727A8"/>
    <w:rsid w:val="00D77C0F"/>
    <w:rsid w:val="00D8287E"/>
    <w:rsid w:val="00D828DD"/>
    <w:rsid w:val="00D84429"/>
    <w:rsid w:val="00D9057F"/>
    <w:rsid w:val="00D92762"/>
    <w:rsid w:val="00D94DA6"/>
    <w:rsid w:val="00D953D0"/>
    <w:rsid w:val="00D9625B"/>
    <w:rsid w:val="00DA29F2"/>
    <w:rsid w:val="00DA42E2"/>
    <w:rsid w:val="00DA4A83"/>
    <w:rsid w:val="00DA5AA0"/>
    <w:rsid w:val="00DA5E2B"/>
    <w:rsid w:val="00DB1D44"/>
    <w:rsid w:val="00DB2752"/>
    <w:rsid w:val="00DB3F7D"/>
    <w:rsid w:val="00DB476D"/>
    <w:rsid w:val="00DB6850"/>
    <w:rsid w:val="00DC2063"/>
    <w:rsid w:val="00DC20D4"/>
    <w:rsid w:val="00DC2175"/>
    <w:rsid w:val="00DC3200"/>
    <w:rsid w:val="00DC3492"/>
    <w:rsid w:val="00DC3640"/>
    <w:rsid w:val="00DC3970"/>
    <w:rsid w:val="00DC3F8A"/>
    <w:rsid w:val="00DC636D"/>
    <w:rsid w:val="00DC6901"/>
    <w:rsid w:val="00DD329B"/>
    <w:rsid w:val="00DD6814"/>
    <w:rsid w:val="00DE1931"/>
    <w:rsid w:val="00DE6B27"/>
    <w:rsid w:val="00DF3B13"/>
    <w:rsid w:val="00DF6915"/>
    <w:rsid w:val="00E007A7"/>
    <w:rsid w:val="00E03070"/>
    <w:rsid w:val="00E06CCF"/>
    <w:rsid w:val="00E12016"/>
    <w:rsid w:val="00E134BE"/>
    <w:rsid w:val="00E14F76"/>
    <w:rsid w:val="00E15CEB"/>
    <w:rsid w:val="00E21709"/>
    <w:rsid w:val="00E21FE5"/>
    <w:rsid w:val="00E23B00"/>
    <w:rsid w:val="00E25843"/>
    <w:rsid w:val="00E27144"/>
    <w:rsid w:val="00E30BC8"/>
    <w:rsid w:val="00E31201"/>
    <w:rsid w:val="00E335B0"/>
    <w:rsid w:val="00E35532"/>
    <w:rsid w:val="00E35F04"/>
    <w:rsid w:val="00E37C85"/>
    <w:rsid w:val="00E40650"/>
    <w:rsid w:val="00E40A55"/>
    <w:rsid w:val="00E41D4D"/>
    <w:rsid w:val="00E46593"/>
    <w:rsid w:val="00E51DB9"/>
    <w:rsid w:val="00E52071"/>
    <w:rsid w:val="00E56010"/>
    <w:rsid w:val="00E6156E"/>
    <w:rsid w:val="00E628CE"/>
    <w:rsid w:val="00E64671"/>
    <w:rsid w:val="00E71236"/>
    <w:rsid w:val="00E72494"/>
    <w:rsid w:val="00E73DC2"/>
    <w:rsid w:val="00E74813"/>
    <w:rsid w:val="00E757E5"/>
    <w:rsid w:val="00E82243"/>
    <w:rsid w:val="00E8385C"/>
    <w:rsid w:val="00E84928"/>
    <w:rsid w:val="00E90B39"/>
    <w:rsid w:val="00E92CD5"/>
    <w:rsid w:val="00E96B90"/>
    <w:rsid w:val="00E976CF"/>
    <w:rsid w:val="00E97974"/>
    <w:rsid w:val="00EA0812"/>
    <w:rsid w:val="00EA0911"/>
    <w:rsid w:val="00EA3991"/>
    <w:rsid w:val="00EA3C3F"/>
    <w:rsid w:val="00EA7257"/>
    <w:rsid w:val="00EA7C14"/>
    <w:rsid w:val="00EB2C5A"/>
    <w:rsid w:val="00EB430F"/>
    <w:rsid w:val="00EB5418"/>
    <w:rsid w:val="00EB6245"/>
    <w:rsid w:val="00EB6E97"/>
    <w:rsid w:val="00EB708D"/>
    <w:rsid w:val="00EC0C61"/>
    <w:rsid w:val="00ED0D98"/>
    <w:rsid w:val="00ED2106"/>
    <w:rsid w:val="00ED3BDB"/>
    <w:rsid w:val="00ED4E19"/>
    <w:rsid w:val="00ED73FD"/>
    <w:rsid w:val="00ED7909"/>
    <w:rsid w:val="00EF0135"/>
    <w:rsid w:val="00F027C0"/>
    <w:rsid w:val="00F03E9B"/>
    <w:rsid w:val="00F11629"/>
    <w:rsid w:val="00F2255A"/>
    <w:rsid w:val="00F24E7E"/>
    <w:rsid w:val="00F25DF1"/>
    <w:rsid w:val="00F31FEB"/>
    <w:rsid w:val="00F32512"/>
    <w:rsid w:val="00F34FE4"/>
    <w:rsid w:val="00F359A4"/>
    <w:rsid w:val="00F36673"/>
    <w:rsid w:val="00F415B5"/>
    <w:rsid w:val="00F4511F"/>
    <w:rsid w:val="00F46055"/>
    <w:rsid w:val="00F5002C"/>
    <w:rsid w:val="00F5147E"/>
    <w:rsid w:val="00F5361C"/>
    <w:rsid w:val="00F56BCD"/>
    <w:rsid w:val="00F61A23"/>
    <w:rsid w:val="00F61B0C"/>
    <w:rsid w:val="00F630E0"/>
    <w:rsid w:val="00F63922"/>
    <w:rsid w:val="00F6467D"/>
    <w:rsid w:val="00F741C4"/>
    <w:rsid w:val="00F80894"/>
    <w:rsid w:val="00F83DAE"/>
    <w:rsid w:val="00F96230"/>
    <w:rsid w:val="00F97688"/>
    <w:rsid w:val="00FB12BF"/>
    <w:rsid w:val="00FB1C63"/>
    <w:rsid w:val="00FB27AE"/>
    <w:rsid w:val="00FB53EF"/>
    <w:rsid w:val="00FB540A"/>
    <w:rsid w:val="00FB69A8"/>
    <w:rsid w:val="00FB6F39"/>
    <w:rsid w:val="00FC3D45"/>
    <w:rsid w:val="00FC481B"/>
    <w:rsid w:val="00FD1D76"/>
    <w:rsid w:val="00FD2456"/>
    <w:rsid w:val="00FD262F"/>
    <w:rsid w:val="00FD49A6"/>
    <w:rsid w:val="00FD556B"/>
    <w:rsid w:val="00FD608A"/>
    <w:rsid w:val="00FE1CD3"/>
    <w:rsid w:val="00FE2A61"/>
    <w:rsid w:val="00FE3DA6"/>
    <w:rsid w:val="00FE4392"/>
    <w:rsid w:val="00FE4761"/>
    <w:rsid w:val="00FE7FB9"/>
    <w:rsid w:val="00FEA584"/>
    <w:rsid w:val="00FF50FE"/>
    <w:rsid w:val="00FF6E3C"/>
    <w:rsid w:val="013F2C9A"/>
    <w:rsid w:val="01842FEC"/>
    <w:rsid w:val="01B47D59"/>
    <w:rsid w:val="01DA8054"/>
    <w:rsid w:val="01E82D89"/>
    <w:rsid w:val="01F8838C"/>
    <w:rsid w:val="0237B152"/>
    <w:rsid w:val="02734CF2"/>
    <w:rsid w:val="03F76049"/>
    <w:rsid w:val="04CB1B62"/>
    <w:rsid w:val="04D042D6"/>
    <w:rsid w:val="054AAE13"/>
    <w:rsid w:val="054EB574"/>
    <w:rsid w:val="055679E6"/>
    <w:rsid w:val="055A7014"/>
    <w:rsid w:val="058A71D9"/>
    <w:rsid w:val="05D8419F"/>
    <w:rsid w:val="067B67F2"/>
    <w:rsid w:val="06CB3B58"/>
    <w:rsid w:val="06ECCD0C"/>
    <w:rsid w:val="071E40D0"/>
    <w:rsid w:val="075DCF10"/>
    <w:rsid w:val="07DCF9E0"/>
    <w:rsid w:val="0802A1F2"/>
    <w:rsid w:val="080DF2F1"/>
    <w:rsid w:val="081BD489"/>
    <w:rsid w:val="0832E572"/>
    <w:rsid w:val="0855371C"/>
    <w:rsid w:val="08CBB9E4"/>
    <w:rsid w:val="0906ABCA"/>
    <w:rsid w:val="096A8421"/>
    <w:rsid w:val="09A67A7F"/>
    <w:rsid w:val="09B46F5A"/>
    <w:rsid w:val="09BA3FB0"/>
    <w:rsid w:val="0A20EA2D"/>
    <w:rsid w:val="0AE53D14"/>
    <w:rsid w:val="0AFDD0F4"/>
    <w:rsid w:val="0B5C9D6D"/>
    <w:rsid w:val="0B830E7A"/>
    <w:rsid w:val="0C23CD54"/>
    <w:rsid w:val="0C6A4FF3"/>
    <w:rsid w:val="0C9CA770"/>
    <w:rsid w:val="0CD5748F"/>
    <w:rsid w:val="0D06BEF8"/>
    <w:rsid w:val="0D64FD3D"/>
    <w:rsid w:val="0D8A367B"/>
    <w:rsid w:val="0DE87C80"/>
    <w:rsid w:val="0DFC72DE"/>
    <w:rsid w:val="0E65847A"/>
    <w:rsid w:val="0EEA9B5A"/>
    <w:rsid w:val="0F17CA14"/>
    <w:rsid w:val="0F7A767C"/>
    <w:rsid w:val="0FA3D6D6"/>
    <w:rsid w:val="102DD506"/>
    <w:rsid w:val="108D4FBA"/>
    <w:rsid w:val="10935568"/>
    <w:rsid w:val="10AC9543"/>
    <w:rsid w:val="10DC27DB"/>
    <w:rsid w:val="1288364A"/>
    <w:rsid w:val="128CDC42"/>
    <w:rsid w:val="129D5AE8"/>
    <w:rsid w:val="12E3C113"/>
    <w:rsid w:val="133CBA1F"/>
    <w:rsid w:val="13D7E5EE"/>
    <w:rsid w:val="13FC6584"/>
    <w:rsid w:val="140016B4"/>
    <w:rsid w:val="14C6D77D"/>
    <w:rsid w:val="14CFF22F"/>
    <w:rsid w:val="14E7CF90"/>
    <w:rsid w:val="1598D752"/>
    <w:rsid w:val="15D9880B"/>
    <w:rsid w:val="16666BCF"/>
    <w:rsid w:val="16738A2B"/>
    <w:rsid w:val="1684B686"/>
    <w:rsid w:val="16A413E6"/>
    <w:rsid w:val="16B2B684"/>
    <w:rsid w:val="17ABD084"/>
    <w:rsid w:val="17B589C8"/>
    <w:rsid w:val="17C66C08"/>
    <w:rsid w:val="17F46E8C"/>
    <w:rsid w:val="1820C4F5"/>
    <w:rsid w:val="190B593B"/>
    <w:rsid w:val="195B8EAE"/>
    <w:rsid w:val="19944FE2"/>
    <w:rsid w:val="19BBBF94"/>
    <w:rsid w:val="19F74BD5"/>
    <w:rsid w:val="1A8C7DEB"/>
    <w:rsid w:val="1AC11C76"/>
    <w:rsid w:val="1B10A2E7"/>
    <w:rsid w:val="1B7D0780"/>
    <w:rsid w:val="1B818A48"/>
    <w:rsid w:val="1C03BCDD"/>
    <w:rsid w:val="1C3B879C"/>
    <w:rsid w:val="1D20CBB4"/>
    <w:rsid w:val="1D2271A8"/>
    <w:rsid w:val="1D2FE92D"/>
    <w:rsid w:val="1D310E92"/>
    <w:rsid w:val="1D3DCA6A"/>
    <w:rsid w:val="1D9C0196"/>
    <w:rsid w:val="1EBBB971"/>
    <w:rsid w:val="1EC7A57B"/>
    <w:rsid w:val="1EDFCC1C"/>
    <w:rsid w:val="1F3FFA29"/>
    <w:rsid w:val="1F44B46C"/>
    <w:rsid w:val="1F45AC00"/>
    <w:rsid w:val="1F84BD34"/>
    <w:rsid w:val="1FEF762A"/>
    <w:rsid w:val="1FFE1ABF"/>
    <w:rsid w:val="203C4090"/>
    <w:rsid w:val="20881F1F"/>
    <w:rsid w:val="208D6248"/>
    <w:rsid w:val="208F7398"/>
    <w:rsid w:val="20FF34B6"/>
    <w:rsid w:val="21011A06"/>
    <w:rsid w:val="2101CC18"/>
    <w:rsid w:val="2163528A"/>
    <w:rsid w:val="2199322C"/>
    <w:rsid w:val="21F09D98"/>
    <w:rsid w:val="224C8D58"/>
    <w:rsid w:val="22817A4E"/>
    <w:rsid w:val="2366B9F8"/>
    <w:rsid w:val="23690DF4"/>
    <w:rsid w:val="23A0F67E"/>
    <w:rsid w:val="2427FDB8"/>
    <w:rsid w:val="2444856F"/>
    <w:rsid w:val="245D3EC7"/>
    <w:rsid w:val="249DDB49"/>
    <w:rsid w:val="24E00D8A"/>
    <w:rsid w:val="24E04EA5"/>
    <w:rsid w:val="2550B1AA"/>
    <w:rsid w:val="2552D297"/>
    <w:rsid w:val="259F2646"/>
    <w:rsid w:val="2610DE77"/>
    <w:rsid w:val="26981E68"/>
    <w:rsid w:val="272A2709"/>
    <w:rsid w:val="272BB729"/>
    <w:rsid w:val="276264FC"/>
    <w:rsid w:val="279C83EB"/>
    <w:rsid w:val="27A92AEC"/>
    <w:rsid w:val="27C4792A"/>
    <w:rsid w:val="2841EABA"/>
    <w:rsid w:val="288DFE65"/>
    <w:rsid w:val="28E42C5B"/>
    <w:rsid w:val="2917906F"/>
    <w:rsid w:val="296716A4"/>
    <w:rsid w:val="2979B3BE"/>
    <w:rsid w:val="2A026EA3"/>
    <w:rsid w:val="2A1AC555"/>
    <w:rsid w:val="2A203B8C"/>
    <w:rsid w:val="2A310DBE"/>
    <w:rsid w:val="2A9A3F70"/>
    <w:rsid w:val="2B4BB4CE"/>
    <w:rsid w:val="2B967BCE"/>
    <w:rsid w:val="2C369092"/>
    <w:rsid w:val="2C9B7701"/>
    <w:rsid w:val="2CB653EE"/>
    <w:rsid w:val="2CC68DAA"/>
    <w:rsid w:val="2CCD07EF"/>
    <w:rsid w:val="2DBC8283"/>
    <w:rsid w:val="2E1244C5"/>
    <w:rsid w:val="2E553CF6"/>
    <w:rsid w:val="2E8A7094"/>
    <w:rsid w:val="2EAC0B15"/>
    <w:rsid w:val="2FDC111F"/>
    <w:rsid w:val="305A78FF"/>
    <w:rsid w:val="30F26248"/>
    <w:rsid w:val="317DE32A"/>
    <w:rsid w:val="31BFD3AE"/>
    <w:rsid w:val="31EC4757"/>
    <w:rsid w:val="3200773F"/>
    <w:rsid w:val="3225D22F"/>
    <w:rsid w:val="32673DEA"/>
    <w:rsid w:val="32EA1C07"/>
    <w:rsid w:val="32FC36EC"/>
    <w:rsid w:val="3324706C"/>
    <w:rsid w:val="3328103B"/>
    <w:rsid w:val="333A9191"/>
    <w:rsid w:val="33DC7716"/>
    <w:rsid w:val="34815D2B"/>
    <w:rsid w:val="34A659B3"/>
    <w:rsid w:val="35821A8F"/>
    <w:rsid w:val="3586CF6D"/>
    <w:rsid w:val="35ADEC64"/>
    <w:rsid w:val="366B633D"/>
    <w:rsid w:val="36955980"/>
    <w:rsid w:val="36E18981"/>
    <w:rsid w:val="370D34FA"/>
    <w:rsid w:val="37A57151"/>
    <w:rsid w:val="37E75C8A"/>
    <w:rsid w:val="37E8182B"/>
    <w:rsid w:val="387A2B76"/>
    <w:rsid w:val="38D60144"/>
    <w:rsid w:val="39257888"/>
    <w:rsid w:val="3995241D"/>
    <w:rsid w:val="39AFDA7A"/>
    <w:rsid w:val="3A1A3735"/>
    <w:rsid w:val="3AFC0BE1"/>
    <w:rsid w:val="3B13FC4F"/>
    <w:rsid w:val="3B54DC55"/>
    <w:rsid w:val="3B64185E"/>
    <w:rsid w:val="3BC9D6AB"/>
    <w:rsid w:val="3BF1AF9B"/>
    <w:rsid w:val="3BF2E6A9"/>
    <w:rsid w:val="3C4743EE"/>
    <w:rsid w:val="3C584850"/>
    <w:rsid w:val="3C9F30EB"/>
    <w:rsid w:val="3CD44647"/>
    <w:rsid w:val="3CDA2FAD"/>
    <w:rsid w:val="3CE04B36"/>
    <w:rsid w:val="3D702315"/>
    <w:rsid w:val="3DFE7D55"/>
    <w:rsid w:val="3E146975"/>
    <w:rsid w:val="3E1532EB"/>
    <w:rsid w:val="3E18FD60"/>
    <w:rsid w:val="3E627735"/>
    <w:rsid w:val="3E73EA83"/>
    <w:rsid w:val="3EBED6B0"/>
    <w:rsid w:val="3ECD16EC"/>
    <w:rsid w:val="3F4FE9B7"/>
    <w:rsid w:val="3F918FAC"/>
    <w:rsid w:val="3FD21B83"/>
    <w:rsid w:val="40018255"/>
    <w:rsid w:val="40053DB2"/>
    <w:rsid w:val="40934F94"/>
    <w:rsid w:val="40C4DF63"/>
    <w:rsid w:val="40F000B1"/>
    <w:rsid w:val="41205789"/>
    <w:rsid w:val="41674129"/>
    <w:rsid w:val="416D28AE"/>
    <w:rsid w:val="416D386F"/>
    <w:rsid w:val="417EE0DA"/>
    <w:rsid w:val="418CC27E"/>
    <w:rsid w:val="425DA7D2"/>
    <w:rsid w:val="4278EE29"/>
    <w:rsid w:val="427A15FB"/>
    <w:rsid w:val="434B9D3A"/>
    <w:rsid w:val="43EB23F1"/>
    <w:rsid w:val="4409FB93"/>
    <w:rsid w:val="441CF7A0"/>
    <w:rsid w:val="441E4FD4"/>
    <w:rsid w:val="4437AC17"/>
    <w:rsid w:val="4458A3F8"/>
    <w:rsid w:val="4484E78D"/>
    <w:rsid w:val="4537766F"/>
    <w:rsid w:val="453A9CCB"/>
    <w:rsid w:val="45540118"/>
    <w:rsid w:val="45D3184C"/>
    <w:rsid w:val="468224ED"/>
    <w:rsid w:val="4716CE17"/>
    <w:rsid w:val="4717F1D1"/>
    <w:rsid w:val="4790ABCE"/>
    <w:rsid w:val="48DC75A1"/>
    <w:rsid w:val="49369354"/>
    <w:rsid w:val="495B3171"/>
    <w:rsid w:val="496DC6FA"/>
    <w:rsid w:val="49A643A3"/>
    <w:rsid w:val="4A46CBDD"/>
    <w:rsid w:val="4AA47FF4"/>
    <w:rsid w:val="4B71CC70"/>
    <w:rsid w:val="4B7D3FED"/>
    <w:rsid w:val="4C2DAA58"/>
    <w:rsid w:val="4C3C79A4"/>
    <w:rsid w:val="4D5E6B0B"/>
    <w:rsid w:val="4DA06446"/>
    <w:rsid w:val="4DB48E6C"/>
    <w:rsid w:val="4EAEBDC2"/>
    <w:rsid w:val="4F43D70B"/>
    <w:rsid w:val="4F66B47B"/>
    <w:rsid w:val="4F77F46D"/>
    <w:rsid w:val="4F8E8507"/>
    <w:rsid w:val="4FB42FA8"/>
    <w:rsid w:val="4FC9C258"/>
    <w:rsid w:val="500C9E97"/>
    <w:rsid w:val="506F85D3"/>
    <w:rsid w:val="50C62ECA"/>
    <w:rsid w:val="510DE44C"/>
    <w:rsid w:val="5120992C"/>
    <w:rsid w:val="515C63AC"/>
    <w:rsid w:val="516164C6"/>
    <w:rsid w:val="5194A058"/>
    <w:rsid w:val="51C700A0"/>
    <w:rsid w:val="51CF4B74"/>
    <w:rsid w:val="526A90A7"/>
    <w:rsid w:val="529BF2AF"/>
    <w:rsid w:val="52C56B0C"/>
    <w:rsid w:val="53BAE228"/>
    <w:rsid w:val="544F9182"/>
    <w:rsid w:val="54C6E9B2"/>
    <w:rsid w:val="54D2D9CD"/>
    <w:rsid w:val="54D8D0F4"/>
    <w:rsid w:val="54FAE00D"/>
    <w:rsid w:val="550075F1"/>
    <w:rsid w:val="5528FA22"/>
    <w:rsid w:val="55D09CEF"/>
    <w:rsid w:val="55D102FC"/>
    <w:rsid w:val="55F55F21"/>
    <w:rsid w:val="55F9CCC9"/>
    <w:rsid w:val="5620E4A8"/>
    <w:rsid w:val="567E7C5D"/>
    <w:rsid w:val="569FDC6D"/>
    <w:rsid w:val="572F6303"/>
    <w:rsid w:val="5744CC47"/>
    <w:rsid w:val="5887F9F5"/>
    <w:rsid w:val="592BD696"/>
    <w:rsid w:val="59381CB7"/>
    <w:rsid w:val="5950D730"/>
    <w:rsid w:val="59ABE78B"/>
    <w:rsid w:val="5A7FD362"/>
    <w:rsid w:val="5A97960D"/>
    <w:rsid w:val="5AC86A13"/>
    <w:rsid w:val="5AF9FBAC"/>
    <w:rsid w:val="5BC31F26"/>
    <w:rsid w:val="5C0144DC"/>
    <w:rsid w:val="5C2A7F98"/>
    <w:rsid w:val="5C4AC480"/>
    <w:rsid w:val="5C5B44A4"/>
    <w:rsid w:val="5C88978B"/>
    <w:rsid w:val="5CD54022"/>
    <w:rsid w:val="5CF2CE75"/>
    <w:rsid w:val="5D208E02"/>
    <w:rsid w:val="5D7864B8"/>
    <w:rsid w:val="5E041DC2"/>
    <w:rsid w:val="5E0FB055"/>
    <w:rsid w:val="5E633CAE"/>
    <w:rsid w:val="5E66D1FD"/>
    <w:rsid w:val="5F414959"/>
    <w:rsid w:val="5FF79430"/>
    <w:rsid w:val="601083D4"/>
    <w:rsid w:val="603F40F2"/>
    <w:rsid w:val="6050C7D8"/>
    <w:rsid w:val="60C61976"/>
    <w:rsid w:val="60C6887D"/>
    <w:rsid w:val="60EE9BF4"/>
    <w:rsid w:val="612E7CDE"/>
    <w:rsid w:val="6135B870"/>
    <w:rsid w:val="615E4787"/>
    <w:rsid w:val="61A40540"/>
    <w:rsid w:val="61D448A9"/>
    <w:rsid w:val="61F9A617"/>
    <w:rsid w:val="622E1215"/>
    <w:rsid w:val="6280FB17"/>
    <w:rsid w:val="62843174"/>
    <w:rsid w:val="62BF99D0"/>
    <w:rsid w:val="62F6DEF6"/>
    <w:rsid w:val="63FAB417"/>
    <w:rsid w:val="6413075F"/>
    <w:rsid w:val="64601397"/>
    <w:rsid w:val="64BFDC60"/>
    <w:rsid w:val="65548EFA"/>
    <w:rsid w:val="65630B18"/>
    <w:rsid w:val="65AA4BFD"/>
    <w:rsid w:val="65AFBFBC"/>
    <w:rsid w:val="664D6399"/>
    <w:rsid w:val="66F403D0"/>
    <w:rsid w:val="67356929"/>
    <w:rsid w:val="67F2A468"/>
    <w:rsid w:val="681DAE29"/>
    <w:rsid w:val="682A11AE"/>
    <w:rsid w:val="685F3D25"/>
    <w:rsid w:val="68644B6A"/>
    <w:rsid w:val="68F524DF"/>
    <w:rsid w:val="6938447D"/>
    <w:rsid w:val="69EE9469"/>
    <w:rsid w:val="6A7CF4F2"/>
    <w:rsid w:val="6AB7EAD4"/>
    <w:rsid w:val="6AF408E5"/>
    <w:rsid w:val="6B4F1CAC"/>
    <w:rsid w:val="6B78337A"/>
    <w:rsid w:val="6B7C3BA1"/>
    <w:rsid w:val="6BC95767"/>
    <w:rsid w:val="6CCF2849"/>
    <w:rsid w:val="6E4E0331"/>
    <w:rsid w:val="6E4E66CE"/>
    <w:rsid w:val="6E66960F"/>
    <w:rsid w:val="6E6AB8C6"/>
    <w:rsid w:val="6EB1BD76"/>
    <w:rsid w:val="6F476C1C"/>
    <w:rsid w:val="6F979FDB"/>
    <w:rsid w:val="6F99C0A9"/>
    <w:rsid w:val="6FAB88C5"/>
    <w:rsid w:val="7055BD34"/>
    <w:rsid w:val="70B46E10"/>
    <w:rsid w:val="70CA9FFC"/>
    <w:rsid w:val="70D135C7"/>
    <w:rsid w:val="70E53E38"/>
    <w:rsid w:val="711CFE68"/>
    <w:rsid w:val="716DE5FE"/>
    <w:rsid w:val="71929DF4"/>
    <w:rsid w:val="721B0E30"/>
    <w:rsid w:val="72680870"/>
    <w:rsid w:val="72D489E7"/>
    <w:rsid w:val="72F8978C"/>
    <w:rsid w:val="735A91ED"/>
    <w:rsid w:val="73A87A1E"/>
    <w:rsid w:val="7438807D"/>
    <w:rsid w:val="747EFC9B"/>
    <w:rsid w:val="75806F4C"/>
    <w:rsid w:val="759C4825"/>
    <w:rsid w:val="7617641A"/>
    <w:rsid w:val="7620BAA8"/>
    <w:rsid w:val="7675B708"/>
    <w:rsid w:val="773C5DAB"/>
    <w:rsid w:val="773FF85D"/>
    <w:rsid w:val="776F5BD3"/>
    <w:rsid w:val="77B8AC1B"/>
    <w:rsid w:val="787561EA"/>
    <w:rsid w:val="7884817D"/>
    <w:rsid w:val="78A36C69"/>
    <w:rsid w:val="796D4040"/>
    <w:rsid w:val="7AA0AD1E"/>
    <w:rsid w:val="7AD1993C"/>
    <w:rsid w:val="7AEDE1E8"/>
    <w:rsid w:val="7BA04CAF"/>
    <w:rsid w:val="7C45457E"/>
    <w:rsid w:val="7C994441"/>
    <w:rsid w:val="7CD2B0E1"/>
    <w:rsid w:val="7D194608"/>
    <w:rsid w:val="7D555F11"/>
    <w:rsid w:val="7D7654C0"/>
    <w:rsid w:val="7DFEA9B2"/>
    <w:rsid w:val="7E6E27D8"/>
    <w:rsid w:val="7E936FBA"/>
    <w:rsid w:val="7E9D5A08"/>
    <w:rsid w:val="7F077BA8"/>
    <w:rsid w:val="7F1D5AC3"/>
    <w:rsid w:val="7F4516E8"/>
    <w:rsid w:val="7F5377FA"/>
    <w:rsid w:val="7F5411CE"/>
    <w:rsid w:val="7FBD61CB"/>
    <w:rsid w:val="7FCC93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25A50"/>
  <w15:chartTrackingRefBased/>
  <w15:docId w15:val="{48F66071-8886-4880-88C0-32619B92C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1"/>
    <w:rPr>
      <w:lang w:val="en-US"/>
    </w:rPr>
  </w:style>
  <w:style w:type="paragraph" w:styleId="Heading1">
    <w:name w:val="heading 1"/>
    <w:basedOn w:val="Normal"/>
    <w:next w:val="Normal"/>
    <w:link w:val="Heading1Char"/>
    <w:uiPriority w:val="9"/>
    <w:qFormat/>
    <w:rsid w:val="00774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4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4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4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5A0"/>
    <w:rPr>
      <w:rFonts w:eastAsiaTheme="majorEastAsia" w:cstheme="majorBidi"/>
      <w:color w:val="272727" w:themeColor="text1" w:themeTint="D8"/>
    </w:rPr>
  </w:style>
  <w:style w:type="paragraph" w:styleId="Title">
    <w:name w:val="Title"/>
    <w:basedOn w:val="Normal"/>
    <w:next w:val="Normal"/>
    <w:link w:val="TitleChar"/>
    <w:uiPriority w:val="10"/>
    <w:qFormat/>
    <w:rsid w:val="00774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5A0"/>
    <w:pPr>
      <w:spacing w:before="160"/>
      <w:jc w:val="center"/>
    </w:pPr>
    <w:rPr>
      <w:i/>
      <w:iCs/>
      <w:color w:val="404040" w:themeColor="text1" w:themeTint="BF"/>
    </w:rPr>
  </w:style>
  <w:style w:type="character" w:customStyle="1" w:styleId="QuoteChar">
    <w:name w:val="Quote Char"/>
    <w:basedOn w:val="DefaultParagraphFont"/>
    <w:link w:val="Quote"/>
    <w:uiPriority w:val="29"/>
    <w:rsid w:val="007745A0"/>
    <w:rPr>
      <w:i/>
      <w:iCs/>
      <w:color w:val="404040" w:themeColor="text1" w:themeTint="BF"/>
    </w:rPr>
  </w:style>
  <w:style w:type="paragraph" w:styleId="ListParagraph">
    <w:name w:val="List Paragraph"/>
    <w:basedOn w:val="Normal"/>
    <w:uiPriority w:val="34"/>
    <w:qFormat/>
    <w:rsid w:val="007745A0"/>
    <w:pPr>
      <w:ind w:left="720"/>
      <w:contextualSpacing/>
    </w:pPr>
  </w:style>
  <w:style w:type="character" w:styleId="IntenseEmphasis">
    <w:name w:val="Intense Emphasis"/>
    <w:basedOn w:val="DefaultParagraphFont"/>
    <w:uiPriority w:val="21"/>
    <w:qFormat/>
    <w:rsid w:val="007745A0"/>
    <w:rPr>
      <w:i/>
      <w:iCs/>
      <w:color w:val="0F4761" w:themeColor="accent1" w:themeShade="BF"/>
    </w:rPr>
  </w:style>
  <w:style w:type="paragraph" w:styleId="IntenseQuote">
    <w:name w:val="Intense Quote"/>
    <w:basedOn w:val="Normal"/>
    <w:next w:val="Normal"/>
    <w:link w:val="IntenseQuoteChar"/>
    <w:uiPriority w:val="30"/>
    <w:qFormat/>
    <w:rsid w:val="00774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5A0"/>
    <w:rPr>
      <w:i/>
      <w:iCs/>
      <w:color w:val="0F4761" w:themeColor="accent1" w:themeShade="BF"/>
    </w:rPr>
  </w:style>
  <w:style w:type="character" w:styleId="IntenseReference">
    <w:name w:val="Intense Reference"/>
    <w:basedOn w:val="DefaultParagraphFont"/>
    <w:uiPriority w:val="32"/>
    <w:qFormat/>
    <w:rsid w:val="007745A0"/>
    <w:rPr>
      <w:b/>
      <w:bCs/>
      <w:smallCaps/>
      <w:color w:val="0F4761" w:themeColor="accent1" w:themeShade="BF"/>
      <w:spacing w:val="5"/>
    </w:rPr>
  </w:style>
  <w:style w:type="paragraph" w:customStyle="1" w:styleId="paragraph">
    <w:name w:val="paragraph"/>
    <w:basedOn w:val="Normal"/>
    <w:rsid w:val="001E68B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1E68B4"/>
  </w:style>
  <w:style w:type="character" w:customStyle="1" w:styleId="eop">
    <w:name w:val="eop"/>
    <w:basedOn w:val="DefaultParagraphFont"/>
    <w:rsid w:val="001E68B4"/>
  </w:style>
  <w:style w:type="character" w:customStyle="1" w:styleId="scxp120356718">
    <w:name w:val="scxp120356718"/>
    <w:basedOn w:val="DefaultParagraphFont"/>
    <w:rsid w:val="001E68B4"/>
  </w:style>
  <w:style w:type="character" w:customStyle="1" w:styleId="scxp121755733">
    <w:name w:val="scxp121755733"/>
    <w:basedOn w:val="DefaultParagraphFont"/>
    <w:rsid w:val="00826594"/>
  </w:style>
  <w:style w:type="character" w:customStyle="1" w:styleId="scxp8459765">
    <w:name w:val="scxp8459765"/>
    <w:basedOn w:val="DefaultParagraphFont"/>
    <w:rsid w:val="004208CC"/>
  </w:style>
  <w:style w:type="character" w:styleId="Hyperlink">
    <w:name w:val="Hyperlink"/>
    <w:basedOn w:val="DefaultParagraphFont"/>
    <w:uiPriority w:val="99"/>
    <w:unhideWhenUsed/>
    <w:rsid w:val="001947B8"/>
    <w:rPr>
      <w:color w:val="0000FF"/>
      <w:u w:val="single"/>
    </w:rPr>
  </w:style>
  <w:style w:type="numbering" w:customStyle="1" w:styleId="CurrentList1">
    <w:name w:val="Current List1"/>
    <w:uiPriority w:val="99"/>
    <w:rsid w:val="00190BAD"/>
    <w:pPr>
      <w:numPr>
        <w:numId w:val="27"/>
      </w:numPr>
    </w:pPr>
  </w:style>
  <w:style w:type="character" w:styleId="CommentReference">
    <w:name w:val="annotation reference"/>
    <w:basedOn w:val="DefaultParagraphFont"/>
    <w:uiPriority w:val="99"/>
    <w:semiHidden/>
    <w:unhideWhenUsed/>
    <w:rsid w:val="00720229"/>
    <w:rPr>
      <w:sz w:val="16"/>
      <w:szCs w:val="16"/>
    </w:rPr>
  </w:style>
  <w:style w:type="paragraph" w:styleId="CommentText">
    <w:name w:val="annotation text"/>
    <w:basedOn w:val="Normal"/>
    <w:link w:val="CommentTextChar"/>
    <w:uiPriority w:val="99"/>
    <w:unhideWhenUsed/>
    <w:rsid w:val="00720229"/>
    <w:pPr>
      <w:spacing w:line="240" w:lineRule="auto"/>
    </w:pPr>
    <w:rPr>
      <w:sz w:val="20"/>
      <w:szCs w:val="20"/>
    </w:rPr>
  </w:style>
  <w:style w:type="character" w:customStyle="1" w:styleId="CommentTextChar">
    <w:name w:val="Comment Text Char"/>
    <w:basedOn w:val="DefaultParagraphFont"/>
    <w:link w:val="CommentText"/>
    <w:uiPriority w:val="99"/>
    <w:rsid w:val="00720229"/>
    <w:rPr>
      <w:sz w:val="20"/>
      <w:szCs w:val="20"/>
      <w:lang w:val="en-US"/>
    </w:rPr>
  </w:style>
  <w:style w:type="paragraph" w:styleId="CommentSubject">
    <w:name w:val="annotation subject"/>
    <w:basedOn w:val="CommentText"/>
    <w:next w:val="CommentText"/>
    <w:link w:val="CommentSubjectChar"/>
    <w:uiPriority w:val="99"/>
    <w:semiHidden/>
    <w:unhideWhenUsed/>
    <w:rsid w:val="00720229"/>
    <w:rPr>
      <w:b/>
      <w:bCs/>
    </w:rPr>
  </w:style>
  <w:style w:type="character" w:customStyle="1" w:styleId="CommentSubjectChar">
    <w:name w:val="Comment Subject Char"/>
    <w:basedOn w:val="CommentTextChar"/>
    <w:link w:val="CommentSubject"/>
    <w:uiPriority w:val="99"/>
    <w:semiHidden/>
    <w:rsid w:val="00720229"/>
    <w:rPr>
      <w:b/>
      <w:bCs/>
      <w:sz w:val="20"/>
      <w:szCs w:val="20"/>
      <w:lang w:val="en-US"/>
    </w:rPr>
  </w:style>
  <w:style w:type="paragraph" w:styleId="Revision">
    <w:name w:val="Revision"/>
    <w:hidden/>
    <w:uiPriority w:val="99"/>
    <w:semiHidden/>
    <w:rsid w:val="000C5749"/>
    <w:pPr>
      <w:spacing w:after="0" w:line="240" w:lineRule="auto"/>
    </w:pPr>
    <w:rPr>
      <w:lang w:val="en-US"/>
    </w:rPr>
  </w:style>
  <w:style w:type="table" w:styleId="TableGrid">
    <w:name w:val="Table Grid"/>
    <w:basedOn w:val="TableNormal"/>
    <w:uiPriority w:val="59"/>
    <w:rsid w:val="00B66C64"/>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408F"/>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3D408F"/>
    <w:rPr>
      <w:b/>
      <w:bCs/>
    </w:rPr>
  </w:style>
  <w:style w:type="character" w:styleId="Emphasis">
    <w:name w:val="Emphasis"/>
    <w:basedOn w:val="DefaultParagraphFont"/>
    <w:uiPriority w:val="20"/>
    <w:qFormat/>
    <w:rsid w:val="003D408F"/>
    <w:rPr>
      <w:i/>
      <w:iCs/>
    </w:rPr>
  </w:style>
  <w:style w:type="character" w:customStyle="1" w:styleId="cit-pub-id">
    <w:name w:val="cit-pub-id"/>
    <w:basedOn w:val="DefaultParagraphFont"/>
    <w:rsid w:val="00373712"/>
  </w:style>
  <w:style w:type="character" w:styleId="FollowedHyperlink">
    <w:name w:val="FollowedHyperlink"/>
    <w:basedOn w:val="DefaultParagraphFont"/>
    <w:uiPriority w:val="99"/>
    <w:semiHidden/>
    <w:unhideWhenUsed/>
    <w:rsid w:val="00373712"/>
    <w:rPr>
      <w:color w:val="96607D" w:themeColor="followedHyperlink"/>
      <w:u w:val="single"/>
    </w:rPr>
  </w:style>
  <w:style w:type="character" w:styleId="LineNumber">
    <w:name w:val="line number"/>
    <w:basedOn w:val="DefaultParagraphFont"/>
    <w:uiPriority w:val="99"/>
    <w:semiHidden/>
    <w:unhideWhenUsed/>
    <w:rsid w:val="00BA37E6"/>
  </w:style>
  <w:style w:type="character" w:styleId="UnresolvedMention">
    <w:name w:val="Unresolved Mention"/>
    <w:basedOn w:val="DefaultParagraphFont"/>
    <w:uiPriority w:val="99"/>
    <w:semiHidden/>
    <w:unhideWhenUsed/>
    <w:rsid w:val="00E41D4D"/>
    <w:rPr>
      <w:color w:val="605E5C"/>
      <w:shd w:val="clear" w:color="auto" w:fill="E1DFDD"/>
    </w:rPr>
  </w:style>
  <w:style w:type="paragraph" w:styleId="Header">
    <w:name w:val="header"/>
    <w:basedOn w:val="Normal"/>
    <w:link w:val="HeaderChar"/>
    <w:uiPriority w:val="99"/>
    <w:unhideWhenUsed/>
    <w:rsid w:val="001F62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6235"/>
    <w:rPr>
      <w:lang w:val="en-US"/>
    </w:rPr>
  </w:style>
  <w:style w:type="paragraph" w:styleId="Footer">
    <w:name w:val="footer"/>
    <w:basedOn w:val="Normal"/>
    <w:link w:val="FooterChar"/>
    <w:uiPriority w:val="99"/>
    <w:unhideWhenUsed/>
    <w:rsid w:val="001F62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235"/>
    <w:rPr>
      <w:lang w:val="en-US"/>
    </w:rPr>
  </w:style>
  <w:style w:type="table" w:customStyle="1" w:styleId="TableGrid1">
    <w:name w:val="Table Grid1"/>
    <w:basedOn w:val="TableNormal"/>
    <w:next w:val="TableGrid"/>
    <w:uiPriority w:val="59"/>
    <w:rsid w:val="00595DD1"/>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8037A"/>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0233">
      <w:bodyDiv w:val="1"/>
      <w:marLeft w:val="0"/>
      <w:marRight w:val="0"/>
      <w:marTop w:val="0"/>
      <w:marBottom w:val="0"/>
      <w:divBdr>
        <w:top w:val="none" w:sz="0" w:space="0" w:color="auto"/>
        <w:left w:val="none" w:sz="0" w:space="0" w:color="auto"/>
        <w:bottom w:val="none" w:sz="0" w:space="0" w:color="auto"/>
        <w:right w:val="none" w:sz="0" w:space="0" w:color="auto"/>
      </w:divBdr>
    </w:div>
    <w:div w:id="43524749">
      <w:bodyDiv w:val="1"/>
      <w:marLeft w:val="0"/>
      <w:marRight w:val="0"/>
      <w:marTop w:val="0"/>
      <w:marBottom w:val="0"/>
      <w:divBdr>
        <w:top w:val="none" w:sz="0" w:space="0" w:color="auto"/>
        <w:left w:val="none" w:sz="0" w:space="0" w:color="auto"/>
        <w:bottom w:val="none" w:sz="0" w:space="0" w:color="auto"/>
        <w:right w:val="none" w:sz="0" w:space="0" w:color="auto"/>
      </w:divBdr>
      <w:divsChild>
        <w:div w:id="1668821416">
          <w:marLeft w:val="0"/>
          <w:marRight w:val="0"/>
          <w:marTop w:val="0"/>
          <w:marBottom w:val="0"/>
          <w:divBdr>
            <w:top w:val="none" w:sz="0" w:space="0" w:color="auto"/>
            <w:left w:val="none" w:sz="0" w:space="0" w:color="auto"/>
            <w:bottom w:val="none" w:sz="0" w:space="0" w:color="auto"/>
            <w:right w:val="none" w:sz="0" w:space="0" w:color="auto"/>
          </w:divBdr>
        </w:div>
        <w:div w:id="88813503">
          <w:marLeft w:val="0"/>
          <w:marRight w:val="0"/>
          <w:marTop w:val="0"/>
          <w:marBottom w:val="0"/>
          <w:divBdr>
            <w:top w:val="none" w:sz="0" w:space="0" w:color="auto"/>
            <w:left w:val="none" w:sz="0" w:space="0" w:color="auto"/>
            <w:bottom w:val="none" w:sz="0" w:space="0" w:color="auto"/>
            <w:right w:val="none" w:sz="0" w:space="0" w:color="auto"/>
          </w:divBdr>
          <w:divsChild>
            <w:div w:id="818887137">
              <w:marLeft w:val="0"/>
              <w:marRight w:val="0"/>
              <w:marTop w:val="30"/>
              <w:marBottom w:val="30"/>
              <w:divBdr>
                <w:top w:val="none" w:sz="0" w:space="0" w:color="auto"/>
                <w:left w:val="none" w:sz="0" w:space="0" w:color="auto"/>
                <w:bottom w:val="none" w:sz="0" w:space="0" w:color="auto"/>
                <w:right w:val="none" w:sz="0" w:space="0" w:color="auto"/>
              </w:divBdr>
              <w:divsChild>
                <w:div w:id="1496843066">
                  <w:marLeft w:val="0"/>
                  <w:marRight w:val="0"/>
                  <w:marTop w:val="0"/>
                  <w:marBottom w:val="0"/>
                  <w:divBdr>
                    <w:top w:val="none" w:sz="0" w:space="0" w:color="auto"/>
                    <w:left w:val="none" w:sz="0" w:space="0" w:color="auto"/>
                    <w:bottom w:val="none" w:sz="0" w:space="0" w:color="auto"/>
                    <w:right w:val="none" w:sz="0" w:space="0" w:color="auto"/>
                  </w:divBdr>
                  <w:divsChild>
                    <w:div w:id="16471949">
                      <w:marLeft w:val="0"/>
                      <w:marRight w:val="0"/>
                      <w:marTop w:val="0"/>
                      <w:marBottom w:val="0"/>
                      <w:divBdr>
                        <w:top w:val="none" w:sz="0" w:space="0" w:color="auto"/>
                        <w:left w:val="none" w:sz="0" w:space="0" w:color="auto"/>
                        <w:bottom w:val="none" w:sz="0" w:space="0" w:color="auto"/>
                        <w:right w:val="none" w:sz="0" w:space="0" w:color="auto"/>
                      </w:divBdr>
                    </w:div>
                  </w:divsChild>
                </w:div>
                <w:div w:id="1622682747">
                  <w:marLeft w:val="0"/>
                  <w:marRight w:val="0"/>
                  <w:marTop w:val="0"/>
                  <w:marBottom w:val="0"/>
                  <w:divBdr>
                    <w:top w:val="none" w:sz="0" w:space="0" w:color="auto"/>
                    <w:left w:val="none" w:sz="0" w:space="0" w:color="auto"/>
                    <w:bottom w:val="none" w:sz="0" w:space="0" w:color="auto"/>
                    <w:right w:val="none" w:sz="0" w:space="0" w:color="auto"/>
                  </w:divBdr>
                  <w:divsChild>
                    <w:div w:id="1424836195">
                      <w:marLeft w:val="0"/>
                      <w:marRight w:val="0"/>
                      <w:marTop w:val="0"/>
                      <w:marBottom w:val="0"/>
                      <w:divBdr>
                        <w:top w:val="none" w:sz="0" w:space="0" w:color="auto"/>
                        <w:left w:val="none" w:sz="0" w:space="0" w:color="auto"/>
                        <w:bottom w:val="none" w:sz="0" w:space="0" w:color="auto"/>
                        <w:right w:val="none" w:sz="0" w:space="0" w:color="auto"/>
                      </w:divBdr>
                    </w:div>
                  </w:divsChild>
                </w:div>
                <w:div w:id="366492396">
                  <w:marLeft w:val="0"/>
                  <w:marRight w:val="0"/>
                  <w:marTop w:val="0"/>
                  <w:marBottom w:val="0"/>
                  <w:divBdr>
                    <w:top w:val="none" w:sz="0" w:space="0" w:color="auto"/>
                    <w:left w:val="none" w:sz="0" w:space="0" w:color="auto"/>
                    <w:bottom w:val="none" w:sz="0" w:space="0" w:color="auto"/>
                    <w:right w:val="none" w:sz="0" w:space="0" w:color="auto"/>
                  </w:divBdr>
                  <w:divsChild>
                    <w:div w:id="2132821938">
                      <w:marLeft w:val="0"/>
                      <w:marRight w:val="0"/>
                      <w:marTop w:val="0"/>
                      <w:marBottom w:val="0"/>
                      <w:divBdr>
                        <w:top w:val="none" w:sz="0" w:space="0" w:color="auto"/>
                        <w:left w:val="none" w:sz="0" w:space="0" w:color="auto"/>
                        <w:bottom w:val="none" w:sz="0" w:space="0" w:color="auto"/>
                        <w:right w:val="none" w:sz="0" w:space="0" w:color="auto"/>
                      </w:divBdr>
                    </w:div>
                  </w:divsChild>
                </w:div>
                <w:div w:id="164632716">
                  <w:marLeft w:val="0"/>
                  <w:marRight w:val="0"/>
                  <w:marTop w:val="0"/>
                  <w:marBottom w:val="0"/>
                  <w:divBdr>
                    <w:top w:val="none" w:sz="0" w:space="0" w:color="auto"/>
                    <w:left w:val="none" w:sz="0" w:space="0" w:color="auto"/>
                    <w:bottom w:val="none" w:sz="0" w:space="0" w:color="auto"/>
                    <w:right w:val="none" w:sz="0" w:space="0" w:color="auto"/>
                  </w:divBdr>
                  <w:divsChild>
                    <w:div w:id="266425413">
                      <w:marLeft w:val="0"/>
                      <w:marRight w:val="0"/>
                      <w:marTop w:val="0"/>
                      <w:marBottom w:val="0"/>
                      <w:divBdr>
                        <w:top w:val="none" w:sz="0" w:space="0" w:color="auto"/>
                        <w:left w:val="none" w:sz="0" w:space="0" w:color="auto"/>
                        <w:bottom w:val="none" w:sz="0" w:space="0" w:color="auto"/>
                        <w:right w:val="none" w:sz="0" w:space="0" w:color="auto"/>
                      </w:divBdr>
                    </w:div>
                  </w:divsChild>
                </w:div>
                <w:div w:id="2014992263">
                  <w:marLeft w:val="0"/>
                  <w:marRight w:val="0"/>
                  <w:marTop w:val="0"/>
                  <w:marBottom w:val="0"/>
                  <w:divBdr>
                    <w:top w:val="none" w:sz="0" w:space="0" w:color="auto"/>
                    <w:left w:val="none" w:sz="0" w:space="0" w:color="auto"/>
                    <w:bottom w:val="none" w:sz="0" w:space="0" w:color="auto"/>
                    <w:right w:val="none" w:sz="0" w:space="0" w:color="auto"/>
                  </w:divBdr>
                  <w:divsChild>
                    <w:div w:id="1025598701">
                      <w:marLeft w:val="0"/>
                      <w:marRight w:val="0"/>
                      <w:marTop w:val="0"/>
                      <w:marBottom w:val="0"/>
                      <w:divBdr>
                        <w:top w:val="none" w:sz="0" w:space="0" w:color="auto"/>
                        <w:left w:val="none" w:sz="0" w:space="0" w:color="auto"/>
                        <w:bottom w:val="none" w:sz="0" w:space="0" w:color="auto"/>
                        <w:right w:val="none" w:sz="0" w:space="0" w:color="auto"/>
                      </w:divBdr>
                    </w:div>
                  </w:divsChild>
                </w:div>
                <w:div w:id="190650443">
                  <w:marLeft w:val="0"/>
                  <w:marRight w:val="0"/>
                  <w:marTop w:val="0"/>
                  <w:marBottom w:val="0"/>
                  <w:divBdr>
                    <w:top w:val="none" w:sz="0" w:space="0" w:color="auto"/>
                    <w:left w:val="none" w:sz="0" w:space="0" w:color="auto"/>
                    <w:bottom w:val="none" w:sz="0" w:space="0" w:color="auto"/>
                    <w:right w:val="none" w:sz="0" w:space="0" w:color="auto"/>
                  </w:divBdr>
                  <w:divsChild>
                    <w:div w:id="1713923022">
                      <w:marLeft w:val="0"/>
                      <w:marRight w:val="0"/>
                      <w:marTop w:val="0"/>
                      <w:marBottom w:val="0"/>
                      <w:divBdr>
                        <w:top w:val="none" w:sz="0" w:space="0" w:color="auto"/>
                        <w:left w:val="none" w:sz="0" w:space="0" w:color="auto"/>
                        <w:bottom w:val="none" w:sz="0" w:space="0" w:color="auto"/>
                        <w:right w:val="none" w:sz="0" w:space="0" w:color="auto"/>
                      </w:divBdr>
                    </w:div>
                  </w:divsChild>
                </w:div>
                <w:div w:id="238562599">
                  <w:marLeft w:val="0"/>
                  <w:marRight w:val="0"/>
                  <w:marTop w:val="0"/>
                  <w:marBottom w:val="0"/>
                  <w:divBdr>
                    <w:top w:val="none" w:sz="0" w:space="0" w:color="auto"/>
                    <w:left w:val="none" w:sz="0" w:space="0" w:color="auto"/>
                    <w:bottom w:val="none" w:sz="0" w:space="0" w:color="auto"/>
                    <w:right w:val="none" w:sz="0" w:space="0" w:color="auto"/>
                  </w:divBdr>
                  <w:divsChild>
                    <w:div w:id="219480645">
                      <w:marLeft w:val="0"/>
                      <w:marRight w:val="0"/>
                      <w:marTop w:val="0"/>
                      <w:marBottom w:val="0"/>
                      <w:divBdr>
                        <w:top w:val="none" w:sz="0" w:space="0" w:color="auto"/>
                        <w:left w:val="none" w:sz="0" w:space="0" w:color="auto"/>
                        <w:bottom w:val="none" w:sz="0" w:space="0" w:color="auto"/>
                        <w:right w:val="none" w:sz="0" w:space="0" w:color="auto"/>
                      </w:divBdr>
                    </w:div>
                  </w:divsChild>
                </w:div>
                <w:div w:id="90779776">
                  <w:marLeft w:val="0"/>
                  <w:marRight w:val="0"/>
                  <w:marTop w:val="0"/>
                  <w:marBottom w:val="0"/>
                  <w:divBdr>
                    <w:top w:val="none" w:sz="0" w:space="0" w:color="auto"/>
                    <w:left w:val="none" w:sz="0" w:space="0" w:color="auto"/>
                    <w:bottom w:val="none" w:sz="0" w:space="0" w:color="auto"/>
                    <w:right w:val="none" w:sz="0" w:space="0" w:color="auto"/>
                  </w:divBdr>
                  <w:divsChild>
                    <w:div w:id="996956446">
                      <w:marLeft w:val="0"/>
                      <w:marRight w:val="0"/>
                      <w:marTop w:val="0"/>
                      <w:marBottom w:val="0"/>
                      <w:divBdr>
                        <w:top w:val="none" w:sz="0" w:space="0" w:color="auto"/>
                        <w:left w:val="none" w:sz="0" w:space="0" w:color="auto"/>
                        <w:bottom w:val="none" w:sz="0" w:space="0" w:color="auto"/>
                        <w:right w:val="none" w:sz="0" w:space="0" w:color="auto"/>
                      </w:divBdr>
                    </w:div>
                  </w:divsChild>
                </w:div>
                <w:div w:id="253436740">
                  <w:marLeft w:val="0"/>
                  <w:marRight w:val="0"/>
                  <w:marTop w:val="0"/>
                  <w:marBottom w:val="0"/>
                  <w:divBdr>
                    <w:top w:val="none" w:sz="0" w:space="0" w:color="auto"/>
                    <w:left w:val="none" w:sz="0" w:space="0" w:color="auto"/>
                    <w:bottom w:val="none" w:sz="0" w:space="0" w:color="auto"/>
                    <w:right w:val="none" w:sz="0" w:space="0" w:color="auto"/>
                  </w:divBdr>
                  <w:divsChild>
                    <w:div w:id="1056322624">
                      <w:marLeft w:val="0"/>
                      <w:marRight w:val="0"/>
                      <w:marTop w:val="0"/>
                      <w:marBottom w:val="0"/>
                      <w:divBdr>
                        <w:top w:val="none" w:sz="0" w:space="0" w:color="auto"/>
                        <w:left w:val="none" w:sz="0" w:space="0" w:color="auto"/>
                        <w:bottom w:val="none" w:sz="0" w:space="0" w:color="auto"/>
                        <w:right w:val="none" w:sz="0" w:space="0" w:color="auto"/>
                      </w:divBdr>
                    </w:div>
                  </w:divsChild>
                </w:div>
                <w:div w:id="1751540968">
                  <w:marLeft w:val="0"/>
                  <w:marRight w:val="0"/>
                  <w:marTop w:val="0"/>
                  <w:marBottom w:val="0"/>
                  <w:divBdr>
                    <w:top w:val="none" w:sz="0" w:space="0" w:color="auto"/>
                    <w:left w:val="none" w:sz="0" w:space="0" w:color="auto"/>
                    <w:bottom w:val="none" w:sz="0" w:space="0" w:color="auto"/>
                    <w:right w:val="none" w:sz="0" w:space="0" w:color="auto"/>
                  </w:divBdr>
                  <w:divsChild>
                    <w:div w:id="1774089267">
                      <w:marLeft w:val="0"/>
                      <w:marRight w:val="0"/>
                      <w:marTop w:val="0"/>
                      <w:marBottom w:val="0"/>
                      <w:divBdr>
                        <w:top w:val="none" w:sz="0" w:space="0" w:color="auto"/>
                        <w:left w:val="none" w:sz="0" w:space="0" w:color="auto"/>
                        <w:bottom w:val="none" w:sz="0" w:space="0" w:color="auto"/>
                        <w:right w:val="none" w:sz="0" w:space="0" w:color="auto"/>
                      </w:divBdr>
                    </w:div>
                  </w:divsChild>
                </w:div>
                <w:div w:id="732698406">
                  <w:marLeft w:val="0"/>
                  <w:marRight w:val="0"/>
                  <w:marTop w:val="0"/>
                  <w:marBottom w:val="0"/>
                  <w:divBdr>
                    <w:top w:val="none" w:sz="0" w:space="0" w:color="auto"/>
                    <w:left w:val="none" w:sz="0" w:space="0" w:color="auto"/>
                    <w:bottom w:val="none" w:sz="0" w:space="0" w:color="auto"/>
                    <w:right w:val="none" w:sz="0" w:space="0" w:color="auto"/>
                  </w:divBdr>
                  <w:divsChild>
                    <w:div w:id="1217744676">
                      <w:marLeft w:val="0"/>
                      <w:marRight w:val="0"/>
                      <w:marTop w:val="0"/>
                      <w:marBottom w:val="0"/>
                      <w:divBdr>
                        <w:top w:val="none" w:sz="0" w:space="0" w:color="auto"/>
                        <w:left w:val="none" w:sz="0" w:space="0" w:color="auto"/>
                        <w:bottom w:val="none" w:sz="0" w:space="0" w:color="auto"/>
                        <w:right w:val="none" w:sz="0" w:space="0" w:color="auto"/>
                      </w:divBdr>
                    </w:div>
                  </w:divsChild>
                </w:div>
                <w:div w:id="1108617757">
                  <w:marLeft w:val="0"/>
                  <w:marRight w:val="0"/>
                  <w:marTop w:val="0"/>
                  <w:marBottom w:val="0"/>
                  <w:divBdr>
                    <w:top w:val="none" w:sz="0" w:space="0" w:color="auto"/>
                    <w:left w:val="none" w:sz="0" w:space="0" w:color="auto"/>
                    <w:bottom w:val="none" w:sz="0" w:space="0" w:color="auto"/>
                    <w:right w:val="none" w:sz="0" w:space="0" w:color="auto"/>
                  </w:divBdr>
                  <w:divsChild>
                    <w:div w:id="279653507">
                      <w:marLeft w:val="0"/>
                      <w:marRight w:val="0"/>
                      <w:marTop w:val="0"/>
                      <w:marBottom w:val="0"/>
                      <w:divBdr>
                        <w:top w:val="none" w:sz="0" w:space="0" w:color="auto"/>
                        <w:left w:val="none" w:sz="0" w:space="0" w:color="auto"/>
                        <w:bottom w:val="none" w:sz="0" w:space="0" w:color="auto"/>
                        <w:right w:val="none" w:sz="0" w:space="0" w:color="auto"/>
                      </w:divBdr>
                    </w:div>
                  </w:divsChild>
                </w:div>
                <w:div w:id="466974485">
                  <w:marLeft w:val="0"/>
                  <w:marRight w:val="0"/>
                  <w:marTop w:val="0"/>
                  <w:marBottom w:val="0"/>
                  <w:divBdr>
                    <w:top w:val="none" w:sz="0" w:space="0" w:color="auto"/>
                    <w:left w:val="none" w:sz="0" w:space="0" w:color="auto"/>
                    <w:bottom w:val="none" w:sz="0" w:space="0" w:color="auto"/>
                    <w:right w:val="none" w:sz="0" w:space="0" w:color="auto"/>
                  </w:divBdr>
                  <w:divsChild>
                    <w:div w:id="900601785">
                      <w:marLeft w:val="0"/>
                      <w:marRight w:val="0"/>
                      <w:marTop w:val="0"/>
                      <w:marBottom w:val="0"/>
                      <w:divBdr>
                        <w:top w:val="none" w:sz="0" w:space="0" w:color="auto"/>
                        <w:left w:val="none" w:sz="0" w:space="0" w:color="auto"/>
                        <w:bottom w:val="none" w:sz="0" w:space="0" w:color="auto"/>
                        <w:right w:val="none" w:sz="0" w:space="0" w:color="auto"/>
                      </w:divBdr>
                    </w:div>
                  </w:divsChild>
                </w:div>
                <w:div w:id="303243849">
                  <w:marLeft w:val="0"/>
                  <w:marRight w:val="0"/>
                  <w:marTop w:val="0"/>
                  <w:marBottom w:val="0"/>
                  <w:divBdr>
                    <w:top w:val="none" w:sz="0" w:space="0" w:color="auto"/>
                    <w:left w:val="none" w:sz="0" w:space="0" w:color="auto"/>
                    <w:bottom w:val="none" w:sz="0" w:space="0" w:color="auto"/>
                    <w:right w:val="none" w:sz="0" w:space="0" w:color="auto"/>
                  </w:divBdr>
                  <w:divsChild>
                    <w:div w:id="151798262">
                      <w:marLeft w:val="0"/>
                      <w:marRight w:val="0"/>
                      <w:marTop w:val="0"/>
                      <w:marBottom w:val="0"/>
                      <w:divBdr>
                        <w:top w:val="none" w:sz="0" w:space="0" w:color="auto"/>
                        <w:left w:val="none" w:sz="0" w:space="0" w:color="auto"/>
                        <w:bottom w:val="none" w:sz="0" w:space="0" w:color="auto"/>
                        <w:right w:val="none" w:sz="0" w:space="0" w:color="auto"/>
                      </w:divBdr>
                    </w:div>
                  </w:divsChild>
                </w:div>
                <w:div w:id="523590732">
                  <w:marLeft w:val="0"/>
                  <w:marRight w:val="0"/>
                  <w:marTop w:val="0"/>
                  <w:marBottom w:val="0"/>
                  <w:divBdr>
                    <w:top w:val="none" w:sz="0" w:space="0" w:color="auto"/>
                    <w:left w:val="none" w:sz="0" w:space="0" w:color="auto"/>
                    <w:bottom w:val="none" w:sz="0" w:space="0" w:color="auto"/>
                    <w:right w:val="none" w:sz="0" w:space="0" w:color="auto"/>
                  </w:divBdr>
                  <w:divsChild>
                    <w:div w:id="1417823825">
                      <w:marLeft w:val="0"/>
                      <w:marRight w:val="0"/>
                      <w:marTop w:val="0"/>
                      <w:marBottom w:val="0"/>
                      <w:divBdr>
                        <w:top w:val="none" w:sz="0" w:space="0" w:color="auto"/>
                        <w:left w:val="none" w:sz="0" w:space="0" w:color="auto"/>
                        <w:bottom w:val="none" w:sz="0" w:space="0" w:color="auto"/>
                        <w:right w:val="none" w:sz="0" w:space="0" w:color="auto"/>
                      </w:divBdr>
                    </w:div>
                  </w:divsChild>
                </w:div>
                <w:div w:id="1662582824">
                  <w:marLeft w:val="0"/>
                  <w:marRight w:val="0"/>
                  <w:marTop w:val="0"/>
                  <w:marBottom w:val="0"/>
                  <w:divBdr>
                    <w:top w:val="none" w:sz="0" w:space="0" w:color="auto"/>
                    <w:left w:val="none" w:sz="0" w:space="0" w:color="auto"/>
                    <w:bottom w:val="none" w:sz="0" w:space="0" w:color="auto"/>
                    <w:right w:val="none" w:sz="0" w:space="0" w:color="auto"/>
                  </w:divBdr>
                  <w:divsChild>
                    <w:div w:id="1698963714">
                      <w:marLeft w:val="0"/>
                      <w:marRight w:val="0"/>
                      <w:marTop w:val="0"/>
                      <w:marBottom w:val="0"/>
                      <w:divBdr>
                        <w:top w:val="none" w:sz="0" w:space="0" w:color="auto"/>
                        <w:left w:val="none" w:sz="0" w:space="0" w:color="auto"/>
                        <w:bottom w:val="none" w:sz="0" w:space="0" w:color="auto"/>
                        <w:right w:val="none" w:sz="0" w:space="0" w:color="auto"/>
                      </w:divBdr>
                    </w:div>
                  </w:divsChild>
                </w:div>
                <w:div w:id="1216625520">
                  <w:marLeft w:val="0"/>
                  <w:marRight w:val="0"/>
                  <w:marTop w:val="0"/>
                  <w:marBottom w:val="0"/>
                  <w:divBdr>
                    <w:top w:val="none" w:sz="0" w:space="0" w:color="auto"/>
                    <w:left w:val="none" w:sz="0" w:space="0" w:color="auto"/>
                    <w:bottom w:val="none" w:sz="0" w:space="0" w:color="auto"/>
                    <w:right w:val="none" w:sz="0" w:space="0" w:color="auto"/>
                  </w:divBdr>
                  <w:divsChild>
                    <w:div w:id="300620123">
                      <w:marLeft w:val="0"/>
                      <w:marRight w:val="0"/>
                      <w:marTop w:val="0"/>
                      <w:marBottom w:val="0"/>
                      <w:divBdr>
                        <w:top w:val="none" w:sz="0" w:space="0" w:color="auto"/>
                        <w:left w:val="none" w:sz="0" w:space="0" w:color="auto"/>
                        <w:bottom w:val="none" w:sz="0" w:space="0" w:color="auto"/>
                        <w:right w:val="none" w:sz="0" w:space="0" w:color="auto"/>
                      </w:divBdr>
                    </w:div>
                  </w:divsChild>
                </w:div>
                <w:div w:id="2075859156">
                  <w:marLeft w:val="0"/>
                  <w:marRight w:val="0"/>
                  <w:marTop w:val="0"/>
                  <w:marBottom w:val="0"/>
                  <w:divBdr>
                    <w:top w:val="none" w:sz="0" w:space="0" w:color="auto"/>
                    <w:left w:val="none" w:sz="0" w:space="0" w:color="auto"/>
                    <w:bottom w:val="none" w:sz="0" w:space="0" w:color="auto"/>
                    <w:right w:val="none" w:sz="0" w:space="0" w:color="auto"/>
                  </w:divBdr>
                  <w:divsChild>
                    <w:div w:id="1542091834">
                      <w:marLeft w:val="0"/>
                      <w:marRight w:val="0"/>
                      <w:marTop w:val="0"/>
                      <w:marBottom w:val="0"/>
                      <w:divBdr>
                        <w:top w:val="none" w:sz="0" w:space="0" w:color="auto"/>
                        <w:left w:val="none" w:sz="0" w:space="0" w:color="auto"/>
                        <w:bottom w:val="none" w:sz="0" w:space="0" w:color="auto"/>
                        <w:right w:val="none" w:sz="0" w:space="0" w:color="auto"/>
                      </w:divBdr>
                    </w:div>
                  </w:divsChild>
                </w:div>
                <w:div w:id="1110010463">
                  <w:marLeft w:val="0"/>
                  <w:marRight w:val="0"/>
                  <w:marTop w:val="0"/>
                  <w:marBottom w:val="0"/>
                  <w:divBdr>
                    <w:top w:val="none" w:sz="0" w:space="0" w:color="auto"/>
                    <w:left w:val="none" w:sz="0" w:space="0" w:color="auto"/>
                    <w:bottom w:val="none" w:sz="0" w:space="0" w:color="auto"/>
                    <w:right w:val="none" w:sz="0" w:space="0" w:color="auto"/>
                  </w:divBdr>
                  <w:divsChild>
                    <w:div w:id="437527990">
                      <w:marLeft w:val="0"/>
                      <w:marRight w:val="0"/>
                      <w:marTop w:val="0"/>
                      <w:marBottom w:val="0"/>
                      <w:divBdr>
                        <w:top w:val="none" w:sz="0" w:space="0" w:color="auto"/>
                        <w:left w:val="none" w:sz="0" w:space="0" w:color="auto"/>
                        <w:bottom w:val="none" w:sz="0" w:space="0" w:color="auto"/>
                        <w:right w:val="none" w:sz="0" w:space="0" w:color="auto"/>
                      </w:divBdr>
                    </w:div>
                  </w:divsChild>
                </w:div>
                <w:div w:id="1738283017">
                  <w:marLeft w:val="0"/>
                  <w:marRight w:val="0"/>
                  <w:marTop w:val="0"/>
                  <w:marBottom w:val="0"/>
                  <w:divBdr>
                    <w:top w:val="none" w:sz="0" w:space="0" w:color="auto"/>
                    <w:left w:val="none" w:sz="0" w:space="0" w:color="auto"/>
                    <w:bottom w:val="none" w:sz="0" w:space="0" w:color="auto"/>
                    <w:right w:val="none" w:sz="0" w:space="0" w:color="auto"/>
                  </w:divBdr>
                  <w:divsChild>
                    <w:div w:id="1703940510">
                      <w:marLeft w:val="0"/>
                      <w:marRight w:val="0"/>
                      <w:marTop w:val="0"/>
                      <w:marBottom w:val="0"/>
                      <w:divBdr>
                        <w:top w:val="none" w:sz="0" w:space="0" w:color="auto"/>
                        <w:left w:val="none" w:sz="0" w:space="0" w:color="auto"/>
                        <w:bottom w:val="none" w:sz="0" w:space="0" w:color="auto"/>
                        <w:right w:val="none" w:sz="0" w:space="0" w:color="auto"/>
                      </w:divBdr>
                    </w:div>
                  </w:divsChild>
                </w:div>
                <w:div w:id="2073965435">
                  <w:marLeft w:val="0"/>
                  <w:marRight w:val="0"/>
                  <w:marTop w:val="0"/>
                  <w:marBottom w:val="0"/>
                  <w:divBdr>
                    <w:top w:val="none" w:sz="0" w:space="0" w:color="auto"/>
                    <w:left w:val="none" w:sz="0" w:space="0" w:color="auto"/>
                    <w:bottom w:val="none" w:sz="0" w:space="0" w:color="auto"/>
                    <w:right w:val="none" w:sz="0" w:space="0" w:color="auto"/>
                  </w:divBdr>
                  <w:divsChild>
                    <w:div w:id="644239459">
                      <w:marLeft w:val="0"/>
                      <w:marRight w:val="0"/>
                      <w:marTop w:val="0"/>
                      <w:marBottom w:val="0"/>
                      <w:divBdr>
                        <w:top w:val="none" w:sz="0" w:space="0" w:color="auto"/>
                        <w:left w:val="none" w:sz="0" w:space="0" w:color="auto"/>
                        <w:bottom w:val="none" w:sz="0" w:space="0" w:color="auto"/>
                        <w:right w:val="none" w:sz="0" w:space="0" w:color="auto"/>
                      </w:divBdr>
                    </w:div>
                  </w:divsChild>
                </w:div>
                <w:div w:id="1292976308">
                  <w:marLeft w:val="0"/>
                  <w:marRight w:val="0"/>
                  <w:marTop w:val="0"/>
                  <w:marBottom w:val="0"/>
                  <w:divBdr>
                    <w:top w:val="none" w:sz="0" w:space="0" w:color="auto"/>
                    <w:left w:val="none" w:sz="0" w:space="0" w:color="auto"/>
                    <w:bottom w:val="none" w:sz="0" w:space="0" w:color="auto"/>
                    <w:right w:val="none" w:sz="0" w:space="0" w:color="auto"/>
                  </w:divBdr>
                  <w:divsChild>
                    <w:div w:id="272714676">
                      <w:marLeft w:val="0"/>
                      <w:marRight w:val="0"/>
                      <w:marTop w:val="0"/>
                      <w:marBottom w:val="0"/>
                      <w:divBdr>
                        <w:top w:val="none" w:sz="0" w:space="0" w:color="auto"/>
                        <w:left w:val="none" w:sz="0" w:space="0" w:color="auto"/>
                        <w:bottom w:val="none" w:sz="0" w:space="0" w:color="auto"/>
                        <w:right w:val="none" w:sz="0" w:space="0" w:color="auto"/>
                      </w:divBdr>
                    </w:div>
                  </w:divsChild>
                </w:div>
                <w:div w:id="2055543281">
                  <w:marLeft w:val="0"/>
                  <w:marRight w:val="0"/>
                  <w:marTop w:val="0"/>
                  <w:marBottom w:val="0"/>
                  <w:divBdr>
                    <w:top w:val="none" w:sz="0" w:space="0" w:color="auto"/>
                    <w:left w:val="none" w:sz="0" w:space="0" w:color="auto"/>
                    <w:bottom w:val="none" w:sz="0" w:space="0" w:color="auto"/>
                    <w:right w:val="none" w:sz="0" w:space="0" w:color="auto"/>
                  </w:divBdr>
                  <w:divsChild>
                    <w:div w:id="1562133302">
                      <w:marLeft w:val="0"/>
                      <w:marRight w:val="0"/>
                      <w:marTop w:val="0"/>
                      <w:marBottom w:val="0"/>
                      <w:divBdr>
                        <w:top w:val="none" w:sz="0" w:space="0" w:color="auto"/>
                        <w:left w:val="none" w:sz="0" w:space="0" w:color="auto"/>
                        <w:bottom w:val="none" w:sz="0" w:space="0" w:color="auto"/>
                        <w:right w:val="none" w:sz="0" w:space="0" w:color="auto"/>
                      </w:divBdr>
                    </w:div>
                  </w:divsChild>
                </w:div>
                <w:div w:id="1801604753">
                  <w:marLeft w:val="0"/>
                  <w:marRight w:val="0"/>
                  <w:marTop w:val="0"/>
                  <w:marBottom w:val="0"/>
                  <w:divBdr>
                    <w:top w:val="none" w:sz="0" w:space="0" w:color="auto"/>
                    <w:left w:val="none" w:sz="0" w:space="0" w:color="auto"/>
                    <w:bottom w:val="none" w:sz="0" w:space="0" w:color="auto"/>
                    <w:right w:val="none" w:sz="0" w:space="0" w:color="auto"/>
                  </w:divBdr>
                  <w:divsChild>
                    <w:div w:id="1274483015">
                      <w:marLeft w:val="0"/>
                      <w:marRight w:val="0"/>
                      <w:marTop w:val="0"/>
                      <w:marBottom w:val="0"/>
                      <w:divBdr>
                        <w:top w:val="none" w:sz="0" w:space="0" w:color="auto"/>
                        <w:left w:val="none" w:sz="0" w:space="0" w:color="auto"/>
                        <w:bottom w:val="none" w:sz="0" w:space="0" w:color="auto"/>
                        <w:right w:val="none" w:sz="0" w:space="0" w:color="auto"/>
                      </w:divBdr>
                    </w:div>
                  </w:divsChild>
                </w:div>
                <w:div w:id="619259594">
                  <w:marLeft w:val="0"/>
                  <w:marRight w:val="0"/>
                  <w:marTop w:val="0"/>
                  <w:marBottom w:val="0"/>
                  <w:divBdr>
                    <w:top w:val="none" w:sz="0" w:space="0" w:color="auto"/>
                    <w:left w:val="none" w:sz="0" w:space="0" w:color="auto"/>
                    <w:bottom w:val="none" w:sz="0" w:space="0" w:color="auto"/>
                    <w:right w:val="none" w:sz="0" w:space="0" w:color="auto"/>
                  </w:divBdr>
                  <w:divsChild>
                    <w:div w:id="649602165">
                      <w:marLeft w:val="0"/>
                      <w:marRight w:val="0"/>
                      <w:marTop w:val="0"/>
                      <w:marBottom w:val="0"/>
                      <w:divBdr>
                        <w:top w:val="none" w:sz="0" w:space="0" w:color="auto"/>
                        <w:left w:val="none" w:sz="0" w:space="0" w:color="auto"/>
                        <w:bottom w:val="none" w:sz="0" w:space="0" w:color="auto"/>
                        <w:right w:val="none" w:sz="0" w:space="0" w:color="auto"/>
                      </w:divBdr>
                    </w:div>
                  </w:divsChild>
                </w:div>
                <w:div w:id="1548250779">
                  <w:marLeft w:val="0"/>
                  <w:marRight w:val="0"/>
                  <w:marTop w:val="0"/>
                  <w:marBottom w:val="0"/>
                  <w:divBdr>
                    <w:top w:val="none" w:sz="0" w:space="0" w:color="auto"/>
                    <w:left w:val="none" w:sz="0" w:space="0" w:color="auto"/>
                    <w:bottom w:val="none" w:sz="0" w:space="0" w:color="auto"/>
                    <w:right w:val="none" w:sz="0" w:space="0" w:color="auto"/>
                  </w:divBdr>
                  <w:divsChild>
                    <w:div w:id="746458495">
                      <w:marLeft w:val="0"/>
                      <w:marRight w:val="0"/>
                      <w:marTop w:val="0"/>
                      <w:marBottom w:val="0"/>
                      <w:divBdr>
                        <w:top w:val="none" w:sz="0" w:space="0" w:color="auto"/>
                        <w:left w:val="none" w:sz="0" w:space="0" w:color="auto"/>
                        <w:bottom w:val="none" w:sz="0" w:space="0" w:color="auto"/>
                        <w:right w:val="none" w:sz="0" w:space="0" w:color="auto"/>
                      </w:divBdr>
                    </w:div>
                  </w:divsChild>
                </w:div>
                <w:div w:id="32273238">
                  <w:marLeft w:val="0"/>
                  <w:marRight w:val="0"/>
                  <w:marTop w:val="0"/>
                  <w:marBottom w:val="0"/>
                  <w:divBdr>
                    <w:top w:val="none" w:sz="0" w:space="0" w:color="auto"/>
                    <w:left w:val="none" w:sz="0" w:space="0" w:color="auto"/>
                    <w:bottom w:val="none" w:sz="0" w:space="0" w:color="auto"/>
                    <w:right w:val="none" w:sz="0" w:space="0" w:color="auto"/>
                  </w:divBdr>
                  <w:divsChild>
                    <w:div w:id="1339119479">
                      <w:marLeft w:val="0"/>
                      <w:marRight w:val="0"/>
                      <w:marTop w:val="0"/>
                      <w:marBottom w:val="0"/>
                      <w:divBdr>
                        <w:top w:val="none" w:sz="0" w:space="0" w:color="auto"/>
                        <w:left w:val="none" w:sz="0" w:space="0" w:color="auto"/>
                        <w:bottom w:val="none" w:sz="0" w:space="0" w:color="auto"/>
                        <w:right w:val="none" w:sz="0" w:space="0" w:color="auto"/>
                      </w:divBdr>
                    </w:div>
                  </w:divsChild>
                </w:div>
                <w:div w:id="321859927">
                  <w:marLeft w:val="0"/>
                  <w:marRight w:val="0"/>
                  <w:marTop w:val="0"/>
                  <w:marBottom w:val="0"/>
                  <w:divBdr>
                    <w:top w:val="none" w:sz="0" w:space="0" w:color="auto"/>
                    <w:left w:val="none" w:sz="0" w:space="0" w:color="auto"/>
                    <w:bottom w:val="none" w:sz="0" w:space="0" w:color="auto"/>
                    <w:right w:val="none" w:sz="0" w:space="0" w:color="auto"/>
                  </w:divBdr>
                  <w:divsChild>
                    <w:div w:id="1737239982">
                      <w:marLeft w:val="0"/>
                      <w:marRight w:val="0"/>
                      <w:marTop w:val="0"/>
                      <w:marBottom w:val="0"/>
                      <w:divBdr>
                        <w:top w:val="none" w:sz="0" w:space="0" w:color="auto"/>
                        <w:left w:val="none" w:sz="0" w:space="0" w:color="auto"/>
                        <w:bottom w:val="none" w:sz="0" w:space="0" w:color="auto"/>
                        <w:right w:val="none" w:sz="0" w:space="0" w:color="auto"/>
                      </w:divBdr>
                    </w:div>
                  </w:divsChild>
                </w:div>
                <w:div w:id="789134221">
                  <w:marLeft w:val="0"/>
                  <w:marRight w:val="0"/>
                  <w:marTop w:val="0"/>
                  <w:marBottom w:val="0"/>
                  <w:divBdr>
                    <w:top w:val="none" w:sz="0" w:space="0" w:color="auto"/>
                    <w:left w:val="none" w:sz="0" w:space="0" w:color="auto"/>
                    <w:bottom w:val="none" w:sz="0" w:space="0" w:color="auto"/>
                    <w:right w:val="none" w:sz="0" w:space="0" w:color="auto"/>
                  </w:divBdr>
                  <w:divsChild>
                    <w:div w:id="2145388993">
                      <w:marLeft w:val="0"/>
                      <w:marRight w:val="0"/>
                      <w:marTop w:val="0"/>
                      <w:marBottom w:val="0"/>
                      <w:divBdr>
                        <w:top w:val="none" w:sz="0" w:space="0" w:color="auto"/>
                        <w:left w:val="none" w:sz="0" w:space="0" w:color="auto"/>
                        <w:bottom w:val="none" w:sz="0" w:space="0" w:color="auto"/>
                        <w:right w:val="none" w:sz="0" w:space="0" w:color="auto"/>
                      </w:divBdr>
                    </w:div>
                  </w:divsChild>
                </w:div>
                <w:div w:id="1656495000">
                  <w:marLeft w:val="0"/>
                  <w:marRight w:val="0"/>
                  <w:marTop w:val="0"/>
                  <w:marBottom w:val="0"/>
                  <w:divBdr>
                    <w:top w:val="none" w:sz="0" w:space="0" w:color="auto"/>
                    <w:left w:val="none" w:sz="0" w:space="0" w:color="auto"/>
                    <w:bottom w:val="none" w:sz="0" w:space="0" w:color="auto"/>
                    <w:right w:val="none" w:sz="0" w:space="0" w:color="auto"/>
                  </w:divBdr>
                  <w:divsChild>
                    <w:div w:id="410733886">
                      <w:marLeft w:val="0"/>
                      <w:marRight w:val="0"/>
                      <w:marTop w:val="0"/>
                      <w:marBottom w:val="0"/>
                      <w:divBdr>
                        <w:top w:val="none" w:sz="0" w:space="0" w:color="auto"/>
                        <w:left w:val="none" w:sz="0" w:space="0" w:color="auto"/>
                        <w:bottom w:val="none" w:sz="0" w:space="0" w:color="auto"/>
                        <w:right w:val="none" w:sz="0" w:space="0" w:color="auto"/>
                      </w:divBdr>
                    </w:div>
                  </w:divsChild>
                </w:div>
                <w:div w:id="2040810257">
                  <w:marLeft w:val="0"/>
                  <w:marRight w:val="0"/>
                  <w:marTop w:val="0"/>
                  <w:marBottom w:val="0"/>
                  <w:divBdr>
                    <w:top w:val="none" w:sz="0" w:space="0" w:color="auto"/>
                    <w:left w:val="none" w:sz="0" w:space="0" w:color="auto"/>
                    <w:bottom w:val="none" w:sz="0" w:space="0" w:color="auto"/>
                    <w:right w:val="none" w:sz="0" w:space="0" w:color="auto"/>
                  </w:divBdr>
                  <w:divsChild>
                    <w:div w:id="702562698">
                      <w:marLeft w:val="0"/>
                      <w:marRight w:val="0"/>
                      <w:marTop w:val="0"/>
                      <w:marBottom w:val="0"/>
                      <w:divBdr>
                        <w:top w:val="none" w:sz="0" w:space="0" w:color="auto"/>
                        <w:left w:val="none" w:sz="0" w:space="0" w:color="auto"/>
                        <w:bottom w:val="none" w:sz="0" w:space="0" w:color="auto"/>
                        <w:right w:val="none" w:sz="0" w:space="0" w:color="auto"/>
                      </w:divBdr>
                    </w:div>
                  </w:divsChild>
                </w:div>
                <w:div w:id="501511341">
                  <w:marLeft w:val="0"/>
                  <w:marRight w:val="0"/>
                  <w:marTop w:val="0"/>
                  <w:marBottom w:val="0"/>
                  <w:divBdr>
                    <w:top w:val="none" w:sz="0" w:space="0" w:color="auto"/>
                    <w:left w:val="none" w:sz="0" w:space="0" w:color="auto"/>
                    <w:bottom w:val="none" w:sz="0" w:space="0" w:color="auto"/>
                    <w:right w:val="none" w:sz="0" w:space="0" w:color="auto"/>
                  </w:divBdr>
                  <w:divsChild>
                    <w:div w:id="1815298413">
                      <w:marLeft w:val="0"/>
                      <w:marRight w:val="0"/>
                      <w:marTop w:val="0"/>
                      <w:marBottom w:val="0"/>
                      <w:divBdr>
                        <w:top w:val="none" w:sz="0" w:space="0" w:color="auto"/>
                        <w:left w:val="none" w:sz="0" w:space="0" w:color="auto"/>
                        <w:bottom w:val="none" w:sz="0" w:space="0" w:color="auto"/>
                        <w:right w:val="none" w:sz="0" w:space="0" w:color="auto"/>
                      </w:divBdr>
                    </w:div>
                  </w:divsChild>
                </w:div>
                <w:div w:id="276642113">
                  <w:marLeft w:val="0"/>
                  <w:marRight w:val="0"/>
                  <w:marTop w:val="0"/>
                  <w:marBottom w:val="0"/>
                  <w:divBdr>
                    <w:top w:val="none" w:sz="0" w:space="0" w:color="auto"/>
                    <w:left w:val="none" w:sz="0" w:space="0" w:color="auto"/>
                    <w:bottom w:val="none" w:sz="0" w:space="0" w:color="auto"/>
                    <w:right w:val="none" w:sz="0" w:space="0" w:color="auto"/>
                  </w:divBdr>
                  <w:divsChild>
                    <w:div w:id="1202280071">
                      <w:marLeft w:val="0"/>
                      <w:marRight w:val="0"/>
                      <w:marTop w:val="0"/>
                      <w:marBottom w:val="0"/>
                      <w:divBdr>
                        <w:top w:val="none" w:sz="0" w:space="0" w:color="auto"/>
                        <w:left w:val="none" w:sz="0" w:space="0" w:color="auto"/>
                        <w:bottom w:val="none" w:sz="0" w:space="0" w:color="auto"/>
                        <w:right w:val="none" w:sz="0" w:space="0" w:color="auto"/>
                      </w:divBdr>
                    </w:div>
                  </w:divsChild>
                </w:div>
                <w:div w:id="1170947502">
                  <w:marLeft w:val="0"/>
                  <w:marRight w:val="0"/>
                  <w:marTop w:val="0"/>
                  <w:marBottom w:val="0"/>
                  <w:divBdr>
                    <w:top w:val="none" w:sz="0" w:space="0" w:color="auto"/>
                    <w:left w:val="none" w:sz="0" w:space="0" w:color="auto"/>
                    <w:bottom w:val="none" w:sz="0" w:space="0" w:color="auto"/>
                    <w:right w:val="none" w:sz="0" w:space="0" w:color="auto"/>
                  </w:divBdr>
                  <w:divsChild>
                    <w:div w:id="381102508">
                      <w:marLeft w:val="0"/>
                      <w:marRight w:val="0"/>
                      <w:marTop w:val="0"/>
                      <w:marBottom w:val="0"/>
                      <w:divBdr>
                        <w:top w:val="none" w:sz="0" w:space="0" w:color="auto"/>
                        <w:left w:val="none" w:sz="0" w:space="0" w:color="auto"/>
                        <w:bottom w:val="none" w:sz="0" w:space="0" w:color="auto"/>
                        <w:right w:val="none" w:sz="0" w:space="0" w:color="auto"/>
                      </w:divBdr>
                    </w:div>
                  </w:divsChild>
                </w:div>
                <w:div w:id="1663662651">
                  <w:marLeft w:val="0"/>
                  <w:marRight w:val="0"/>
                  <w:marTop w:val="0"/>
                  <w:marBottom w:val="0"/>
                  <w:divBdr>
                    <w:top w:val="none" w:sz="0" w:space="0" w:color="auto"/>
                    <w:left w:val="none" w:sz="0" w:space="0" w:color="auto"/>
                    <w:bottom w:val="none" w:sz="0" w:space="0" w:color="auto"/>
                    <w:right w:val="none" w:sz="0" w:space="0" w:color="auto"/>
                  </w:divBdr>
                  <w:divsChild>
                    <w:div w:id="1285429692">
                      <w:marLeft w:val="0"/>
                      <w:marRight w:val="0"/>
                      <w:marTop w:val="0"/>
                      <w:marBottom w:val="0"/>
                      <w:divBdr>
                        <w:top w:val="none" w:sz="0" w:space="0" w:color="auto"/>
                        <w:left w:val="none" w:sz="0" w:space="0" w:color="auto"/>
                        <w:bottom w:val="none" w:sz="0" w:space="0" w:color="auto"/>
                        <w:right w:val="none" w:sz="0" w:space="0" w:color="auto"/>
                      </w:divBdr>
                    </w:div>
                  </w:divsChild>
                </w:div>
                <w:div w:id="835653087">
                  <w:marLeft w:val="0"/>
                  <w:marRight w:val="0"/>
                  <w:marTop w:val="0"/>
                  <w:marBottom w:val="0"/>
                  <w:divBdr>
                    <w:top w:val="none" w:sz="0" w:space="0" w:color="auto"/>
                    <w:left w:val="none" w:sz="0" w:space="0" w:color="auto"/>
                    <w:bottom w:val="none" w:sz="0" w:space="0" w:color="auto"/>
                    <w:right w:val="none" w:sz="0" w:space="0" w:color="auto"/>
                  </w:divBdr>
                  <w:divsChild>
                    <w:div w:id="1679697006">
                      <w:marLeft w:val="0"/>
                      <w:marRight w:val="0"/>
                      <w:marTop w:val="0"/>
                      <w:marBottom w:val="0"/>
                      <w:divBdr>
                        <w:top w:val="none" w:sz="0" w:space="0" w:color="auto"/>
                        <w:left w:val="none" w:sz="0" w:space="0" w:color="auto"/>
                        <w:bottom w:val="none" w:sz="0" w:space="0" w:color="auto"/>
                        <w:right w:val="none" w:sz="0" w:space="0" w:color="auto"/>
                      </w:divBdr>
                    </w:div>
                  </w:divsChild>
                </w:div>
                <w:div w:id="105195565">
                  <w:marLeft w:val="0"/>
                  <w:marRight w:val="0"/>
                  <w:marTop w:val="0"/>
                  <w:marBottom w:val="0"/>
                  <w:divBdr>
                    <w:top w:val="none" w:sz="0" w:space="0" w:color="auto"/>
                    <w:left w:val="none" w:sz="0" w:space="0" w:color="auto"/>
                    <w:bottom w:val="none" w:sz="0" w:space="0" w:color="auto"/>
                    <w:right w:val="none" w:sz="0" w:space="0" w:color="auto"/>
                  </w:divBdr>
                  <w:divsChild>
                    <w:div w:id="760948071">
                      <w:marLeft w:val="0"/>
                      <w:marRight w:val="0"/>
                      <w:marTop w:val="0"/>
                      <w:marBottom w:val="0"/>
                      <w:divBdr>
                        <w:top w:val="none" w:sz="0" w:space="0" w:color="auto"/>
                        <w:left w:val="none" w:sz="0" w:space="0" w:color="auto"/>
                        <w:bottom w:val="none" w:sz="0" w:space="0" w:color="auto"/>
                        <w:right w:val="none" w:sz="0" w:space="0" w:color="auto"/>
                      </w:divBdr>
                    </w:div>
                  </w:divsChild>
                </w:div>
                <w:div w:id="1856652346">
                  <w:marLeft w:val="0"/>
                  <w:marRight w:val="0"/>
                  <w:marTop w:val="0"/>
                  <w:marBottom w:val="0"/>
                  <w:divBdr>
                    <w:top w:val="none" w:sz="0" w:space="0" w:color="auto"/>
                    <w:left w:val="none" w:sz="0" w:space="0" w:color="auto"/>
                    <w:bottom w:val="none" w:sz="0" w:space="0" w:color="auto"/>
                    <w:right w:val="none" w:sz="0" w:space="0" w:color="auto"/>
                  </w:divBdr>
                  <w:divsChild>
                    <w:div w:id="1632901685">
                      <w:marLeft w:val="0"/>
                      <w:marRight w:val="0"/>
                      <w:marTop w:val="0"/>
                      <w:marBottom w:val="0"/>
                      <w:divBdr>
                        <w:top w:val="none" w:sz="0" w:space="0" w:color="auto"/>
                        <w:left w:val="none" w:sz="0" w:space="0" w:color="auto"/>
                        <w:bottom w:val="none" w:sz="0" w:space="0" w:color="auto"/>
                        <w:right w:val="none" w:sz="0" w:space="0" w:color="auto"/>
                      </w:divBdr>
                    </w:div>
                  </w:divsChild>
                </w:div>
                <w:div w:id="354620868">
                  <w:marLeft w:val="0"/>
                  <w:marRight w:val="0"/>
                  <w:marTop w:val="0"/>
                  <w:marBottom w:val="0"/>
                  <w:divBdr>
                    <w:top w:val="none" w:sz="0" w:space="0" w:color="auto"/>
                    <w:left w:val="none" w:sz="0" w:space="0" w:color="auto"/>
                    <w:bottom w:val="none" w:sz="0" w:space="0" w:color="auto"/>
                    <w:right w:val="none" w:sz="0" w:space="0" w:color="auto"/>
                  </w:divBdr>
                  <w:divsChild>
                    <w:div w:id="1853303168">
                      <w:marLeft w:val="0"/>
                      <w:marRight w:val="0"/>
                      <w:marTop w:val="0"/>
                      <w:marBottom w:val="0"/>
                      <w:divBdr>
                        <w:top w:val="none" w:sz="0" w:space="0" w:color="auto"/>
                        <w:left w:val="none" w:sz="0" w:space="0" w:color="auto"/>
                        <w:bottom w:val="none" w:sz="0" w:space="0" w:color="auto"/>
                        <w:right w:val="none" w:sz="0" w:space="0" w:color="auto"/>
                      </w:divBdr>
                    </w:div>
                  </w:divsChild>
                </w:div>
                <w:div w:id="2053193405">
                  <w:marLeft w:val="0"/>
                  <w:marRight w:val="0"/>
                  <w:marTop w:val="0"/>
                  <w:marBottom w:val="0"/>
                  <w:divBdr>
                    <w:top w:val="none" w:sz="0" w:space="0" w:color="auto"/>
                    <w:left w:val="none" w:sz="0" w:space="0" w:color="auto"/>
                    <w:bottom w:val="none" w:sz="0" w:space="0" w:color="auto"/>
                    <w:right w:val="none" w:sz="0" w:space="0" w:color="auto"/>
                  </w:divBdr>
                  <w:divsChild>
                    <w:div w:id="279382550">
                      <w:marLeft w:val="0"/>
                      <w:marRight w:val="0"/>
                      <w:marTop w:val="0"/>
                      <w:marBottom w:val="0"/>
                      <w:divBdr>
                        <w:top w:val="none" w:sz="0" w:space="0" w:color="auto"/>
                        <w:left w:val="none" w:sz="0" w:space="0" w:color="auto"/>
                        <w:bottom w:val="none" w:sz="0" w:space="0" w:color="auto"/>
                        <w:right w:val="none" w:sz="0" w:space="0" w:color="auto"/>
                      </w:divBdr>
                    </w:div>
                  </w:divsChild>
                </w:div>
                <w:div w:id="1823736406">
                  <w:marLeft w:val="0"/>
                  <w:marRight w:val="0"/>
                  <w:marTop w:val="0"/>
                  <w:marBottom w:val="0"/>
                  <w:divBdr>
                    <w:top w:val="none" w:sz="0" w:space="0" w:color="auto"/>
                    <w:left w:val="none" w:sz="0" w:space="0" w:color="auto"/>
                    <w:bottom w:val="none" w:sz="0" w:space="0" w:color="auto"/>
                    <w:right w:val="none" w:sz="0" w:space="0" w:color="auto"/>
                  </w:divBdr>
                  <w:divsChild>
                    <w:div w:id="2095543921">
                      <w:marLeft w:val="0"/>
                      <w:marRight w:val="0"/>
                      <w:marTop w:val="0"/>
                      <w:marBottom w:val="0"/>
                      <w:divBdr>
                        <w:top w:val="none" w:sz="0" w:space="0" w:color="auto"/>
                        <w:left w:val="none" w:sz="0" w:space="0" w:color="auto"/>
                        <w:bottom w:val="none" w:sz="0" w:space="0" w:color="auto"/>
                        <w:right w:val="none" w:sz="0" w:space="0" w:color="auto"/>
                      </w:divBdr>
                    </w:div>
                  </w:divsChild>
                </w:div>
                <w:div w:id="1849438856">
                  <w:marLeft w:val="0"/>
                  <w:marRight w:val="0"/>
                  <w:marTop w:val="0"/>
                  <w:marBottom w:val="0"/>
                  <w:divBdr>
                    <w:top w:val="none" w:sz="0" w:space="0" w:color="auto"/>
                    <w:left w:val="none" w:sz="0" w:space="0" w:color="auto"/>
                    <w:bottom w:val="none" w:sz="0" w:space="0" w:color="auto"/>
                    <w:right w:val="none" w:sz="0" w:space="0" w:color="auto"/>
                  </w:divBdr>
                  <w:divsChild>
                    <w:div w:id="716514936">
                      <w:marLeft w:val="0"/>
                      <w:marRight w:val="0"/>
                      <w:marTop w:val="0"/>
                      <w:marBottom w:val="0"/>
                      <w:divBdr>
                        <w:top w:val="none" w:sz="0" w:space="0" w:color="auto"/>
                        <w:left w:val="none" w:sz="0" w:space="0" w:color="auto"/>
                        <w:bottom w:val="none" w:sz="0" w:space="0" w:color="auto"/>
                        <w:right w:val="none" w:sz="0" w:space="0" w:color="auto"/>
                      </w:divBdr>
                    </w:div>
                  </w:divsChild>
                </w:div>
                <w:div w:id="1683975186">
                  <w:marLeft w:val="0"/>
                  <w:marRight w:val="0"/>
                  <w:marTop w:val="0"/>
                  <w:marBottom w:val="0"/>
                  <w:divBdr>
                    <w:top w:val="none" w:sz="0" w:space="0" w:color="auto"/>
                    <w:left w:val="none" w:sz="0" w:space="0" w:color="auto"/>
                    <w:bottom w:val="none" w:sz="0" w:space="0" w:color="auto"/>
                    <w:right w:val="none" w:sz="0" w:space="0" w:color="auto"/>
                  </w:divBdr>
                  <w:divsChild>
                    <w:div w:id="364597573">
                      <w:marLeft w:val="0"/>
                      <w:marRight w:val="0"/>
                      <w:marTop w:val="0"/>
                      <w:marBottom w:val="0"/>
                      <w:divBdr>
                        <w:top w:val="none" w:sz="0" w:space="0" w:color="auto"/>
                        <w:left w:val="none" w:sz="0" w:space="0" w:color="auto"/>
                        <w:bottom w:val="none" w:sz="0" w:space="0" w:color="auto"/>
                        <w:right w:val="none" w:sz="0" w:space="0" w:color="auto"/>
                      </w:divBdr>
                    </w:div>
                  </w:divsChild>
                </w:div>
                <w:div w:id="327490052">
                  <w:marLeft w:val="0"/>
                  <w:marRight w:val="0"/>
                  <w:marTop w:val="0"/>
                  <w:marBottom w:val="0"/>
                  <w:divBdr>
                    <w:top w:val="none" w:sz="0" w:space="0" w:color="auto"/>
                    <w:left w:val="none" w:sz="0" w:space="0" w:color="auto"/>
                    <w:bottom w:val="none" w:sz="0" w:space="0" w:color="auto"/>
                    <w:right w:val="none" w:sz="0" w:space="0" w:color="auto"/>
                  </w:divBdr>
                  <w:divsChild>
                    <w:div w:id="480656439">
                      <w:marLeft w:val="0"/>
                      <w:marRight w:val="0"/>
                      <w:marTop w:val="0"/>
                      <w:marBottom w:val="0"/>
                      <w:divBdr>
                        <w:top w:val="none" w:sz="0" w:space="0" w:color="auto"/>
                        <w:left w:val="none" w:sz="0" w:space="0" w:color="auto"/>
                        <w:bottom w:val="none" w:sz="0" w:space="0" w:color="auto"/>
                        <w:right w:val="none" w:sz="0" w:space="0" w:color="auto"/>
                      </w:divBdr>
                    </w:div>
                  </w:divsChild>
                </w:div>
                <w:div w:id="292752733">
                  <w:marLeft w:val="0"/>
                  <w:marRight w:val="0"/>
                  <w:marTop w:val="0"/>
                  <w:marBottom w:val="0"/>
                  <w:divBdr>
                    <w:top w:val="none" w:sz="0" w:space="0" w:color="auto"/>
                    <w:left w:val="none" w:sz="0" w:space="0" w:color="auto"/>
                    <w:bottom w:val="none" w:sz="0" w:space="0" w:color="auto"/>
                    <w:right w:val="none" w:sz="0" w:space="0" w:color="auto"/>
                  </w:divBdr>
                  <w:divsChild>
                    <w:div w:id="324935272">
                      <w:marLeft w:val="0"/>
                      <w:marRight w:val="0"/>
                      <w:marTop w:val="0"/>
                      <w:marBottom w:val="0"/>
                      <w:divBdr>
                        <w:top w:val="none" w:sz="0" w:space="0" w:color="auto"/>
                        <w:left w:val="none" w:sz="0" w:space="0" w:color="auto"/>
                        <w:bottom w:val="none" w:sz="0" w:space="0" w:color="auto"/>
                        <w:right w:val="none" w:sz="0" w:space="0" w:color="auto"/>
                      </w:divBdr>
                    </w:div>
                  </w:divsChild>
                </w:div>
                <w:div w:id="443811284">
                  <w:marLeft w:val="0"/>
                  <w:marRight w:val="0"/>
                  <w:marTop w:val="0"/>
                  <w:marBottom w:val="0"/>
                  <w:divBdr>
                    <w:top w:val="none" w:sz="0" w:space="0" w:color="auto"/>
                    <w:left w:val="none" w:sz="0" w:space="0" w:color="auto"/>
                    <w:bottom w:val="none" w:sz="0" w:space="0" w:color="auto"/>
                    <w:right w:val="none" w:sz="0" w:space="0" w:color="auto"/>
                  </w:divBdr>
                  <w:divsChild>
                    <w:div w:id="642851086">
                      <w:marLeft w:val="0"/>
                      <w:marRight w:val="0"/>
                      <w:marTop w:val="0"/>
                      <w:marBottom w:val="0"/>
                      <w:divBdr>
                        <w:top w:val="none" w:sz="0" w:space="0" w:color="auto"/>
                        <w:left w:val="none" w:sz="0" w:space="0" w:color="auto"/>
                        <w:bottom w:val="none" w:sz="0" w:space="0" w:color="auto"/>
                        <w:right w:val="none" w:sz="0" w:space="0" w:color="auto"/>
                      </w:divBdr>
                    </w:div>
                  </w:divsChild>
                </w:div>
                <w:div w:id="574172261">
                  <w:marLeft w:val="0"/>
                  <w:marRight w:val="0"/>
                  <w:marTop w:val="0"/>
                  <w:marBottom w:val="0"/>
                  <w:divBdr>
                    <w:top w:val="none" w:sz="0" w:space="0" w:color="auto"/>
                    <w:left w:val="none" w:sz="0" w:space="0" w:color="auto"/>
                    <w:bottom w:val="none" w:sz="0" w:space="0" w:color="auto"/>
                    <w:right w:val="none" w:sz="0" w:space="0" w:color="auto"/>
                  </w:divBdr>
                  <w:divsChild>
                    <w:div w:id="549222603">
                      <w:marLeft w:val="0"/>
                      <w:marRight w:val="0"/>
                      <w:marTop w:val="0"/>
                      <w:marBottom w:val="0"/>
                      <w:divBdr>
                        <w:top w:val="none" w:sz="0" w:space="0" w:color="auto"/>
                        <w:left w:val="none" w:sz="0" w:space="0" w:color="auto"/>
                        <w:bottom w:val="none" w:sz="0" w:space="0" w:color="auto"/>
                        <w:right w:val="none" w:sz="0" w:space="0" w:color="auto"/>
                      </w:divBdr>
                    </w:div>
                  </w:divsChild>
                </w:div>
                <w:div w:id="752048236">
                  <w:marLeft w:val="0"/>
                  <w:marRight w:val="0"/>
                  <w:marTop w:val="0"/>
                  <w:marBottom w:val="0"/>
                  <w:divBdr>
                    <w:top w:val="none" w:sz="0" w:space="0" w:color="auto"/>
                    <w:left w:val="none" w:sz="0" w:space="0" w:color="auto"/>
                    <w:bottom w:val="none" w:sz="0" w:space="0" w:color="auto"/>
                    <w:right w:val="none" w:sz="0" w:space="0" w:color="auto"/>
                  </w:divBdr>
                  <w:divsChild>
                    <w:div w:id="667755467">
                      <w:marLeft w:val="0"/>
                      <w:marRight w:val="0"/>
                      <w:marTop w:val="0"/>
                      <w:marBottom w:val="0"/>
                      <w:divBdr>
                        <w:top w:val="none" w:sz="0" w:space="0" w:color="auto"/>
                        <w:left w:val="none" w:sz="0" w:space="0" w:color="auto"/>
                        <w:bottom w:val="none" w:sz="0" w:space="0" w:color="auto"/>
                        <w:right w:val="none" w:sz="0" w:space="0" w:color="auto"/>
                      </w:divBdr>
                    </w:div>
                  </w:divsChild>
                </w:div>
                <w:div w:id="1696692580">
                  <w:marLeft w:val="0"/>
                  <w:marRight w:val="0"/>
                  <w:marTop w:val="0"/>
                  <w:marBottom w:val="0"/>
                  <w:divBdr>
                    <w:top w:val="none" w:sz="0" w:space="0" w:color="auto"/>
                    <w:left w:val="none" w:sz="0" w:space="0" w:color="auto"/>
                    <w:bottom w:val="none" w:sz="0" w:space="0" w:color="auto"/>
                    <w:right w:val="none" w:sz="0" w:space="0" w:color="auto"/>
                  </w:divBdr>
                  <w:divsChild>
                    <w:div w:id="1353652021">
                      <w:marLeft w:val="0"/>
                      <w:marRight w:val="0"/>
                      <w:marTop w:val="0"/>
                      <w:marBottom w:val="0"/>
                      <w:divBdr>
                        <w:top w:val="none" w:sz="0" w:space="0" w:color="auto"/>
                        <w:left w:val="none" w:sz="0" w:space="0" w:color="auto"/>
                        <w:bottom w:val="none" w:sz="0" w:space="0" w:color="auto"/>
                        <w:right w:val="none" w:sz="0" w:space="0" w:color="auto"/>
                      </w:divBdr>
                    </w:div>
                  </w:divsChild>
                </w:div>
                <w:div w:id="1965844280">
                  <w:marLeft w:val="0"/>
                  <w:marRight w:val="0"/>
                  <w:marTop w:val="0"/>
                  <w:marBottom w:val="0"/>
                  <w:divBdr>
                    <w:top w:val="none" w:sz="0" w:space="0" w:color="auto"/>
                    <w:left w:val="none" w:sz="0" w:space="0" w:color="auto"/>
                    <w:bottom w:val="none" w:sz="0" w:space="0" w:color="auto"/>
                    <w:right w:val="none" w:sz="0" w:space="0" w:color="auto"/>
                  </w:divBdr>
                  <w:divsChild>
                    <w:div w:id="656155610">
                      <w:marLeft w:val="0"/>
                      <w:marRight w:val="0"/>
                      <w:marTop w:val="0"/>
                      <w:marBottom w:val="0"/>
                      <w:divBdr>
                        <w:top w:val="none" w:sz="0" w:space="0" w:color="auto"/>
                        <w:left w:val="none" w:sz="0" w:space="0" w:color="auto"/>
                        <w:bottom w:val="none" w:sz="0" w:space="0" w:color="auto"/>
                        <w:right w:val="none" w:sz="0" w:space="0" w:color="auto"/>
                      </w:divBdr>
                    </w:div>
                  </w:divsChild>
                </w:div>
                <w:div w:id="880019192">
                  <w:marLeft w:val="0"/>
                  <w:marRight w:val="0"/>
                  <w:marTop w:val="0"/>
                  <w:marBottom w:val="0"/>
                  <w:divBdr>
                    <w:top w:val="none" w:sz="0" w:space="0" w:color="auto"/>
                    <w:left w:val="none" w:sz="0" w:space="0" w:color="auto"/>
                    <w:bottom w:val="none" w:sz="0" w:space="0" w:color="auto"/>
                    <w:right w:val="none" w:sz="0" w:space="0" w:color="auto"/>
                  </w:divBdr>
                  <w:divsChild>
                    <w:div w:id="2634543">
                      <w:marLeft w:val="0"/>
                      <w:marRight w:val="0"/>
                      <w:marTop w:val="0"/>
                      <w:marBottom w:val="0"/>
                      <w:divBdr>
                        <w:top w:val="none" w:sz="0" w:space="0" w:color="auto"/>
                        <w:left w:val="none" w:sz="0" w:space="0" w:color="auto"/>
                        <w:bottom w:val="none" w:sz="0" w:space="0" w:color="auto"/>
                        <w:right w:val="none" w:sz="0" w:space="0" w:color="auto"/>
                      </w:divBdr>
                    </w:div>
                  </w:divsChild>
                </w:div>
                <w:div w:id="349064333">
                  <w:marLeft w:val="0"/>
                  <w:marRight w:val="0"/>
                  <w:marTop w:val="0"/>
                  <w:marBottom w:val="0"/>
                  <w:divBdr>
                    <w:top w:val="none" w:sz="0" w:space="0" w:color="auto"/>
                    <w:left w:val="none" w:sz="0" w:space="0" w:color="auto"/>
                    <w:bottom w:val="none" w:sz="0" w:space="0" w:color="auto"/>
                    <w:right w:val="none" w:sz="0" w:space="0" w:color="auto"/>
                  </w:divBdr>
                  <w:divsChild>
                    <w:div w:id="1933196953">
                      <w:marLeft w:val="0"/>
                      <w:marRight w:val="0"/>
                      <w:marTop w:val="0"/>
                      <w:marBottom w:val="0"/>
                      <w:divBdr>
                        <w:top w:val="none" w:sz="0" w:space="0" w:color="auto"/>
                        <w:left w:val="none" w:sz="0" w:space="0" w:color="auto"/>
                        <w:bottom w:val="none" w:sz="0" w:space="0" w:color="auto"/>
                        <w:right w:val="none" w:sz="0" w:space="0" w:color="auto"/>
                      </w:divBdr>
                    </w:div>
                  </w:divsChild>
                </w:div>
                <w:div w:id="217936205">
                  <w:marLeft w:val="0"/>
                  <w:marRight w:val="0"/>
                  <w:marTop w:val="0"/>
                  <w:marBottom w:val="0"/>
                  <w:divBdr>
                    <w:top w:val="none" w:sz="0" w:space="0" w:color="auto"/>
                    <w:left w:val="none" w:sz="0" w:space="0" w:color="auto"/>
                    <w:bottom w:val="none" w:sz="0" w:space="0" w:color="auto"/>
                    <w:right w:val="none" w:sz="0" w:space="0" w:color="auto"/>
                  </w:divBdr>
                  <w:divsChild>
                    <w:div w:id="1725761627">
                      <w:marLeft w:val="0"/>
                      <w:marRight w:val="0"/>
                      <w:marTop w:val="0"/>
                      <w:marBottom w:val="0"/>
                      <w:divBdr>
                        <w:top w:val="none" w:sz="0" w:space="0" w:color="auto"/>
                        <w:left w:val="none" w:sz="0" w:space="0" w:color="auto"/>
                        <w:bottom w:val="none" w:sz="0" w:space="0" w:color="auto"/>
                        <w:right w:val="none" w:sz="0" w:space="0" w:color="auto"/>
                      </w:divBdr>
                    </w:div>
                  </w:divsChild>
                </w:div>
                <w:div w:id="773667977">
                  <w:marLeft w:val="0"/>
                  <w:marRight w:val="0"/>
                  <w:marTop w:val="0"/>
                  <w:marBottom w:val="0"/>
                  <w:divBdr>
                    <w:top w:val="none" w:sz="0" w:space="0" w:color="auto"/>
                    <w:left w:val="none" w:sz="0" w:space="0" w:color="auto"/>
                    <w:bottom w:val="none" w:sz="0" w:space="0" w:color="auto"/>
                    <w:right w:val="none" w:sz="0" w:space="0" w:color="auto"/>
                  </w:divBdr>
                  <w:divsChild>
                    <w:div w:id="1324162895">
                      <w:marLeft w:val="0"/>
                      <w:marRight w:val="0"/>
                      <w:marTop w:val="0"/>
                      <w:marBottom w:val="0"/>
                      <w:divBdr>
                        <w:top w:val="none" w:sz="0" w:space="0" w:color="auto"/>
                        <w:left w:val="none" w:sz="0" w:space="0" w:color="auto"/>
                        <w:bottom w:val="none" w:sz="0" w:space="0" w:color="auto"/>
                        <w:right w:val="none" w:sz="0" w:space="0" w:color="auto"/>
                      </w:divBdr>
                    </w:div>
                  </w:divsChild>
                </w:div>
                <w:div w:id="329988587">
                  <w:marLeft w:val="0"/>
                  <w:marRight w:val="0"/>
                  <w:marTop w:val="0"/>
                  <w:marBottom w:val="0"/>
                  <w:divBdr>
                    <w:top w:val="none" w:sz="0" w:space="0" w:color="auto"/>
                    <w:left w:val="none" w:sz="0" w:space="0" w:color="auto"/>
                    <w:bottom w:val="none" w:sz="0" w:space="0" w:color="auto"/>
                    <w:right w:val="none" w:sz="0" w:space="0" w:color="auto"/>
                  </w:divBdr>
                  <w:divsChild>
                    <w:div w:id="1924414759">
                      <w:marLeft w:val="0"/>
                      <w:marRight w:val="0"/>
                      <w:marTop w:val="0"/>
                      <w:marBottom w:val="0"/>
                      <w:divBdr>
                        <w:top w:val="none" w:sz="0" w:space="0" w:color="auto"/>
                        <w:left w:val="none" w:sz="0" w:space="0" w:color="auto"/>
                        <w:bottom w:val="none" w:sz="0" w:space="0" w:color="auto"/>
                        <w:right w:val="none" w:sz="0" w:space="0" w:color="auto"/>
                      </w:divBdr>
                    </w:div>
                  </w:divsChild>
                </w:div>
                <w:div w:id="595749801">
                  <w:marLeft w:val="0"/>
                  <w:marRight w:val="0"/>
                  <w:marTop w:val="0"/>
                  <w:marBottom w:val="0"/>
                  <w:divBdr>
                    <w:top w:val="none" w:sz="0" w:space="0" w:color="auto"/>
                    <w:left w:val="none" w:sz="0" w:space="0" w:color="auto"/>
                    <w:bottom w:val="none" w:sz="0" w:space="0" w:color="auto"/>
                    <w:right w:val="none" w:sz="0" w:space="0" w:color="auto"/>
                  </w:divBdr>
                  <w:divsChild>
                    <w:div w:id="123424628">
                      <w:marLeft w:val="0"/>
                      <w:marRight w:val="0"/>
                      <w:marTop w:val="0"/>
                      <w:marBottom w:val="0"/>
                      <w:divBdr>
                        <w:top w:val="none" w:sz="0" w:space="0" w:color="auto"/>
                        <w:left w:val="none" w:sz="0" w:space="0" w:color="auto"/>
                        <w:bottom w:val="none" w:sz="0" w:space="0" w:color="auto"/>
                        <w:right w:val="none" w:sz="0" w:space="0" w:color="auto"/>
                      </w:divBdr>
                    </w:div>
                  </w:divsChild>
                </w:div>
                <w:div w:id="1781027853">
                  <w:marLeft w:val="0"/>
                  <w:marRight w:val="0"/>
                  <w:marTop w:val="0"/>
                  <w:marBottom w:val="0"/>
                  <w:divBdr>
                    <w:top w:val="none" w:sz="0" w:space="0" w:color="auto"/>
                    <w:left w:val="none" w:sz="0" w:space="0" w:color="auto"/>
                    <w:bottom w:val="none" w:sz="0" w:space="0" w:color="auto"/>
                    <w:right w:val="none" w:sz="0" w:space="0" w:color="auto"/>
                  </w:divBdr>
                  <w:divsChild>
                    <w:div w:id="1494033150">
                      <w:marLeft w:val="0"/>
                      <w:marRight w:val="0"/>
                      <w:marTop w:val="0"/>
                      <w:marBottom w:val="0"/>
                      <w:divBdr>
                        <w:top w:val="none" w:sz="0" w:space="0" w:color="auto"/>
                        <w:left w:val="none" w:sz="0" w:space="0" w:color="auto"/>
                        <w:bottom w:val="none" w:sz="0" w:space="0" w:color="auto"/>
                        <w:right w:val="none" w:sz="0" w:space="0" w:color="auto"/>
                      </w:divBdr>
                    </w:div>
                  </w:divsChild>
                </w:div>
                <w:div w:id="507016665">
                  <w:marLeft w:val="0"/>
                  <w:marRight w:val="0"/>
                  <w:marTop w:val="0"/>
                  <w:marBottom w:val="0"/>
                  <w:divBdr>
                    <w:top w:val="none" w:sz="0" w:space="0" w:color="auto"/>
                    <w:left w:val="none" w:sz="0" w:space="0" w:color="auto"/>
                    <w:bottom w:val="none" w:sz="0" w:space="0" w:color="auto"/>
                    <w:right w:val="none" w:sz="0" w:space="0" w:color="auto"/>
                  </w:divBdr>
                  <w:divsChild>
                    <w:div w:id="294795215">
                      <w:marLeft w:val="0"/>
                      <w:marRight w:val="0"/>
                      <w:marTop w:val="0"/>
                      <w:marBottom w:val="0"/>
                      <w:divBdr>
                        <w:top w:val="none" w:sz="0" w:space="0" w:color="auto"/>
                        <w:left w:val="none" w:sz="0" w:space="0" w:color="auto"/>
                        <w:bottom w:val="none" w:sz="0" w:space="0" w:color="auto"/>
                        <w:right w:val="none" w:sz="0" w:space="0" w:color="auto"/>
                      </w:divBdr>
                    </w:div>
                  </w:divsChild>
                </w:div>
                <w:div w:id="1803888541">
                  <w:marLeft w:val="0"/>
                  <w:marRight w:val="0"/>
                  <w:marTop w:val="0"/>
                  <w:marBottom w:val="0"/>
                  <w:divBdr>
                    <w:top w:val="none" w:sz="0" w:space="0" w:color="auto"/>
                    <w:left w:val="none" w:sz="0" w:space="0" w:color="auto"/>
                    <w:bottom w:val="none" w:sz="0" w:space="0" w:color="auto"/>
                    <w:right w:val="none" w:sz="0" w:space="0" w:color="auto"/>
                  </w:divBdr>
                  <w:divsChild>
                    <w:div w:id="706874028">
                      <w:marLeft w:val="0"/>
                      <w:marRight w:val="0"/>
                      <w:marTop w:val="0"/>
                      <w:marBottom w:val="0"/>
                      <w:divBdr>
                        <w:top w:val="none" w:sz="0" w:space="0" w:color="auto"/>
                        <w:left w:val="none" w:sz="0" w:space="0" w:color="auto"/>
                        <w:bottom w:val="none" w:sz="0" w:space="0" w:color="auto"/>
                        <w:right w:val="none" w:sz="0" w:space="0" w:color="auto"/>
                      </w:divBdr>
                    </w:div>
                  </w:divsChild>
                </w:div>
                <w:div w:id="276067211">
                  <w:marLeft w:val="0"/>
                  <w:marRight w:val="0"/>
                  <w:marTop w:val="0"/>
                  <w:marBottom w:val="0"/>
                  <w:divBdr>
                    <w:top w:val="none" w:sz="0" w:space="0" w:color="auto"/>
                    <w:left w:val="none" w:sz="0" w:space="0" w:color="auto"/>
                    <w:bottom w:val="none" w:sz="0" w:space="0" w:color="auto"/>
                    <w:right w:val="none" w:sz="0" w:space="0" w:color="auto"/>
                  </w:divBdr>
                  <w:divsChild>
                    <w:div w:id="1171990461">
                      <w:marLeft w:val="0"/>
                      <w:marRight w:val="0"/>
                      <w:marTop w:val="0"/>
                      <w:marBottom w:val="0"/>
                      <w:divBdr>
                        <w:top w:val="none" w:sz="0" w:space="0" w:color="auto"/>
                        <w:left w:val="none" w:sz="0" w:space="0" w:color="auto"/>
                        <w:bottom w:val="none" w:sz="0" w:space="0" w:color="auto"/>
                        <w:right w:val="none" w:sz="0" w:space="0" w:color="auto"/>
                      </w:divBdr>
                    </w:div>
                  </w:divsChild>
                </w:div>
                <w:div w:id="1224757632">
                  <w:marLeft w:val="0"/>
                  <w:marRight w:val="0"/>
                  <w:marTop w:val="0"/>
                  <w:marBottom w:val="0"/>
                  <w:divBdr>
                    <w:top w:val="none" w:sz="0" w:space="0" w:color="auto"/>
                    <w:left w:val="none" w:sz="0" w:space="0" w:color="auto"/>
                    <w:bottom w:val="none" w:sz="0" w:space="0" w:color="auto"/>
                    <w:right w:val="none" w:sz="0" w:space="0" w:color="auto"/>
                  </w:divBdr>
                  <w:divsChild>
                    <w:div w:id="1327903249">
                      <w:marLeft w:val="0"/>
                      <w:marRight w:val="0"/>
                      <w:marTop w:val="0"/>
                      <w:marBottom w:val="0"/>
                      <w:divBdr>
                        <w:top w:val="none" w:sz="0" w:space="0" w:color="auto"/>
                        <w:left w:val="none" w:sz="0" w:space="0" w:color="auto"/>
                        <w:bottom w:val="none" w:sz="0" w:space="0" w:color="auto"/>
                        <w:right w:val="none" w:sz="0" w:space="0" w:color="auto"/>
                      </w:divBdr>
                    </w:div>
                  </w:divsChild>
                </w:div>
                <w:div w:id="1349721726">
                  <w:marLeft w:val="0"/>
                  <w:marRight w:val="0"/>
                  <w:marTop w:val="0"/>
                  <w:marBottom w:val="0"/>
                  <w:divBdr>
                    <w:top w:val="none" w:sz="0" w:space="0" w:color="auto"/>
                    <w:left w:val="none" w:sz="0" w:space="0" w:color="auto"/>
                    <w:bottom w:val="none" w:sz="0" w:space="0" w:color="auto"/>
                    <w:right w:val="none" w:sz="0" w:space="0" w:color="auto"/>
                  </w:divBdr>
                  <w:divsChild>
                    <w:div w:id="1049840153">
                      <w:marLeft w:val="0"/>
                      <w:marRight w:val="0"/>
                      <w:marTop w:val="0"/>
                      <w:marBottom w:val="0"/>
                      <w:divBdr>
                        <w:top w:val="none" w:sz="0" w:space="0" w:color="auto"/>
                        <w:left w:val="none" w:sz="0" w:space="0" w:color="auto"/>
                        <w:bottom w:val="none" w:sz="0" w:space="0" w:color="auto"/>
                        <w:right w:val="none" w:sz="0" w:space="0" w:color="auto"/>
                      </w:divBdr>
                    </w:div>
                  </w:divsChild>
                </w:div>
                <w:div w:id="809245429">
                  <w:marLeft w:val="0"/>
                  <w:marRight w:val="0"/>
                  <w:marTop w:val="0"/>
                  <w:marBottom w:val="0"/>
                  <w:divBdr>
                    <w:top w:val="none" w:sz="0" w:space="0" w:color="auto"/>
                    <w:left w:val="none" w:sz="0" w:space="0" w:color="auto"/>
                    <w:bottom w:val="none" w:sz="0" w:space="0" w:color="auto"/>
                    <w:right w:val="none" w:sz="0" w:space="0" w:color="auto"/>
                  </w:divBdr>
                  <w:divsChild>
                    <w:div w:id="1388843894">
                      <w:marLeft w:val="0"/>
                      <w:marRight w:val="0"/>
                      <w:marTop w:val="0"/>
                      <w:marBottom w:val="0"/>
                      <w:divBdr>
                        <w:top w:val="none" w:sz="0" w:space="0" w:color="auto"/>
                        <w:left w:val="none" w:sz="0" w:space="0" w:color="auto"/>
                        <w:bottom w:val="none" w:sz="0" w:space="0" w:color="auto"/>
                        <w:right w:val="none" w:sz="0" w:space="0" w:color="auto"/>
                      </w:divBdr>
                    </w:div>
                  </w:divsChild>
                </w:div>
                <w:div w:id="2144151388">
                  <w:marLeft w:val="0"/>
                  <w:marRight w:val="0"/>
                  <w:marTop w:val="0"/>
                  <w:marBottom w:val="0"/>
                  <w:divBdr>
                    <w:top w:val="none" w:sz="0" w:space="0" w:color="auto"/>
                    <w:left w:val="none" w:sz="0" w:space="0" w:color="auto"/>
                    <w:bottom w:val="none" w:sz="0" w:space="0" w:color="auto"/>
                    <w:right w:val="none" w:sz="0" w:space="0" w:color="auto"/>
                  </w:divBdr>
                  <w:divsChild>
                    <w:div w:id="963005942">
                      <w:marLeft w:val="0"/>
                      <w:marRight w:val="0"/>
                      <w:marTop w:val="0"/>
                      <w:marBottom w:val="0"/>
                      <w:divBdr>
                        <w:top w:val="none" w:sz="0" w:space="0" w:color="auto"/>
                        <w:left w:val="none" w:sz="0" w:space="0" w:color="auto"/>
                        <w:bottom w:val="none" w:sz="0" w:space="0" w:color="auto"/>
                        <w:right w:val="none" w:sz="0" w:space="0" w:color="auto"/>
                      </w:divBdr>
                    </w:div>
                  </w:divsChild>
                </w:div>
                <w:div w:id="1576550480">
                  <w:marLeft w:val="0"/>
                  <w:marRight w:val="0"/>
                  <w:marTop w:val="0"/>
                  <w:marBottom w:val="0"/>
                  <w:divBdr>
                    <w:top w:val="none" w:sz="0" w:space="0" w:color="auto"/>
                    <w:left w:val="none" w:sz="0" w:space="0" w:color="auto"/>
                    <w:bottom w:val="none" w:sz="0" w:space="0" w:color="auto"/>
                    <w:right w:val="none" w:sz="0" w:space="0" w:color="auto"/>
                  </w:divBdr>
                  <w:divsChild>
                    <w:div w:id="51077823">
                      <w:marLeft w:val="0"/>
                      <w:marRight w:val="0"/>
                      <w:marTop w:val="0"/>
                      <w:marBottom w:val="0"/>
                      <w:divBdr>
                        <w:top w:val="none" w:sz="0" w:space="0" w:color="auto"/>
                        <w:left w:val="none" w:sz="0" w:space="0" w:color="auto"/>
                        <w:bottom w:val="none" w:sz="0" w:space="0" w:color="auto"/>
                        <w:right w:val="none" w:sz="0" w:space="0" w:color="auto"/>
                      </w:divBdr>
                    </w:div>
                  </w:divsChild>
                </w:div>
                <w:div w:id="1439367693">
                  <w:marLeft w:val="0"/>
                  <w:marRight w:val="0"/>
                  <w:marTop w:val="0"/>
                  <w:marBottom w:val="0"/>
                  <w:divBdr>
                    <w:top w:val="none" w:sz="0" w:space="0" w:color="auto"/>
                    <w:left w:val="none" w:sz="0" w:space="0" w:color="auto"/>
                    <w:bottom w:val="none" w:sz="0" w:space="0" w:color="auto"/>
                    <w:right w:val="none" w:sz="0" w:space="0" w:color="auto"/>
                  </w:divBdr>
                  <w:divsChild>
                    <w:div w:id="1328362739">
                      <w:marLeft w:val="0"/>
                      <w:marRight w:val="0"/>
                      <w:marTop w:val="0"/>
                      <w:marBottom w:val="0"/>
                      <w:divBdr>
                        <w:top w:val="none" w:sz="0" w:space="0" w:color="auto"/>
                        <w:left w:val="none" w:sz="0" w:space="0" w:color="auto"/>
                        <w:bottom w:val="none" w:sz="0" w:space="0" w:color="auto"/>
                        <w:right w:val="none" w:sz="0" w:space="0" w:color="auto"/>
                      </w:divBdr>
                    </w:div>
                  </w:divsChild>
                </w:div>
                <w:div w:id="968054377">
                  <w:marLeft w:val="0"/>
                  <w:marRight w:val="0"/>
                  <w:marTop w:val="0"/>
                  <w:marBottom w:val="0"/>
                  <w:divBdr>
                    <w:top w:val="none" w:sz="0" w:space="0" w:color="auto"/>
                    <w:left w:val="none" w:sz="0" w:space="0" w:color="auto"/>
                    <w:bottom w:val="none" w:sz="0" w:space="0" w:color="auto"/>
                    <w:right w:val="none" w:sz="0" w:space="0" w:color="auto"/>
                  </w:divBdr>
                  <w:divsChild>
                    <w:div w:id="888372798">
                      <w:marLeft w:val="0"/>
                      <w:marRight w:val="0"/>
                      <w:marTop w:val="0"/>
                      <w:marBottom w:val="0"/>
                      <w:divBdr>
                        <w:top w:val="none" w:sz="0" w:space="0" w:color="auto"/>
                        <w:left w:val="none" w:sz="0" w:space="0" w:color="auto"/>
                        <w:bottom w:val="none" w:sz="0" w:space="0" w:color="auto"/>
                        <w:right w:val="none" w:sz="0" w:space="0" w:color="auto"/>
                      </w:divBdr>
                    </w:div>
                  </w:divsChild>
                </w:div>
                <w:div w:id="1337421690">
                  <w:marLeft w:val="0"/>
                  <w:marRight w:val="0"/>
                  <w:marTop w:val="0"/>
                  <w:marBottom w:val="0"/>
                  <w:divBdr>
                    <w:top w:val="none" w:sz="0" w:space="0" w:color="auto"/>
                    <w:left w:val="none" w:sz="0" w:space="0" w:color="auto"/>
                    <w:bottom w:val="none" w:sz="0" w:space="0" w:color="auto"/>
                    <w:right w:val="none" w:sz="0" w:space="0" w:color="auto"/>
                  </w:divBdr>
                  <w:divsChild>
                    <w:div w:id="744650542">
                      <w:marLeft w:val="0"/>
                      <w:marRight w:val="0"/>
                      <w:marTop w:val="0"/>
                      <w:marBottom w:val="0"/>
                      <w:divBdr>
                        <w:top w:val="none" w:sz="0" w:space="0" w:color="auto"/>
                        <w:left w:val="none" w:sz="0" w:space="0" w:color="auto"/>
                        <w:bottom w:val="none" w:sz="0" w:space="0" w:color="auto"/>
                        <w:right w:val="none" w:sz="0" w:space="0" w:color="auto"/>
                      </w:divBdr>
                    </w:div>
                  </w:divsChild>
                </w:div>
                <w:div w:id="1493912236">
                  <w:marLeft w:val="0"/>
                  <w:marRight w:val="0"/>
                  <w:marTop w:val="0"/>
                  <w:marBottom w:val="0"/>
                  <w:divBdr>
                    <w:top w:val="none" w:sz="0" w:space="0" w:color="auto"/>
                    <w:left w:val="none" w:sz="0" w:space="0" w:color="auto"/>
                    <w:bottom w:val="none" w:sz="0" w:space="0" w:color="auto"/>
                    <w:right w:val="none" w:sz="0" w:space="0" w:color="auto"/>
                  </w:divBdr>
                  <w:divsChild>
                    <w:div w:id="1148285305">
                      <w:marLeft w:val="0"/>
                      <w:marRight w:val="0"/>
                      <w:marTop w:val="0"/>
                      <w:marBottom w:val="0"/>
                      <w:divBdr>
                        <w:top w:val="none" w:sz="0" w:space="0" w:color="auto"/>
                        <w:left w:val="none" w:sz="0" w:space="0" w:color="auto"/>
                        <w:bottom w:val="none" w:sz="0" w:space="0" w:color="auto"/>
                        <w:right w:val="none" w:sz="0" w:space="0" w:color="auto"/>
                      </w:divBdr>
                    </w:div>
                  </w:divsChild>
                </w:div>
                <w:div w:id="1702590685">
                  <w:marLeft w:val="0"/>
                  <w:marRight w:val="0"/>
                  <w:marTop w:val="0"/>
                  <w:marBottom w:val="0"/>
                  <w:divBdr>
                    <w:top w:val="none" w:sz="0" w:space="0" w:color="auto"/>
                    <w:left w:val="none" w:sz="0" w:space="0" w:color="auto"/>
                    <w:bottom w:val="none" w:sz="0" w:space="0" w:color="auto"/>
                    <w:right w:val="none" w:sz="0" w:space="0" w:color="auto"/>
                  </w:divBdr>
                  <w:divsChild>
                    <w:div w:id="1464276946">
                      <w:marLeft w:val="0"/>
                      <w:marRight w:val="0"/>
                      <w:marTop w:val="0"/>
                      <w:marBottom w:val="0"/>
                      <w:divBdr>
                        <w:top w:val="none" w:sz="0" w:space="0" w:color="auto"/>
                        <w:left w:val="none" w:sz="0" w:space="0" w:color="auto"/>
                        <w:bottom w:val="none" w:sz="0" w:space="0" w:color="auto"/>
                        <w:right w:val="none" w:sz="0" w:space="0" w:color="auto"/>
                      </w:divBdr>
                    </w:div>
                  </w:divsChild>
                </w:div>
                <w:div w:id="804394507">
                  <w:marLeft w:val="0"/>
                  <w:marRight w:val="0"/>
                  <w:marTop w:val="0"/>
                  <w:marBottom w:val="0"/>
                  <w:divBdr>
                    <w:top w:val="none" w:sz="0" w:space="0" w:color="auto"/>
                    <w:left w:val="none" w:sz="0" w:space="0" w:color="auto"/>
                    <w:bottom w:val="none" w:sz="0" w:space="0" w:color="auto"/>
                    <w:right w:val="none" w:sz="0" w:space="0" w:color="auto"/>
                  </w:divBdr>
                  <w:divsChild>
                    <w:div w:id="1525438928">
                      <w:marLeft w:val="0"/>
                      <w:marRight w:val="0"/>
                      <w:marTop w:val="0"/>
                      <w:marBottom w:val="0"/>
                      <w:divBdr>
                        <w:top w:val="none" w:sz="0" w:space="0" w:color="auto"/>
                        <w:left w:val="none" w:sz="0" w:space="0" w:color="auto"/>
                        <w:bottom w:val="none" w:sz="0" w:space="0" w:color="auto"/>
                        <w:right w:val="none" w:sz="0" w:space="0" w:color="auto"/>
                      </w:divBdr>
                    </w:div>
                  </w:divsChild>
                </w:div>
                <w:div w:id="1326743083">
                  <w:marLeft w:val="0"/>
                  <w:marRight w:val="0"/>
                  <w:marTop w:val="0"/>
                  <w:marBottom w:val="0"/>
                  <w:divBdr>
                    <w:top w:val="none" w:sz="0" w:space="0" w:color="auto"/>
                    <w:left w:val="none" w:sz="0" w:space="0" w:color="auto"/>
                    <w:bottom w:val="none" w:sz="0" w:space="0" w:color="auto"/>
                    <w:right w:val="none" w:sz="0" w:space="0" w:color="auto"/>
                  </w:divBdr>
                  <w:divsChild>
                    <w:div w:id="613097676">
                      <w:marLeft w:val="0"/>
                      <w:marRight w:val="0"/>
                      <w:marTop w:val="0"/>
                      <w:marBottom w:val="0"/>
                      <w:divBdr>
                        <w:top w:val="none" w:sz="0" w:space="0" w:color="auto"/>
                        <w:left w:val="none" w:sz="0" w:space="0" w:color="auto"/>
                        <w:bottom w:val="none" w:sz="0" w:space="0" w:color="auto"/>
                        <w:right w:val="none" w:sz="0" w:space="0" w:color="auto"/>
                      </w:divBdr>
                    </w:div>
                  </w:divsChild>
                </w:div>
                <w:div w:id="1785610371">
                  <w:marLeft w:val="0"/>
                  <w:marRight w:val="0"/>
                  <w:marTop w:val="0"/>
                  <w:marBottom w:val="0"/>
                  <w:divBdr>
                    <w:top w:val="none" w:sz="0" w:space="0" w:color="auto"/>
                    <w:left w:val="none" w:sz="0" w:space="0" w:color="auto"/>
                    <w:bottom w:val="none" w:sz="0" w:space="0" w:color="auto"/>
                    <w:right w:val="none" w:sz="0" w:space="0" w:color="auto"/>
                  </w:divBdr>
                  <w:divsChild>
                    <w:div w:id="1757820945">
                      <w:marLeft w:val="0"/>
                      <w:marRight w:val="0"/>
                      <w:marTop w:val="0"/>
                      <w:marBottom w:val="0"/>
                      <w:divBdr>
                        <w:top w:val="none" w:sz="0" w:space="0" w:color="auto"/>
                        <w:left w:val="none" w:sz="0" w:space="0" w:color="auto"/>
                        <w:bottom w:val="none" w:sz="0" w:space="0" w:color="auto"/>
                        <w:right w:val="none" w:sz="0" w:space="0" w:color="auto"/>
                      </w:divBdr>
                    </w:div>
                  </w:divsChild>
                </w:div>
                <w:div w:id="218131746">
                  <w:marLeft w:val="0"/>
                  <w:marRight w:val="0"/>
                  <w:marTop w:val="0"/>
                  <w:marBottom w:val="0"/>
                  <w:divBdr>
                    <w:top w:val="none" w:sz="0" w:space="0" w:color="auto"/>
                    <w:left w:val="none" w:sz="0" w:space="0" w:color="auto"/>
                    <w:bottom w:val="none" w:sz="0" w:space="0" w:color="auto"/>
                    <w:right w:val="none" w:sz="0" w:space="0" w:color="auto"/>
                  </w:divBdr>
                  <w:divsChild>
                    <w:div w:id="46491389">
                      <w:marLeft w:val="0"/>
                      <w:marRight w:val="0"/>
                      <w:marTop w:val="0"/>
                      <w:marBottom w:val="0"/>
                      <w:divBdr>
                        <w:top w:val="none" w:sz="0" w:space="0" w:color="auto"/>
                        <w:left w:val="none" w:sz="0" w:space="0" w:color="auto"/>
                        <w:bottom w:val="none" w:sz="0" w:space="0" w:color="auto"/>
                        <w:right w:val="none" w:sz="0" w:space="0" w:color="auto"/>
                      </w:divBdr>
                    </w:div>
                  </w:divsChild>
                </w:div>
                <w:div w:id="834613720">
                  <w:marLeft w:val="0"/>
                  <w:marRight w:val="0"/>
                  <w:marTop w:val="0"/>
                  <w:marBottom w:val="0"/>
                  <w:divBdr>
                    <w:top w:val="none" w:sz="0" w:space="0" w:color="auto"/>
                    <w:left w:val="none" w:sz="0" w:space="0" w:color="auto"/>
                    <w:bottom w:val="none" w:sz="0" w:space="0" w:color="auto"/>
                    <w:right w:val="none" w:sz="0" w:space="0" w:color="auto"/>
                  </w:divBdr>
                  <w:divsChild>
                    <w:div w:id="1325625667">
                      <w:marLeft w:val="0"/>
                      <w:marRight w:val="0"/>
                      <w:marTop w:val="0"/>
                      <w:marBottom w:val="0"/>
                      <w:divBdr>
                        <w:top w:val="none" w:sz="0" w:space="0" w:color="auto"/>
                        <w:left w:val="none" w:sz="0" w:space="0" w:color="auto"/>
                        <w:bottom w:val="none" w:sz="0" w:space="0" w:color="auto"/>
                        <w:right w:val="none" w:sz="0" w:space="0" w:color="auto"/>
                      </w:divBdr>
                    </w:div>
                  </w:divsChild>
                </w:div>
                <w:div w:id="248737269">
                  <w:marLeft w:val="0"/>
                  <w:marRight w:val="0"/>
                  <w:marTop w:val="0"/>
                  <w:marBottom w:val="0"/>
                  <w:divBdr>
                    <w:top w:val="none" w:sz="0" w:space="0" w:color="auto"/>
                    <w:left w:val="none" w:sz="0" w:space="0" w:color="auto"/>
                    <w:bottom w:val="none" w:sz="0" w:space="0" w:color="auto"/>
                    <w:right w:val="none" w:sz="0" w:space="0" w:color="auto"/>
                  </w:divBdr>
                  <w:divsChild>
                    <w:div w:id="1260144078">
                      <w:marLeft w:val="0"/>
                      <w:marRight w:val="0"/>
                      <w:marTop w:val="0"/>
                      <w:marBottom w:val="0"/>
                      <w:divBdr>
                        <w:top w:val="none" w:sz="0" w:space="0" w:color="auto"/>
                        <w:left w:val="none" w:sz="0" w:space="0" w:color="auto"/>
                        <w:bottom w:val="none" w:sz="0" w:space="0" w:color="auto"/>
                        <w:right w:val="none" w:sz="0" w:space="0" w:color="auto"/>
                      </w:divBdr>
                    </w:div>
                  </w:divsChild>
                </w:div>
                <w:div w:id="2053845226">
                  <w:marLeft w:val="0"/>
                  <w:marRight w:val="0"/>
                  <w:marTop w:val="0"/>
                  <w:marBottom w:val="0"/>
                  <w:divBdr>
                    <w:top w:val="none" w:sz="0" w:space="0" w:color="auto"/>
                    <w:left w:val="none" w:sz="0" w:space="0" w:color="auto"/>
                    <w:bottom w:val="none" w:sz="0" w:space="0" w:color="auto"/>
                    <w:right w:val="none" w:sz="0" w:space="0" w:color="auto"/>
                  </w:divBdr>
                  <w:divsChild>
                    <w:div w:id="2004159845">
                      <w:marLeft w:val="0"/>
                      <w:marRight w:val="0"/>
                      <w:marTop w:val="0"/>
                      <w:marBottom w:val="0"/>
                      <w:divBdr>
                        <w:top w:val="none" w:sz="0" w:space="0" w:color="auto"/>
                        <w:left w:val="none" w:sz="0" w:space="0" w:color="auto"/>
                        <w:bottom w:val="none" w:sz="0" w:space="0" w:color="auto"/>
                        <w:right w:val="none" w:sz="0" w:space="0" w:color="auto"/>
                      </w:divBdr>
                    </w:div>
                  </w:divsChild>
                </w:div>
                <w:div w:id="1430392342">
                  <w:marLeft w:val="0"/>
                  <w:marRight w:val="0"/>
                  <w:marTop w:val="0"/>
                  <w:marBottom w:val="0"/>
                  <w:divBdr>
                    <w:top w:val="none" w:sz="0" w:space="0" w:color="auto"/>
                    <w:left w:val="none" w:sz="0" w:space="0" w:color="auto"/>
                    <w:bottom w:val="none" w:sz="0" w:space="0" w:color="auto"/>
                    <w:right w:val="none" w:sz="0" w:space="0" w:color="auto"/>
                  </w:divBdr>
                  <w:divsChild>
                    <w:div w:id="340204068">
                      <w:marLeft w:val="0"/>
                      <w:marRight w:val="0"/>
                      <w:marTop w:val="0"/>
                      <w:marBottom w:val="0"/>
                      <w:divBdr>
                        <w:top w:val="none" w:sz="0" w:space="0" w:color="auto"/>
                        <w:left w:val="none" w:sz="0" w:space="0" w:color="auto"/>
                        <w:bottom w:val="none" w:sz="0" w:space="0" w:color="auto"/>
                        <w:right w:val="none" w:sz="0" w:space="0" w:color="auto"/>
                      </w:divBdr>
                    </w:div>
                  </w:divsChild>
                </w:div>
                <w:div w:id="14693851">
                  <w:marLeft w:val="0"/>
                  <w:marRight w:val="0"/>
                  <w:marTop w:val="0"/>
                  <w:marBottom w:val="0"/>
                  <w:divBdr>
                    <w:top w:val="none" w:sz="0" w:space="0" w:color="auto"/>
                    <w:left w:val="none" w:sz="0" w:space="0" w:color="auto"/>
                    <w:bottom w:val="none" w:sz="0" w:space="0" w:color="auto"/>
                    <w:right w:val="none" w:sz="0" w:space="0" w:color="auto"/>
                  </w:divBdr>
                  <w:divsChild>
                    <w:div w:id="1854605619">
                      <w:marLeft w:val="0"/>
                      <w:marRight w:val="0"/>
                      <w:marTop w:val="0"/>
                      <w:marBottom w:val="0"/>
                      <w:divBdr>
                        <w:top w:val="none" w:sz="0" w:space="0" w:color="auto"/>
                        <w:left w:val="none" w:sz="0" w:space="0" w:color="auto"/>
                        <w:bottom w:val="none" w:sz="0" w:space="0" w:color="auto"/>
                        <w:right w:val="none" w:sz="0" w:space="0" w:color="auto"/>
                      </w:divBdr>
                    </w:div>
                  </w:divsChild>
                </w:div>
                <w:div w:id="1571765164">
                  <w:marLeft w:val="0"/>
                  <w:marRight w:val="0"/>
                  <w:marTop w:val="0"/>
                  <w:marBottom w:val="0"/>
                  <w:divBdr>
                    <w:top w:val="none" w:sz="0" w:space="0" w:color="auto"/>
                    <w:left w:val="none" w:sz="0" w:space="0" w:color="auto"/>
                    <w:bottom w:val="none" w:sz="0" w:space="0" w:color="auto"/>
                    <w:right w:val="none" w:sz="0" w:space="0" w:color="auto"/>
                  </w:divBdr>
                  <w:divsChild>
                    <w:div w:id="721490527">
                      <w:marLeft w:val="0"/>
                      <w:marRight w:val="0"/>
                      <w:marTop w:val="0"/>
                      <w:marBottom w:val="0"/>
                      <w:divBdr>
                        <w:top w:val="none" w:sz="0" w:space="0" w:color="auto"/>
                        <w:left w:val="none" w:sz="0" w:space="0" w:color="auto"/>
                        <w:bottom w:val="none" w:sz="0" w:space="0" w:color="auto"/>
                        <w:right w:val="none" w:sz="0" w:space="0" w:color="auto"/>
                      </w:divBdr>
                    </w:div>
                  </w:divsChild>
                </w:div>
                <w:div w:id="1813673665">
                  <w:marLeft w:val="0"/>
                  <w:marRight w:val="0"/>
                  <w:marTop w:val="0"/>
                  <w:marBottom w:val="0"/>
                  <w:divBdr>
                    <w:top w:val="none" w:sz="0" w:space="0" w:color="auto"/>
                    <w:left w:val="none" w:sz="0" w:space="0" w:color="auto"/>
                    <w:bottom w:val="none" w:sz="0" w:space="0" w:color="auto"/>
                    <w:right w:val="none" w:sz="0" w:space="0" w:color="auto"/>
                  </w:divBdr>
                  <w:divsChild>
                    <w:div w:id="1061169615">
                      <w:marLeft w:val="0"/>
                      <w:marRight w:val="0"/>
                      <w:marTop w:val="0"/>
                      <w:marBottom w:val="0"/>
                      <w:divBdr>
                        <w:top w:val="none" w:sz="0" w:space="0" w:color="auto"/>
                        <w:left w:val="none" w:sz="0" w:space="0" w:color="auto"/>
                        <w:bottom w:val="none" w:sz="0" w:space="0" w:color="auto"/>
                        <w:right w:val="none" w:sz="0" w:space="0" w:color="auto"/>
                      </w:divBdr>
                    </w:div>
                  </w:divsChild>
                </w:div>
                <w:div w:id="840125924">
                  <w:marLeft w:val="0"/>
                  <w:marRight w:val="0"/>
                  <w:marTop w:val="0"/>
                  <w:marBottom w:val="0"/>
                  <w:divBdr>
                    <w:top w:val="none" w:sz="0" w:space="0" w:color="auto"/>
                    <w:left w:val="none" w:sz="0" w:space="0" w:color="auto"/>
                    <w:bottom w:val="none" w:sz="0" w:space="0" w:color="auto"/>
                    <w:right w:val="none" w:sz="0" w:space="0" w:color="auto"/>
                  </w:divBdr>
                  <w:divsChild>
                    <w:div w:id="80418175">
                      <w:marLeft w:val="0"/>
                      <w:marRight w:val="0"/>
                      <w:marTop w:val="0"/>
                      <w:marBottom w:val="0"/>
                      <w:divBdr>
                        <w:top w:val="none" w:sz="0" w:space="0" w:color="auto"/>
                        <w:left w:val="none" w:sz="0" w:space="0" w:color="auto"/>
                        <w:bottom w:val="none" w:sz="0" w:space="0" w:color="auto"/>
                        <w:right w:val="none" w:sz="0" w:space="0" w:color="auto"/>
                      </w:divBdr>
                    </w:div>
                  </w:divsChild>
                </w:div>
                <w:div w:id="5981094">
                  <w:marLeft w:val="0"/>
                  <w:marRight w:val="0"/>
                  <w:marTop w:val="0"/>
                  <w:marBottom w:val="0"/>
                  <w:divBdr>
                    <w:top w:val="none" w:sz="0" w:space="0" w:color="auto"/>
                    <w:left w:val="none" w:sz="0" w:space="0" w:color="auto"/>
                    <w:bottom w:val="none" w:sz="0" w:space="0" w:color="auto"/>
                    <w:right w:val="none" w:sz="0" w:space="0" w:color="auto"/>
                  </w:divBdr>
                  <w:divsChild>
                    <w:div w:id="1390419623">
                      <w:marLeft w:val="0"/>
                      <w:marRight w:val="0"/>
                      <w:marTop w:val="0"/>
                      <w:marBottom w:val="0"/>
                      <w:divBdr>
                        <w:top w:val="none" w:sz="0" w:space="0" w:color="auto"/>
                        <w:left w:val="none" w:sz="0" w:space="0" w:color="auto"/>
                        <w:bottom w:val="none" w:sz="0" w:space="0" w:color="auto"/>
                        <w:right w:val="none" w:sz="0" w:space="0" w:color="auto"/>
                      </w:divBdr>
                    </w:div>
                  </w:divsChild>
                </w:div>
                <w:div w:id="1270552149">
                  <w:marLeft w:val="0"/>
                  <w:marRight w:val="0"/>
                  <w:marTop w:val="0"/>
                  <w:marBottom w:val="0"/>
                  <w:divBdr>
                    <w:top w:val="none" w:sz="0" w:space="0" w:color="auto"/>
                    <w:left w:val="none" w:sz="0" w:space="0" w:color="auto"/>
                    <w:bottom w:val="none" w:sz="0" w:space="0" w:color="auto"/>
                    <w:right w:val="none" w:sz="0" w:space="0" w:color="auto"/>
                  </w:divBdr>
                  <w:divsChild>
                    <w:div w:id="1375083484">
                      <w:marLeft w:val="0"/>
                      <w:marRight w:val="0"/>
                      <w:marTop w:val="0"/>
                      <w:marBottom w:val="0"/>
                      <w:divBdr>
                        <w:top w:val="none" w:sz="0" w:space="0" w:color="auto"/>
                        <w:left w:val="none" w:sz="0" w:space="0" w:color="auto"/>
                        <w:bottom w:val="none" w:sz="0" w:space="0" w:color="auto"/>
                        <w:right w:val="none" w:sz="0" w:space="0" w:color="auto"/>
                      </w:divBdr>
                    </w:div>
                  </w:divsChild>
                </w:div>
                <w:div w:id="1735884770">
                  <w:marLeft w:val="0"/>
                  <w:marRight w:val="0"/>
                  <w:marTop w:val="0"/>
                  <w:marBottom w:val="0"/>
                  <w:divBdr>
                    <w:top w:val="none" w:sz="0" w:space="0" w:color="auto"/>
                    <w:left w:val="none" w:sz="0" w:space="0" w:color="auto"/>
                    <w:bottom w:val="none" w:sz="0" w:space="0" w:color="auto"/>
                    <w:right w:val="none" w:sz="0" w:space="0" w:color="auto"/>
                  </w:divBdr>
                  <w:divsChild>
                    <w:div w:id="1190683544">
                      <w:marLeft w:val="0"/>
                      <w:marRight w:val="0"/>
                      <w:marTop w:val="0"/>
                      <w:marBottom w:val="0"/>
                      <w:divBdr>
                        <w:top w:val="none" w:sz="0" w:space="0" w:color="auto"/>
                        <w:left w:val="none" w:sz="0" w:space="0" w:color="auto"/>
                        <w:bottom w:val="none" w:sz="0" w:space="0" w:color="auto"/>
                        <w:right w:val="none" w:sz="0" w:space="0" w:color="auto"/>
                      </w:divBdr>
                    </w:div>
                  </w:divsChild>
                </w:div>
                <w:div w:id="292057303">
                  <w:marLeft w:val="0"/>
                  <w:marRight w:val="0"/>
                  <w:marTop w:val="0"/>
                  <w:marBottom w:val="0"/>
                  <w:divBdr>
                    <w:top w:val="none" w:sz="0" w:space="0" w:color="auto"/>
                    <w:left w:val="none" w:sz="0" w:space="0" w:color="auto"/>
                    <w:bottom w:val="none" w:sz="0" w:space="0" w:color="auto"/>
                    <w:right w:val="none" w:sz="0" w:space="0" w:color="auto"/>
                  </w:divBdr>
                  <w:divsChild>
                    <w:div w:id="1002660878">
                      <w:marLeft w:val="0"/>
                      <w:marRight w:val="0"/>
                      <w:marTop w:val="0"/>
                      <w:marBottom w:val="0"/>
                      <w:divBdr>
                        <w:top w:val="none" w:sz="0" w:space="0" w:color="auto"/>
                        <w:left w:val="none" w:sz="0" w:space="0" w:color="auto"/>
                        <w:bottom w:val="none" w:sz="0" w:space="0" w:color="auto"/>
                        <w:right w:val="none" w:sz="0" w:space="0" w:color="auto"/>
                      </w:divBdr>
                    </w:div>
                  </w:divsChild>
                </w:div>
                <w:div w:id="1403478671">
                  <w:marLeft w:val="0"/>
                  <w:marRight w:val="0"/>
                  <w:marTop w:val="0"/>
                  <w:marBottom w:val="0"/>
                  <w:divBdr>
                    <w:top w:val="none" w:sz="0" w:space="0" w:color="auto"/>
                    <w:left w:val="none" w:sz="0" w:space="0" w:color="auto"/>
                    <w:bottom w:val="none" w:sz="0" w:space="0" w:color="auto"/>
                    <w:right w:val="none" w:sz="0" w:space="0" w:color="auto"/>
                  </w:divBdr>
                  <w:divsChild>
                    <w:div w:id="436367970">
                      <w:marLeft w:val="0"/>
                      <w:marRight w:val="0"/>
                      <w:marTop w:val="0"/>
                      <w:marBottom w:val="0"/>
                      <w:divBdr>
                        <w:top w:val="none" w:sz="0" w:space="0" w:color="auto"/>
                        <w:left w:val="none" w:sz="0" w:space="0" w:color="auto"/>
                        <w:bottom w:val="none" w:sz="0" w:space="0" w:color="auto"/>
                        <w:right w:val="none" w:sz="0" w:space="0" w:color="auto"/>
                      </w:divBdr>
                    </w:div>
                  </w:divsChild>
                </w:div>
                <w:div w:id="891891292">
                  <w:marLeft w:val="0"/>
                  <w:marRight w:val="0"/>
                  <w:marTop w:val="0"/>
                  <w:marBottom w:val="0"/>
                  <w:divBdr>
                    <w:top w:val="none" w:sz="0" w:space="0" w:color="auto"/>
                    <w:left w:val="none" w:sz="0" w:space="0" w:color="auto"/>
                    <w:bottom w:val="none" w:sz="0" w:space="0" w:color="auto"/>
                    <w:right w:val="none" w:sz="0" w:space="0" w:color="auto"/>
                  </w:divBdr>
                  <w:divsChild>
                    <w:div w:id="636765147">
                      <w:marLeft w:val="0"/>
                      <w:marRight w:val="0"/>
                      <w:marTop w:val="0"/>
                      <w:marBottom w:val="0"/>
                      <w:divBdr>
                        <w:top w:val="none" w:sz="0" w:space="0" w:color="auto"/>
                        <w:left w:val="none" w:sz="0" w:space="0" w:color="auto"/>
                        <w:bottom w:val="none" w:sz="0" w:space="0" w:color="auto"/>
                        <w:right w:val="none" w:sz="0" w:space="0" w:color="auto"/>
                      </w:divBdr>
                    </w:div>
                  </w:divsChild>
                </w:div>
                <w:div w:id="1137143164">
                  <w:marLeft w:val="0"/>
                  <w:marRight w:val="0"/>
                  <w:marTop w:val="0"/>
                  <w:marBottom w:val="0"/>
                  <w:divBdr>
                    <w:top w:val="none" w:sz="0" w:space="0" w:color="auto"/>
                    <w:left w:val="none" w:sz="0" w:space="0" w:color="auto"/>
                    <w:bottom w:val="none" w:sz="0" w:space="0" w:color="auto"/>
                    <w:right w:val="none" w:sz="0" w:space="0" w:color="auto"/>
                  </w:divBdr>
                  <w:divsChild>
                    <w:div w:id="58870034">
                      <w:marLeft w:val="0"/>
                      <w:marRight w:val="0"/>
                      <w:marTop w:val="0"/>
                      <w:marBottom w:val="0"/>
                      <w:divBdr>
                        <w:top w:val="none" w:sz="0" w:space="0" w:color="auto"/>
                        <w:left w:val="none" w:sz="0" w:space="0" w:color="auto"/>
                        <w:bottom w:val="none" w:sz="0" w:space="0" w:color="auto"/>
                        <w:right w:val="none" w:sz="0" w:space="0" w:color="auto"/>
                      </w:divBdr>
                    </w:div>
                  </w:divsChild>
                </w:div>
                <w:div w:id="851916570">
                  <w:marLeft w:val="0"/>
                  <w:marRight w:val="0"/>
                  <w:marTop w:val="0"/>
                  <w:marBottom w:val="0"/>
                  <w:divBdr>
                    <w:top w:val="none" w:sz="0" w:space="0" w:color="auto"/>
                    <w:left w:val="none" w:sz="0" w:space="0" w:color="auto"/>
                    <w:bottom w:val="none" w:sz="0" w:space="0" w:color="auto"/>
                    <w:right w:val="none" w:sz="0" w:space="0" w:color="auto"/>
                  </w:divBdr>
                  <w:divsChild>
                    <w:div w:id="1619605399">
                      <w:marLeft w:val="0"/>
                      <w:marRight w:val="0"/>
                      <w:marTop w:val="0"/>
                      <w:marBottom w:val="0"/>
                      <w:divBdr>
                        <w:top w:val="none" w:sz="0" w:space="0" w:color="auto"/>
                        <w:left w:val="none" w:sz="0" w:space="0" w:color="auto"/>
                        <w:bottom w:val="none" w:sz="0" w:space="0" w:color="auto"/>
                        <w:right w:val="none" w:sz="0" w:space="0" w:color="auto"/>
                      </w:divBdr>
                    </w:div>
                  </w:divsChild>
                </w:div>
                <w:div w:id="1713189780">
                  <w:marLeft w:val="0"/>
                  <w:marRight w:val="0"/>
                  <w:marTop w:val="0"/>
                  <w:marBottom w:val="0"/>
                  <w:divBdr>
                    <w:top w:val="none" w:sz="0" w:space="0" w:color="auto"/>
                    <w:left w:val="none" w:sz="0" w:space="0" w:color="auto"/>
                    <w:bottom w:val="none" w:sz="0" w:space="0" w:color="auto"/>
                    <w:right w:val="none" w:sz="0" w:space="0" w:color="auto"/>
                  </w:divBdr>
                  <w:divsChild>
                    <w:div w:id="1869904116">
                      <w:marLeft w:val="0"/>
                      <w:marRight w:val="0"/>
                      <w:marTop w:val="0"/>
                      <w:marBottom w:val="0"/>
                      <w:divBdr>
                        <w:top w:val="none" w:sz="0" w:space="0" w:color="auto"/>
                        <w:left w:val="none" w:sz="0" w:space="0" w:color="auto"/>
                        <w:bottom w:val="none" w:sz="0" w:space="0" w:color="auto"/>
                        <w:right w:val="none" w:sz="0" w:space="0" w:color="auto"/>
                      </w:divBdr>
                    </w:div>
                  </w:divsChild>
                </w:div>
                <w:div w:id="752243476">
                  <w:marLeft w:val="0"/>
                  <w:marRight w:val="0"/>
                  <w:marTop w:val="0"/>
                  <w:marBottom w:val="0"/>
                  <w:divBdr>
                    <w:top w:val="none" w:sz="0" w:space="0" w:color="auto"/>
                    <w:left w:val="none" w:sz="0" w:space="0" w:color="auto"/>
                    <w:bottom w:val="none" w:sz="0" w:space="0" w:color="auto"/>
                    <w:right w:val="none" w:sz="0" w:space="0" w:color="auto"/>
                  </w:divBdr>
                  <w:divsChild>
                    <w:div w:id="1592086885">
                      <w:marLeft w:val="0"/>
                      <w:marRight w:val="0"/>
                      <w:marTop w:val="0"/>
                      <w:marBottom w:val="0"/>
                      <w:divBdr>
                        <w:top w:val="none" w:sz="0" w:space="0" w:color="auto"/>
                        <w:left w:val="none" w:sz="0" w:space="0" w:color="auto"/>
                        <w:bottom w:val="none" w:sz="0" w:space="0" w:color="auto"/>
                        <w:right w:val="none" w:sz="0" w:space="0" w:color="auto"/>
                      </w:divBdr>
                    </w:div>
                  </w:divsChild>
                </w:div>
                <w:div w:id="1705516366">
                  <w:marLeft w:val="0"/>
                  <w:marRight w:val="0"/>
                  <w:marTop w:val="0"/>
                  <w:marBottom w:val="0"/>
                  <w:divBdr>
                    <w:top w:val="none" w:sz="0" w:space="0" w:color="auto"/>
                    <w:left w:val="none" w:sz="0" w:space="0" w:color="auto"/>
                    <w:bottom w:val="none" w:sz="0" w:space="0" w:color="auto"/>
                    <w:right w:val="none" w:sz="0" w:space="0" w:color="auto"/>
                  </w:divBdr>
                  <w:divsChild>
                    <w:div w:id="1064840034">
                      <w:marLeft w:val="0"/>
                      <w:marRight w:val="0"/>
                      <w:marTop w:val="0"/>
                      <w:marBottom w:val="0"/>
                      <w:divBdr>
                        <w:top w:val="none" w:sz="0" w:space="0" w:color="auto"/>
                        <w:left w:val="none" w:sz="0" w:space="0" w:color="auto"/>
                        <w:bottom w:val="none" w:sz="0" w:space="0" w:color="auto"/>
                        <w:right w:val="none" w:sz="0" w:space="0" w:color="auto"/>
                      </w:divBdr>
                    </w:div>
                  </w:divsChild>
                </w:div>
                <w:div w:id="727344144">
                  <w:marLeft w:val="0"/>
                  <w:marRight w:val="0"/>
                  <w:marTop w:val="0"/>
                  <w:marBottom w:val="0"/>
                  <w:divBdr>
                    <w:top w:val="none" w:sz="0" w:space="0" w:color="auto"/>
                    <w:left w:val="none" w:sz="0" w:space="0" w:color="auto"/>
                    <w:bottom w:val="none" w:sz="0" w:space="0" w:color="auto"/>
                    <w:right w:val="none" w:sz="0" w:space="0" w:color="auto"/>
                  </w:divBdr>
                  <w:divsChild>
                    <w:div w:id="1127047086">
                      <w:marLeft w:val="0"/>
                      <w:marRight w:val="0"/>
                      <w:marTop w:val="0"/>
                      <w:marBottom w:val="0"/>
                      <w:divBdr>
                        <w:top w:val="none" w:sz="0" w:space="0" w:color="auto"/>
                        <w:left w:val="none" w:sz="0" w:space="0" w:color="auto"/>
                        <w:bottom w:val="none" w:sz="0" w:space="0" w:color="auto"/>
                        <w:right w:val="none" w:sz="0" w:space="0" w:color="auto"/>
                      </w:divBdr>
                    </w:div>
                  </w:divsChild>
                </w:div>
                <w:div w:id="523786275">
                  <w:marLeft w:val="0"/>
                  <w:marRight w:val="0"/>
                  <w:marTop w:val="0"/>
                  <w:marBottom w:val="0"/>
                  <w:divBdr>
                    <w:top w:val="none" w:sz="0" w:space="0" w:color="auto"/>
                    <w:left w:val="none" w:sz="0" w:space="0" w:color="auto"/>
                    <w:bottom w:val="none" w:sz="0" w:space="0" w:color="auto"/>
                    <w:right w:val="none" w:sz="0" w:space="0" w:color="auto"/>
                  </w:divBdr>
                  <w:divsChild>
                    <w:div w:id="1668243930">
                      <w:marLeft w:val="0"/>
                      <w:marRight w:val="0"/>
                      <w:marTop w:val="0"/>
                      <w:marBottom w:val="0"/>
                      <w:divBdr>
                        <w:top w:val="none" w:sz="0" w:space="0" w:color="auto"/>
                        <w:left w:val="none" w:sz="0" w:space="0" w:color="auto"/>
                        <w:bottom w:val="none" w:sz="0" w:space="0" w:color="auto"/>
                        <w:right w:val="none" w:sz="0" w:space="0" w:color="auto"/>
                      </w:divBdr>
                    </w:div>
                  </w:divsChild>
                </w:div>
                <w:div w:id="907809301">
                  <w:marLeft w:val="0"/>
                  <w:marRight w:val="0"/>
                  <w:marTop w:val="0"/>
                  <w:marBottom w:val="0"/>
                  <w:divBdr>
                    <w:top w:val="none" w:sz="0" w:space="0" w:color="auto"/>
                    <w:left w:val="none" w:sz="0" w:space="0" w:color="auto"/>
                    <w:bottom w:val="none" w:sz="0" w:space="0" w:color="auto"/>
                    <w:right w:val="none" w:sz="0" w:space="0" w:color="auto"/>
                  </w:divBdr>
                  <w:divsChild>
                    <w:div w:id="1794638873">
                      <w:marLeft w:val="0"/>
                      <w:marRight w:val="0"/>
                      <w:marTop w:val="0"/>
                      <w:marBottom w:val="0"/>
                      <w:divBdr>
                        <w:top w:val="none" w:sz="0" w:space="0" w:color="auto"/>
                        <w:left w:val="none" w:sz="0" w:space="0" w:color="auto"/>
                        <w:bottom w:val="none" w:sz="0" w:space="0" w:color="auto"/>
                        <w:right w:val="none" w:sz="0" w:space="0" w:color="auto"/>
                      </w:divBdr>
                    </w:div>
                  </w:divsChild>
                </w:div>
                <w:div w:id="1885218501">
                  <w:marLeft w:val="0"/>
                  <w:marRight w:val="0"/>
                  <w:marTop w:val="0"/>
                  <w:marBottom w:val="0"/>
                  <w:divBdr>
                    <w:top w:val="none" w:sz="0" w:space="0" w:color="auto"/>
                    <w:left w:val="none" w:sz="0" w:space="0" w:color="auto"/>
                    <w:bottom w:val="none" w:sz="0" w:space="0" w:color="auto"/>
                    <w:right w:val="none" w:sz="0" w:space="0" w:color="auto"/>
                  </w:divBdr>
                  <w:divsChild>
                    <w:div w:id="1243685206">
                      <w:marLeft w:val="0"/>
                      <w:marRight w:val="0"/>
                      <w:marTop w:val="0"/>
                      <w:marBottom w:val="0"/>
                      <w:divBdr>
                        <w:top w:val="none" w:sz="0" w:space="0" w:color="auto"/>
                        <w:left w:val="none" w:sz="0" w:space="0" w:color="auto"/>
                        <w:bottom w:val="none" w:sz="0" w:space="0" w:color="auto"/>
                        <w:right w:val="none" w:sz="0" w:space="0" w:color="auto"/>
                      </w:divBdr>
                    </w:div>
                  </w:divsChild>
                </w:div>
                <w:div w:id="1415709256">
                  <w:marLeft w:val="0"/>
                  <w:marRight w:val="0"/>
                  <w:marTop w:val="0"/>
                  <w:marBottom w:val="0"/>
                  <w:divBdr>
                    <w:top w:val="none" w:sz="0" w:space="0" w:color="auto"/>
                    <w:left w:val="none" w:sz="0" w:space="0" w:color="auto"/>
                    <w:bottom w:val="none" w:sz="0" w:space="0" w:color="auto"/>
                    <w:right w:val="none" w:sz="0" w:space="0" w:color="auto"/>
                  </w:divBdr>
                  <w:divsChild>
                    <w:div w:id="1753966801">
                      <w:marLeft w:val="0"/>
                      <w:marRight w:val="0"/>
                      <w:marTop w:val="0"/>
                      <w:marBottom w:val="0"/>
                      <w:divBdr>
                        <w:top w:val="none" w:sz="0" w:space="0" w:color="auto"/>
                        <w:left w:val="none" w:sz="0" w:space="0" w:color="auto"/>
                        <w:bottom w:val="none" w:sz="0" w:space="0" w:color="auto"/>
                        <w:right w:val="none" w:sz="0" w:space="0" w:color="auto"/>
                      </w:divBdr>
                    </w:div>
                  </w:divsChild>
                </w:div>
                <w:div w:id="1391617255">
                  <w:marLeft w:val="0"/>
                  <w:marRight w:val="0"/>
                  <w:marTop w:val="0"/>
                  <w:marBottom w:val="0"/>
                  <w:divBdr>
                    <w:top w:val="none" w:sz="0" w:space="0" w:color="auto"/>
                    <w:left w:val="none" w:sz="0" w:space="0" w:color="auto"/>
                    <w:bottom w:val="none" w:sz="0" w:space="0" w:color="auto"/>
                    <w:right w:val="none" w:sz="0" w:space="0" w:color="auto"/>
                  </w:divBdr>
                  <w:divsChild>
                    <w:div w:id="226039018">
                      <w:marLeft w:val="0"/>
                      <w:marRight w:val="0"/>
                      <w:marTop w:val="0"/>
                      <w:marBottom w:val="0"/>
                      <w:divBdr>
                        <w:top w:val="none" w:sz="0" w:space="0" w:color="auto"/>
                        <w:left w:val="none" w:sz="0" w:space="0" w:color="auto"/>
                        <w:bottom w:val="none" w:sz="0" w:space="0" w:color="auto"/>
                        <w:right w:val="none" w:sz="0" w:space="0" w:color="auto"/>
                      </w:divBdr>
                    </w:div>
                  </w:divsChild>
                </w:div>
                <w:div w:id="1937518598">
                  <w:marLeft w:val="0"/>
                  <w:marRight w:val="0"/>
                  <w:marTop w:val="0"/>
                  <w:marBottom w:val="0"/>
                  <w:divBdr>
                    <w:top w:val="none" w:sz="0" w:space="0" w:color="auto"/>
                    <w:left w:val="none" w:sz="0" w:space="0" w:color="auto"/>
                    <w:bottom w:val="none" w:sz="0" w:space="0" w:color="auto"/>
                    <w:right w:val="none" w:sz="0" w:space="0" w:color="auto"/>
                  </w:divBdr>
                  <w:divsChild>
                    <w:div w:id="304042580">
                      <w:marLeft w:val="0"/>
                      <w:marRight w:val="0"/>
                      <w:marTop w:val="0"/>
                      <w:marBottom w:val="0"/>
                      <w:divBdr>
                        <w:top w:val="none" w:sz="0" w:space="0" w:color="auto"/>
                        <w:left w:val="none" w:sz="0" w:space="0" w:color="auto"/>
                        <w:bottom w:val="none" w:sz="0" w:space="0" w:color="auto"/>
                        <w:right w:val="none" w:sz="0" w:space="0" w:color="auto"/>
                      </w:divBdr>
                    </w:div>
                  </w:divsChild>
                </w:div>
                <w:div w:id="593511303">
                  <w:marLeft w:val="0"/>
                  <w:marRight w:val="0"/>
                  <w:marTop w:val="0"/>
                  <w:marBottom w:val="0"/>
                  <w:divBdr>
                    <w:top w:val="none" w:sz="0" w:space="0" w:color="auto"/>
                    <w:left w:val="none" w:sz="0" w:space="0" w:color="auto"/>
                    <w:bottom w:val="none" w:sz="0" w:space="0" w:color="auto"/>
                    <w:right w:val="none" w:sz="0" w:space="0" w:color="auto"/>
                  </w:divBdr>
                  <w:divsChild>
                    <w:div w:id="1906722868">
                      <w:marLeft w:val="0"/>
                      <w:marRight w:val="0"/>
                      <w:marTop w:val="0"/>
                      <w:marBottom w:val="0"/>
                      <w:divBdr>
                        <w:top w:val="none" w:sz="0" w:space="0" w:color="auto"/>
                        <w:left w:val="none" w:sz="0" w:space="0" w:color="auto"/>
                        <w:bottom w:val="none" w:sz="0" w:space="0" w:color="auto"/>
                        <w:right w:val="none" w:sz="0" w:space="0" w:color="auto"/>
                      </w:divBdr>
                    </w:div>
                  </w:divsChild>
                </w:div>
                <w:div w:id="608319683">
                  <w:marLeft w:val="0"/>
                  <w:marRight w:val="0"/>
                  <w:marTop w:val="0"/>
                  <w:marBottom w:val="0"/>
                  <w:divBdr>
                    <w:top w:val="none" w:sz="0" w:space="0" w:color="auto"/>
                    <w:left w:val="none" w:sz="0" w:space="0" w:color="auto"/>
                    <w:bottom w:val="none" w:sz="0" w:space="0" w:color="auto"/>
                    <w:right w:val="none" w:sz="0" w:space="0" w:color="auto"/>
                  </w:divBdr>
                  <w:divsChild>
                    <w:div w:id="1026560512">
                      <w:marLeft w:val="0"/>
                      <w:marRight w:val="0"/>
                      <w:marTop w:val="0"/>
                      <w:marBottom w:val="0"/>
                      <w:divBdr>
                        <w:top w:val="none" w:sz="0" w:space="0" w:color="auto"/>
                        <w:left w:val="none" w:sz="0" w:space="0" w:color="auto"/>
                        <w:bottom w:val="none" w:sz="0" w:space="0" w:color="auto"/>
                        <w:right w:val="none" w:sz="0" w:space="0" w:color="auto"/>
                      </w:divBdr>
                    </w:div>
                  </w:divsChild>
                </w:div>
                <w:div w:id="1355575014">
                  <w:marLeft w:val="0"/>
                  <w:marRight w:val="0"/>
                  <w:marTop w:val="0"/>
                  <w:marBottom w:val="0"/>
                  <w:divBdr>
                    <w:top w:val="none" w:sz="0" w:space="0" w:color="auto"/>
                    <w:left w:val="none" w:sz="0" w:space="0" w:color="auto"/>
                    <w:bottom w:val="none" w:sz="0" w:space="0" w:color="auto"/>
                    <w:right w:val="none" w:sz="0" w:space="0" w:color="auto"/>
                  </w:divBdr>
                  <w:divsChild>
                    <w:div w:id="602615573">
                      <w:marLeft w:val="0"/>
                      <w:marRight w:val="0"/>
                      <w:marTop w:val="0"/>
                      <w:marBottom w:val="0"/>
                      <w:divBdr>
                        <w:top w:val="none" w:sz="0" w:space="0" w:color="auto"/>
                        <w:left w:val="none" w:sz="0" w:space="0" w:color="auto"/>
                        <w:bottom w:val="none" w:sz="0" w:space="0" w:color="auto"/>
                        <w:right w:val="none" w:sz="0" w:space="0" w:color="auto"/>
                      </w:divBdr>
                    </w:div>
                  </w:divsChild>
                </w:div>
                <w:div w:id="1348099278">
                  <w:marLeft w:val="0"/>
                  <w:marRight w:val="0"/>
                  <w:marTop w:val="0"/>
                  <w:marBottom w:val="0"/>
                  <w:divBdr>
                    <w:top w:val="none" w:sz="0" w:space="0" w:color="auto"/>
                    <w:left w:val="none" w:sz="0" w:space="0" w:color="auto"/>
                    <w:bottom w:val="none" w:sz="0" w:space="0" w:color="auto"/>
                    <w:right w:val="none" w:sz="0" w:space="0" w:color="auto"/>
                  </w:divBdr>
                  <w:divsChild>
                    <w:div w:id="247083460">
                      <w:marLeft w:val="0"/>
                      <w:marRight w:val="0"/>
                      <w:marTop w:val="0"/>
                      <w:marBottom w:val="0"/>
                      <w:divBdr>
                        <w:top w:val="none" w:sz="0" w:space="0" w:color="auto"/>
                        <w:left w:val="none" w:sz="0" w:space="0" w:color="auto"/>
                        <w:bottom w:val="none" w:sz="0" w:space="0" w:color="auto"/>
                        <w:right w:val="none" w:sz="0" w:space="0" w:color="auto"/>
                      </w:divBdr>
                    </w:div>
                  </w:divsChild>
                </w:div>
                <w:div w:id="534082027">
                  <w:marLeft w:val="0"/>
                  <w:marRight w:val="0"/>
                  <w:marTop w:val="0"/>
                  <w:marBottom w:val="0"/>
                  <w:divBdr>
                    <w:top w:val="none" w:sz="0" w:space="0" w:color="auto"/>
                    <w:left w:val="none" w:sz="0" w:space="0" w:color="auto"/>
                    <w:bottom w:val="none" w:sz="0" w:space="0" w:color="auto"/>
                    <w:right w:val="none" w:sz="0" w:space="0" w:color="auto"/>
                  </w:divBdr>
                  <w:divsChild>
                    <w:div w:id="1875145373">
                      <w:marLeft w:val="0"/>
                      <w:marRight w:val="0"/>
                      <w:marTop w:val="0"/>
                      <w:marBottom w:val="0"/>
                      <w:divBdr>
                        <w:top w:val="none" w:sz="0" w:space="0" w:color="auto"/>
                        <w:left w:val="none" w:sz="0" w:space="0" w:color="auto"/>
                        <w:bottom w:val="none" w:sz="0" w:space="0" w:color="auto"/>
                        <w:right w:val="none" w:sz="0" w:space="0" w:color="auto"/>
                      </w:divBdr>
                    </w:div>
                  </w:divsChild>
                </w:div>
                <w:div w:id="1051076445">
                  <w:marLeft w:val="0"/>
                  <w:marRight w:val="0"/>
                  <w:marTop w:val="0"/>
                  <w:marBottom w:val="0"/>
                  <w:divBdr>
                    <w:top w:val="none" w:sz="0" w:space="0" w:color="auto"/>
                    <w:left w:val="none" w:sz="0" w:space="0" w:color="auto"/>
                    <w:bottom w:val="none" w:sz="0" w:space="0" w:color="auto"/>
                    <w:right w:val="none" w:sz="0" w:space="0" w:color="auto"/>
                  </w:divBdr>
                  <w:divsChild>
                    <w:div w:id="1687901935">
                      <w:marLeft w:val="0"/>
                      <w:marRight w:val="0"/>
                      <w:marTop w:val="0"/>
                      <w:marBottom w:val="0"/>
                      <w:divBdr>
                        <w:top w:val="none" w:sz="0" w:space="0" w:color="auto"/>
                        <w:left w:val="none" w:sz="0" w:space="0" w:color="auto"/>
                        <w:bottom w:val="none" w:sz="0" w:space="0" w:color="auto"/>
                        <w:right w:val="none" w:sz="0" w:space="0" w:color="auto"/>
                      </w:divBdr>
                    </w:div>
                  </w:divsChild>
                </w:div>
                <w:div w:id="186144822">
                  <w:marLeft w:val="0"/>
                  <w:marRight w:val="0"/>
                  <w:marTop w:val="0"/>
                  <w:marBottom w:val="0"/>
                  <w:divBdr>
                    <w:top w:val="none" w:sz="0" w:space="0" w:color="auto"/>
                    <w:left w:val="none" w:sz="0" w:space="0" w:color="auto"/>
                    <w:bottom w:val="none" w:sz="0" w:space="0" w:color="auto"/>
                    <w:right w:val="none" w:sz="0" w:space="0" w:color="auto"/>
                  </w:divBdr>
                  <w:divsChild>
                    <w:div w:id="1022123051">
                      <w:marLeft w:val="0"/>
                      <w:marRight w:val="0"/>
                      <w:marTop w:val="0"/>
                      <w:marBottom w:val="0"/>
                      <w:divBdr>
                        <w:top w:val="none" w:sz="0" w:space="0" w:color="auto"/>
                        <w:left w:val="none" w:sz="0" w:space="0" w:color="auto"/>
                        <w:bottom w:val="none" w:sz="0" w:space="0" w:color="auto"/>
                        <w:right w:val="none" w:sz="0" w:space="0" w:color="auto"/>
                      </w:divBdr>
                    </w:div>
                  </w:divsChild>
                </w:div>
                <w:div w:id="751584111">
                  <w:marLeft w:val="0"/>
                  <w:marRight w:val="0"/>
                  <w:marTop w:val="0"/>
                  <w:marBottom w:val="0"/>
                  <w:divBdr>
                    <w:top w:val="none" w:sz="0" w:space="0" w:color="auto"/>
                    <w:left w:val="none" w:sz="0" w:space="0" w:color="auto"/>
                    <w:bottom w:val="none" w:sz="0" w:space="0" w:color="auto"/>
                    <w:right w:val="none" w:sz="0" w:space="0" w:color="auto"/>
                  </w:divBdr>
                  <w:divsChild>
                    <w:div w:id="560991087">
                      <w:marLeft w:val="0"/>
                      <w:marRight w:val="0"/>
                      <w:marTop w:val="0"/>
                      <w:marBottom w:val="0"/>
                      <w:divBdr>
                        <w:top w:val="none" w:sz="0" w:space="0" w:color="auto"/>
                        <w:left w:val="none" w:sz="0" w:space="0" w:color="auto"/>
                        <w:bottom w:val="none" w:sz="0" w:space="0" w:color="auto"/>
                        <w:right w:val="none" w:sz="0" w:space="0" w:color="auto"/>
                      </w:divBdr>
                    </w:div>
                  </w:divsChild>
                </w:div>
                <w:div w:id="613833171">
                  <w:marLeft w:val="0"/>
                  <w:marRight w:val="0"/>
                  <w:marTop w:val="0"/>
                  <w:marBottom w:val="0"/>
                  <w:divBdr>
                    <w:top w:val="none" w:sz="0" w:space="0" w:color="auto"/>
                    <w:left w:val="none" w:sz="0" w:space="0" w:color="auto"/>
                    <w:bottom w:val="none" w:sz="0" w:space="0" w:color="auto"/>
                    <w:right w:val="none" w:sz="0" w:space="0" w:color="auto"/>
                  </w:divBdr>
                  <w:divsChild>
                    <w:div w:id="229341383">
                      <w:marLeft w:val="0"/>
                      <w:marRight w:val="0"/>
                      <w:marTop w:val="0"/>
                      <w:marBottom w:val="0"/>
                      <w:divBdr>
                        <w:top w:val="none" w:sz="0" w:space="0" w:color="auto"/>
                        <w:left w:val="none" w:sz="0" w:space="0" w:color="auto"/>
                        <w:bottom w:val="none" w:sz="0" w:space="0" w:color="auto"/>
                        <w:right w:val="none" w:sz="0" w:space="0" w:color="auto"/>
                      </w:divBdr>
                    </w:div>
                  </w:divsChild>
                </w:div>
                <w:div w:id="769467805">
                  <w:marLeft w:val="0"/>
                  <w:marRight w:val="0"/>
                  <w:marTop w:val="0"/>
                  <w:marBottom w:val="0"/>
                  <w:divBdr>
                    <w:top w:val="none" w:sz="0" w:space="0" w:color="auto"/>
                    <w:left w:val="none" w:sz="0" w:space="0" w:color="auto"/>
                    <w:bottom w:val="none" w:sz="0" w:space="0" w:color="auto"/>
                    <w:right w:val="none" w:sz="0" w:space="0" w:color="auto"/>
                  </w:divBdr>
                  <w:divsChild>
                    <w:div w:id="604268846">
                      <w:marLeft w:val="0"/>
                      <w:marRight w:val="0"/>
                      <w:marTop w:val="0"/>
                      <w:marBottom w:val="0"/>
                      <w:divBdr>
                        <w:top w:val="none" w:sz="0" w:space="0" w:color="auto"/>
                        <w:left w:val="none" w:sz="0" w:space="0" w:color="auto"/>
                        <w:bottom w:val="none" w:sz="0" w:space="0" w:color="auto"/>
                        <w:right w:val="none" w:sz="0" w:space="0" w:color="auto"/>
                      </w:divBdr>
                    </w:div>
                  </w:divsChild>
                </w:div>
                <w:div w:id="1431199293">
                  <w:marLeft w:val="0"/>
                  <w:marRight w:val="0"/>
                  <w:marTop w:val="0"/>
                  <w:marBottom w:val="0"/>
                  <w:divBdr>
                    <w:top w:val="none" w:sz="0" w:space="0" w:color="auto"/>
                    <w:left w:val="none" w:sz="0" w:space="0" w:color="auto"/>
                    <w:bottom w:val="none" w:sz="0" w:space="0" w:color="auto"/>
                    <w:right w:val="none" w:sz="0" w:space="0" w:color="auto"/>
                  </w:divBdr>
                  <w:divsChild>
                    <w:div w:id="353310664">
                      <w:marLeft w:val="0"/>
                      <w:marRight w:val="0"/>
                      <w:marTop w:val="0"/>
                      <w:marBottom w:val="0"/>
                      <w:divBdr>
                        <w:top w:val="none" w:sz="0" w:space="0" w:color="auto"/>
                        <w:left w:val="none" w:sz="0" w:space="0" w:color="auto"/>
                        <w:bottom w:val="none" w:sz="0" w:space="0" w:color="auto"/>
                        <w:right w:val="none" w:sz="0" w:space="0" w:color="auto"/>
                      </w:divBdr>
                    </w:div>
                  </w:divsChild>
                </w:div>
                <w:div w:id="126506782">
                  <w:marLeft w:val="0"/>
                  <w:marRight w:val="0"/>
                  <w:marTop w:val="0"/>
                  <w:marBottom w:val="0"/>
                  <w:divBdr>
                    <w:top w:val="none" w:sz="0" w:space="0" w:color="auto"/>
                    <w:left w:val="none" w:sz="0" w:space="0" w:color="auto"/>
                    <w:bottom w:val="none" w:sz="0" w:space="0" w:color="auto"/>
                    <w:right w:val="none" w:sz="0" w:space="0" w:color="auto"/>
                  </w:divBdr>
                  <w:divsChild>
                    <w:div w:id="1628852226">
                      <w:marLeft w:val="0"/>
                      <w:marRight w:val="0"/>
                      <w:marTop w:val="0"/>
                      <w:marBottom w:val="0"/>
                      <w:divBdr>
                        <w:top w:val="none" w:sz="0" w:space="0" w:color="auto"/>
                        <w:left w:val="none" w:sz="0" w:space="0" w:color="auto"/>
                        <w:bottom w:val="none" w:sz="0" w:space="0" w:color="auto"/>
                        <w:right w:val="none" w:sz="0" w:space="0" w:color="auto"/>
                      </w:divBdr>
                    </w:div>
                  </w:divsChild>
                </w:div>
                <w:div w:id="1263491586">
                  <w:marLeft w:val="0"/>
                  <w:marRight w:val="0"/>
                  <w:marTop w:val="0"/>
                  <w:marBottom w:val="0"/>
                  <w:divBdr>
                    <w:top w:val="none" w:sz="0" w:space="0" w:color="auto"/>
                    <w:left w:val="none" w:sz="0" w:space="0" w:color="auto"/>
                    <w:bottom w:val="none" w:sz="0" w:space="0" w:color="auto"/>
                    <w:right w:val="none" w:sz="0" w:space="0" w:color="auto"/>
                  </w:divBdr>
                  <w:divsChild>
                    <w:div w:id="865673457">
                      <w:marLeft w:val="0"/>
                      <w:marRight w:val="0"/>
                      <w:marTop w:val="0"/>
                      <w:marBottom w:val="0"/>
                      <w:divBdr>
                        <w:top w:val="none" w:sz="0" w:space="0" w:color="auto"/>
                        <w:left w:val="none" w:sz="0" w:space="0" w:color="auto"/>
                        <w:bottom w:val="none" w:sz="0" w:space="0" w:color="auto"/>
                        <w:right w:val="none" w:sz="0" w:space="0" w:color="auto"/>
                      </w:divBdr>
                    </w:div>
                  </w:divsChild>
                </w:div>
                <w:div w:id="862018232">
                  <w:marLeft w:val="0"/>
                  <w:marRight w:val="0"/>
                  <w:marTop w:val="0"/>
                  <w:marBottom w:val="0"/>
                  <w:divBdr>
                    <w:top w:val="none" w:sz="0" w:space="0" w:color="auto"/>
                    <w:left w:val="none" w:sz="0" w:space="0" w:color="auto"/>
                    <w:bottom w:val="none" w:sz="0" w:space="0" w:color="auto"/>
                    <w:right w:val="none" w:sz="0" w:space="0" w:color="auto"/>
                  </w:divBdr>
                  <w:divsChild>
                    <w:div w:id="878859064">
                      <w:marLeft w:val="0"/>
                      <w:marRight w:val="0"/>
                      <w:marTop w:val="0"/>
                      <w:marBottom w:val="0"/>
                      <w:divBdr>
                        <w:top w:val="none" w:sz="0" w:space="0" w:color="auto"/>
                        <w:left w:val="none" w:sz="0" w:space="0" w:color="auto"/>
                        <w:bottom w:val="none" w:sz="0" w:space="0" w:color="auto"/>
                        <w:right w:val="none" w:sz="0" w:space="0" w:color="auto"/>
                      </w:divBdr>
                    </w:div>
                  </w:divsChild>
                </w:div>
                <w:div w:id="995064772">
                  <w:marLeft w:val="0"/>
                  <w:marRight w:val="0"/>
                  <w:marTop w:val="0"/>
                  <w:marBottom w:val="0"/>
                  <w:divBdr>
                    <w:top w:val="none" w:sz="0" w:space="0" w:color="auto"/>
                    <w:left w:val="none" w:sz="0" w:space="0" w:color="auto"/>
                    <w:bottom w:val="none" w:sz="0" w:space="0" w:color="auto"/>
                    <w:right w:val="none" w:sz="0" w:space="0" w:color="auto"/>
                  </w:divBdr>
                  <w:divsChild>
                    <w:div w:id="1702437094">
                      <w:marLeft w:val="0"/>
                      <w:marRight w:val="0"/>
                      <w:marTop w:val="0"/>
                      <w:marBottom w:val="0"/>
                      <w:divBdr>
                        <w:top w:val="none" w:sz="0" w:space="0" w:color="auto"/>
                        <w:left w:val="none" w:sz="0" w:space="0" w:color="auto"/>
                        <w:bottom w:val="none" w:sz="0" w:space="0" w:color="auto"/>
                        <w:right w:val="none" w:sz="0" w:space="0" w:color="auto"/>
                      </w:divBdr>
                    </w:div>
                  </w:divsChild>
                </w:div>
                <w:div w:id="1244796550">
                  <w:marLeft w:val="0"/>
                  <w:marRight w:val="0"/>
                  <w:marTop w:val="0"/>
                  <w:marBottom w:val="0"/>
                  <w:divBdr>
                    <w:top w:val="none" w:sz="0" w:space="0" w:color="auto"/>
                    <w:left w:val="none" w:sz="0" w:space="0" w:color="auto"/>
                    <w:bottom w:val="none" w:sz="0" w:space="0" w:color="auto"/>
                    <w:right w:val="none" w:sz="0" w:space="0" w:color="auto"/>
                  </w:divBdr>
                  <w:divsChild>
                    <w:div w:id="856115467">
                      <w:marLeft w:val="0"/>
                      <w:marRight w:val="0"/>
                      <w:marTop w:val="0"/>
                      <w:marBottom w:val="0"/>
                      <w:divBdr>
                        <w:top w:val="none" w:sz="0" w:space="0" w:color="auto"/>
                        <w:left w:val="none" w:sz="0" w:space="0" w:color="auto"/>
                        <w:bottom w:val="none" w:sz="0" w:space="0" w:color="auto"/>
                        <w:right w:val="none" w:sz="0" w:space="0" w:color="auto"/>
                      </w:divBdr>
                    </w:div>
                  </w:divsChild>
                </w:div>
                <w:div w:id="1771077409">
                  <w:marLeft w:val="0"/>
                  <w:marRight w:val="0"/>
                  <w:marTop w:val="0"/>
                  <w:marBottom w:val="0"/>
                  <w:divBdr>
                    <w:top w:val="none" w:sz="0" w:space="0" w:color="auto"/>
                    <w:left w:val="none" w:sz="0" w:space="0" w:color="auto"/>
                    <w:bottom w:val="none" w:sz="0" w:space="0" w:color="auto"/>
                    <w:right w:val="none" w:sz="0" w:space="0" w:color="auto"/>
                  </w:divBdr>
                  <w:divsChild>
                    <w:div w:id="768623393">
                      <w:marLeft w:val="0"/>
                      <w:marRight w:val="0"/>
                      <w:marTop w:val="0"/>
                      <w:marBottom w:val="0"/>
                      <w:divBdr>
                        <w:top w:val="none" w:sz="0" w:space="0" w:color="auto"/>
                        <w:left w:val="none" w:sz="0" w:space="0" w:color="auto"/>
                        <w:bottom w:val="none" w:sz="0" w:space="0" w:color="auto"/>
                        <w:right w:val="none" w:sz="0" w:space="0" w:color="auto"/>
                      </w:divBdr>
                    </w:div>
                  </w:divsChild>
                </w:div>
                <w:div w:id="1160390450">
                  <w:marLeft w:val="0"/>
                  <w:marRight w:val="0"/>
                  <w:marTop w:val="0"/>
                  <w:marBottom w:val="0"/>
                  <w:divBdr>
                    <w:top w:val="none" w:sz="0" w:space="0" w:color="auto"/>
                    <w:left w:val="none" w:sz="0" w:space="0" w:color="auto"/>
                    <w:bottom w:val="none" w:sz="0" w:space="0" w:color="auto"/>
                    <w:right w:val="none" w:sz="0" w:space="0" w:color="auto"/>
                  </w:divBdr>
                  <w:divsChild>
                    <w:div w:id="970942977">
                      <w:marLeft w:val="0"/>
                      <w:marRight w:val="0"/>
                      <w:marTop w:val="0"/>
                      <w:marBottom w:val="0"/>
                      <w:divBdr>
                        <w:top w:val="none" w:sz="0" w:space="0" w:color="auto"/>
                        <w:left w:val="none" w:sz="0" w:space="0" w:color="auto"/>
                        <w:bottom w:val="none" w:sz="0" w:space="0" w:color="auto"/>
                        <w:right w:val="none" w:sz="0" w:space="0" w:color="auto"/>
                      </w:divBdr>
                    </w:div>
                  </w:divsChild>
                </w:div>
                <w:div w:id="107697741">
                  <w:marLeft w:val="0"/>
                  <w:marRight w:val="0"/>
                  <w:marTop w:val="0"/>
                  <w:marBottom w:val="0"/>
                  <w:divBdr>
                    <w:top w:val="none" w:sz="0" w:space="0" w:color="auto"/>
                    <w:left w:val="none" w:sz="0" w:space="0" w:color="auto"/>
                    <w:bottom w:val="none" w:sz="0" w:space="0" w:color="auto"/>
                    <w:right w:val="none" w:sz="0" w:space="0" w:color="auto"/>
                  </w:divBdr>
                  <w:divsChild>
                    <w:div w:id="1039891151">
                      <w:marLeft w:val="0"/>
                      <w:marRight w:val="0"/>
                      <w:marTop w:val="0"/>
                      <w:marBottom w:val="0"/>
                      <w:divBdr>
                        <w:top w:val="none" w:sz="0" w:space="0" w:color="auto"/>
                        <w:left w:val="none" w:sz="0" w:space="0" w:color="auto"/>
                        <w:bottom w:val="none" w:sz="0" w:space="0" w:color="auto"/>
                        <w:right w:val="none" w:sz="0" w:space="0" w:color="auto"/>
                      </w:divBdr>
                    </w:div>
                  </w:divsChild>
                </w:div>
                <w:div w:id="719790998">
                  <w:marLeft w:val="0"/>
                  <w:marRight w:val="0"/>
                  <w:marTop w:val="0"/>
                  <w:marBottom w:val="0"/>
                  <w:divBdr>
                    <w:top w:val="none" w:sz="0" w:space="0" w:color="auto"/>
                    <w:left w:val="none" w:sz="0" w:space="0" w:color="auto"/>
                    <w:bottom w:val="none" w:sz="0" w:space="0" w:color="auto"/>
                    <w:right w:val="none" w:sz="0" w:space="0" w:color="auto"/>
                  </w:divBdr>
                  <w:divsChild>
                    <w:div w:id="1807774903">
                      <w:marLeft w:val="0"/>
                      <w:marRight w:val="0"/>
                      <w:marTop w:val="0"/>
                      <w:marBottom w:val="0"/>
                      <w:divBdr>
                        <w:top w:val="none" w:sz="0" w:space="0" w:color="auto"/>
                        <w:left w:val="none" w:sz="0" w:space="0" w:color="auto"/>
                        <w:bottom w:val="none" w:sz="0" w:space="0" w:color="auto"/>
                        <w:right w:val="none" w:sz="0" w:space="0" w:color="auto"/>
                      </w:divBdr>
                    </w:div>
                  </w:divsChild>
                </w:div>
                <w:div w:id="640575780">
                  <w:marLeft w:val="0"/>
                  <w:marRight w:val="0"/>
                  <w:marTop w:val="0"/>
                  <w:marBottom w:val="0"/>
                  <w:divBdr>
                    <w:top w:val="none" w:sz="0" w:space="0" w:color="auto"/>
                    <w:left w:val="none" w:sz="0" w:space="0" w:color="auto"/>
                    <w:bottom w:val="none" w:sz="0" w:space="0" w:color="auto"/>
                    <w:right w:val="none" w:sz="0" w:space="0" w:color="auto"/>
                  </w:divBdr>
                  <w:divsChild>
                    <w:div w:id="1233344679">
                      <w:marLeft w:val="0"/>
                      <w:marRight w:val="0"/>
                      <w:marTop w:val="0"/>
                      <w:marBottom w:val="0"/>
                      <w:divBdr>
                        <w:top w:val="none" w:sz="0" w:space="0" w:color="auto"/>
                        <w:left w:val="none" w:sz="0" w:space="0" w:color="auto"/>
                        <w:bottom w:val="none" w:sz="0" w:space="0" w:color="auto"/>
                        <w:right w:val="none" w:sz="0" w:space="0" w:color="auto"/>
                      </w:divBdr>
                    </w:div>
                  </w:divsChild>
                </w:div>
                <w:div w:id="745224327">
                  <w:marLeft w:val="0"/>
                  <w:marRight w:val="0"/>
                  <w:marTop w:val="0"/>
                  <w:marBottom w:val="0"/>
                  <w:divBdr>
                    <w:top w:val="none" w:sz="0" w:space="0" w:color="auto"/>
                    <w:left w:val="none" w:sz="0" w:space="0" w:color="auto"/>
                    <w:bottom w:val="none" w:sz="0" w:space="0" w:color="auto"/>
                    <w:right w:val="none" w:sz="0" w:space="0" w:color="auto"/>
                  </w:divBdr>
                  <w:divsChild>
                    <w:div w:id="996768341">
                      <w:marLeft w:val="0"/>
                      <w:marRight w:val="0"/>
                      <w:marTop w:val="0"/>
                      <w:marBottom w:val="0"/>
                      <w:divBdr>
                        <w:top w:val="none" w:sz="0" w:space="0" w:color="auto"/>
                        <w:left w:val="none" w:sz="0" w:space="0" w:color="auto"/>
                        <w:bottom w:val="none" w:sz="0" w:space="0" w:color="auto"/>
                        <w:right w:val="none" w:sz="0" w:space="0" w:color="auto"/>
                      </w:divBdr>
                    </w:div>
                  </w:divsChild>
                </w:div>
                <w:div w:id="1879513283">
                  <w:marLeft w:val="0"/>
                  <w:marRight w:val="0"/>
                  <w:marTop w:val="0"/>
                  <w:marBottom w:val="0"/>
                  <w:divBdr>
                    <w:top w:val="none" w:sz="0" w:space="0" w:color="auto"/>
                    <w:left w:val="none" w:sz="0" w:space="0" w:color="auto"/>
                    <w:bottom w:val="none" w:sz="0" w:space="0" w:color="auto"/>
                    <w:right w:val="none" w:sz="0" w:space="0" w:color="auto"/>
                  </w:divBdr>
                  <w:divsChild>
                    <w:div w:id="562522983">
                      <w:marLeft w:val="0"/>
                      <w:marRight w:val="0"/>
                      <w:marTop w:val="0"/>
                      <w:marBottom w:val="0"/>
                      <w:divBdr>
                        <w:top w:val="none" w:sz="0" w:space="0" w:color="auto"/>
                        <w:left w:val="none" w:sz="0" w:space="0" w:color="auto"/>
                        <w:bottom w:val="none" w:sz="0" w:space="0" w:color="auto"/>
                        <w:right w:val="none" w:sz="0" w:space="0" w:color="auto"/>
                      </w:divBdr>
                    </w:div>
                  </w:divsChild>
                </w:div>
                <w:div w:id="1735355268">
                  <w:marLeft w:val="0"/>
                  <w:marRight w:val="0"/>
                  <w:marTop w:val="0"/>
                  <w:marBottom w:val="0"/>
                  <w:divBdr>
                    <w:top w:val="none" w:sz="0" w:space="0" w:color="auto"/>
                    <w:left w:val="none" w:sz="0" w:space="0" w:color="auto"/>
                    <w:bottom w:val="none" w:sz="0" w:space="0" w:color="auto"/>
                    <w:right w:val="none" w:sz="0" w:space="0" w:color="auto"/>
                  </w:divBdr>
                  <w:divsChild>
                    <w:div w:id="2095781946">
                      <w:marLeft w:val="0"/>
                      <w:marRight w:val="0"/>
                      <w:marTop w:val="0"/>
                      <w:marBottom w:val="0"/>
                      <w:divBdr>
                        <w:top w:val="none" w:sz="0" w:space="0" w:color="auto"/>
                        <w:left w:val="none" w:sz="0" w:space="0" w:color="auto"/>
                        <w:bottom w:val="none" w:sz="0" w:space="0" w:color="auto"/>
                        <w:right w:val="none" w:sz="0" w:space="0" w:color="auto"/>
                      </w:divBdr>
                    </w:div>
                  </w:divsChild>
                </w:div>
                <w:div w:id="895624057">
                  <w:marLeft w:val="0"/>
                  <w:marRight w:val="0"/>
                  <w:marTop w:val="0"/>
                  <w:marBottom w:val="0"/>
                  <w:divBdr>
                    <w:top w:val="none" w:sz="0" w:space="0" w:color="auto"/>
                    <w:left w:val="none" w:sz="0" w:space="0" w:color="auto"/>
                    <w:bottom w:val="none" w:sz="0" w:space="0" w:color="auto"/>
                    <w:right w:val="none" w:sz="0" w:space="0" w:color="auto"/>
                  </w:divBdr>
                  <w:divsChild>
                    <w:div w:id="1301499314">
                      <w:marLeft w:val="0"/>
                      <w:marRight w:val="0"/>
                      <w:marTop w:val="0"/>
                      <w:marBottom w:val="0"/>
                      <w:divBdr>
                        <w:top w:val="none" w:sz="0" w:space="0" w:color="auto"/>
                        <w:left w:val="none" w:sz="0" w:space="0" w:color="auto"/>
                        <w:bottom w:val="none" w:sz="0" w:space="0" w:color="auto"/>
                        <w:right w:val="none" w:sz="0" w:space="0" w:color="auto"/>
                      </w:divBdr>
                    </w:div>
                  </w:divsChild>
                </w:div>
                <w:div w:id="1893155203">
                  <w:marLeft w:val="0"/>
                  <w:marRight w:val="0"/>
                  <w:marTop w:val="0"/>
                  <w:marBottom w:val="0"/>
                  <w:divBdr>
                    <w:top w:val="none" w:sz="0" w:space="0" w:color="auto"/>
                    <w:left w:val="none" w:sz="0" w:space="0" w:color="auto"/>
                    <w:bottom w:val="none" w:sz="0" w:space="0" w:color="auto"/>
                    <w:right w:val="none" w:sz="0" w:space="0" w:color="auto"/>
                  </w:divBdr>
                  <w:divsChild>
                    <w:div w:id="1642883052">
                      <w:marLeft w:val="0"/>
                      <w:marRight w:val="0"/>
                      <w:marTop w:val="0"/>
                      <w:marBottom w:val="0"/>
                      <w:divBdr>
                        <w:top w:val="none" w:sz="0" w:space="0" w:color="auto"/>
                        <w:left w:val="none" w:sz="0" w:space="0" w:color="auto"/>
                        <w:bottom w:val="none" w:sz="0" w:space="0" w:color="auto"/>
                        <w:right w:val="none" w:sz="0" w:space="0" w:color="auto"/>
                      </w:divBdr>
                    </w:div>
                  </w:divsChild>
                </w:div>
                <w:div w:id="1043410385">
                  <w:marLeft w:val="0"/>
                  <w:marRight w:val="0"/>
                  <w:marTop w:val="0"/>
                  <w:marBottom w:val="0"/>
                  <w:divBdr>
                    <w:top w:val="none" w:sz="0" w:space="0" w:color="auto"/>
                    <w:left w:val="none" w:sz="0" w:space="0" w:color="auto"/>
                    <w:bottom w:val="none" w:sz="0" w:space="0" w:color="auto"/>
                    <w:right w:val="none" w:sz="0" w:space="0" w:color="auto"/>
                  </w:divBdr>
                  <w:divsChild>
                    <w:div w:id="1443455184">
                      <w:marLeft w:val="0"/>
                      <w:marRight w:val="0"/>
                      <w:marTop w:val="0"/>
                      <w:marBottom w:val="0"/>
                      <w:divBdr>
                        <w:top w:val="none" w:sz="0" w:space="0" w:color="auto"/>
                        <w:left w:val="none" w:sz="0" w:space="0" w:color="auto"/>
                        <w:bottom w:val="none" w:sz="0" w:space="0" w:color="auto"/>
                        <w:right w:val="none" w:sz="0" w:space="0" w:color="auto"/>
                      </w:divBdr>
                    </w:div>
                  </w:divsChild>
                </w:div>
                <w:div w:id="1883396679">
                  <w:marLeft w:val="0"/>
                  <w:marRight w:val="0"/>
                  <w:marTop w:val="0"/>
                  <w:marBottom w:val="0"/>
                  <w:divBdr>
                    <w:top w:val="none" w:sz="0" w:space="0" w:color="auto"/>
                    <w:left w:val="none" w:sz="0" w:space="0" w:color="auto"/>
                    <w:bottom w:val="none" w:sz="0" w:space="0" w:color="auto"/>
                    <w:right w:val="none" w:sz="0" w:space="0" w:color="auto"/>
                  </w:divBdr>
                  <w:divsChild>
                    <w:div w:id="1091707329">
                      <w:marLeft w:val="0"/>
                      <w:marRight w:val="0"/>
                      <w:marTop w:val="0"/>
                      <w:marBottom w:val="0"/>
                      <w:divBdr>
                        <w:top w:val="none" w:sz="0" w:space="0" w:color="auto"/>
                        <w:left w:val="none" w:sz="0" w:space="0" w:color="auto"/>
                        <w:bottom w:val="none" w:sz="0" w:space="0" w:color="auto"/>
                        <w:right w:val="none" w:sz="0" w:space="0" w:color="auto"/>
                      </w:divBdr>
                    </w:div>
                  </w:divsChild>
                </w:div>
                <w:div w:id="308166874">
                  <w:marLeft w:val="0"/>
                  <w:marRight w:val="0"/>
                  <w:marTop w:val="0"/>
                  <w:marBottom w:val="0"/>
                  <w:divBdr>
                    <w:top w:val="none" w:sz="0" w:space="0" w:color="auto"/>
                    <w:left w:val="none" w:sz="0" w:space="0" w:color="auto"/>
                    <w:bottom w:val="none" w:sz="0" w:space="0" w:color="auto"/>
                    <w:right w:val="none" w:sz="0" w:space="0" w:color="auto"/>
                  </w:divBdr>
                  <w:divsChild>
                    <w:div w:id="124853948">
                      <w:marLeft w:val="0"/>
                      <w:marRight w:val="0"/>
                      <w:marTop w:val="0"/>
                      <w:marBottom w:val="0"/>
                      <w:divBdr>
                        <w:top w:val="none" w:sz="0" w:space="0" w:color="auto"/>
                        <w:left w:val="none" w:sz="0" w:space="0" w:color="auto"/>
                        <w:bottom w:val="none" w:sz="0" w:space="0" w:color="auto"/>
                        <w:right w:val="none" w:sz="0" w:space="0" w:color="auto"/>
                      </w:divBdr>
                    </w:div>
                  </w:divsChild>
                </w:div>
                <w:div w:id="814643573">
                  <w:marLeft w:val="0"/>
                  <w:marRight w:val="0"/>
                  <w:marTop w:val="0"/>
                  <w:marBottom w:val="0"/>
                  <w:divBdr>
                    <w:top w:val="none" w:sz="0" w:space="0" w:color="auto"/>
                    <w:left w:val="none" w:sz="0" w:space="0" w:color="auto"/>
                    <w:bottom w:val="none" w:sz="0" w:space="0" w:color="auto"/>
                    <w:right w:val="none" w:sz="0" w:space="0" w:color="auto"/>
                  </w:divBdr>
                  <w:divsChild>
                    <w:div w:id="1967927050">
                      <w:marLeft w:val="0"/>
                      <w:marRight w:val="0"/>
                      <w:marTop w:val="0"/>
                      <w:marBottom w:val="0"/>
                      <w:divBdr>
                        <w:top w:val="none" w:sz="0" w:space="0" w:color="auto"/>
                        <w:left w:val="none" w:sz="0" w:space="0" w:color="auto"/>
                        <w:bottom w:val="none" w:sz="0" w:space="0" w:color="auto"/>
                        <w:right w:val="none" w:sz="0" w:space="0" w:color="auto"/>
                      </w:divBdr>
                    </w:div>
                  </w:divsChild>
                </w:div>
                <w:div w:id="698435233">
                  <w:marLeft w:val="0"/>
                  <w:marRight w:val="0"/>
                  <w:marTop w:val="0"/>
                  <w:marBottom w:val="0"/>
                  <w:divBdr>
                    <w:top w:val="none" w:sz="0" w:space="0" w:color="auto"/>
                    <w:left w:val="none" w:sz="0" w:space="0" w:color="auto"/>
                    <w:bottom w:val="none" w:sz="0" w:space="0" w:color="auto"/>
                    <w:right w:val="none" w:sz="0" w:space="0" w:color="auto"/>
                  </w:divBdr>
                  <w:divsChild>
                    <w:div w:id="579100042">
                      <w:marLeft w:val="0"/>
                      <w:marRight w:val="0"/>
                      <w:marTop w:val="0"/>
                      <w:marBottom w:val="0"/>
                      <w:divBdr>
                        <w:top w:val="none" w:sz="0" w:space="0" w:color="auto"/>
                        <w:left w:val="none" w:sz="0" w:space="0" w:color="auto"/>
                        <w:bottom w:val="none" w:sz="0" w:space="0" w:color="auto"/>
                        <w:right w:val="none" w:sz="0" w:space="0" w:color="auto"/>
                      </w:divBdr>
                    </w:div>
                  </w:divsChild>
                </w:div>
                <w:div w:id="29035642">
                  <w:marLeft w:val="0"/>
                  <w:marRight w:val="0"/>
                  <w:marTop w:val="0"/>
                  <w:marBottom w:val="0"/>
                  <w:divBdr>
                    <w:top w:val="none" w:sz="0" w:space="0" w:color="auto"/>
                    <w:left w:val="none" w:sz="0" w:space="0" w:color="auto"/>
                    <w:bottom w:val="none" w:sz="0" w:space="0" w:color="auto"/>
                    <w:right w:val="none" w:sz="0" w:space="0" w:color="auto"/>
                  </w:divBdr>
                  <w:divsChild>
                    <w:div w:id="922298694">
                      <w:marLeft w:val="0"/>
                      <w:marRight w:val="0"/>
                      <w:marTop w:val="0"/>
                      <w:marBottom w:val="0"/>
                      <w:divBdr>
                        <w:top w:val="none" w:sz="0" w:space="0" w:color="auto"/>
                        <w:left w:val="none" w:sz="0" w:space="0" w:color="auto"/>
                        <w:bottom w:val="none" w:sz="0" w:space="0" w:color="auto"/>
                        <w:right w:val="none" w:sz="0" w:space="0" w:color="auto"/>
                      </w:divBdr>
                    </w:div>
                  </w:divsChild>
                </w:div>
                <w:div w:id="1242376719">
                  <w:marLeft w:val="0"/>
                  <w:marRight w:val="0"/>
                  <w:marTop w:val="0"/>
                  <w:marBottom w:val="0"/>
                  <w:divBdr>
                    <w:top w:val="none" w:sz="0" w:space="0" w:color="auto"/>
                    <w:left w:val="none" w:sz="0" w:space="0" w:color="auto"/>
                    <w:bottom w:val="none" w:sz="0" w:space="0" w:color="auto"/>
                    <w:right w:val="none" w:sz="0" w:space="0" w:color="auto"/>
                  </w:divBdr>
                  <w:divsChild>
                    <w:div w:id="711150229">
                      <w:marLeft w:val="0"/>
                      <w:marRight w:val="0"/>
                      <w:marTop w:val="0"/>
                      <w:marBottom w:val="0"/>
                      <w:divBdr>
                        <w:top w:val="none" w:sz="0" w:space="0" w:color="auto"/>
                        <w:left w:val="none" w:sz="0" w:space="0" w:color="auto"/>
                        <w:bottom w:val="none" w:sz="0" w:space="0" w:color="auto"/>
                        <w:right w:val="none" w:sz="0" w:space="0" w:color="auto"/>
                      </w:divBdr>
                    </w:div>
                  </w:divsChild>
                </w:div>
                <w:div w:id="1338968136">
                  <w:marLeft w:val="0"/>
                  <w:marRight w:val="0"/>
                  <w:marTop w:val="0"/>
                  <w:marBottom w:val="0"/>
                  <w:divBdr>
                    <w:top w:val="none" w:sz="0" w:space="0" w:color="auto"/>
                    <w:left w:val="none" w:sz="0" w:space="0" w:color="auto"/>
                    <w:bottom w:val="none" w:sz="0" w:space="0" w:color="auto"/>
                    <w:right w:val="none" w:sz="0" w:space="0" w:color="auto"/>
                  </w:divBdr>
                  <w:divsChild>
                    <w:div w:id="394086887">
                      <w:marLeft w:val="0"/>
                      <w:marRight w:val="0"/>
                      <w:marTop w:val="0"/>
                      <w:marBottom w:val="0"/>
                      <w:divBdr>
                        <w:top w:val="none" w:sz="0" w:space="0" w:color="auto"/>
                        <w:left w:val="none" w:sz="0" w:space="0" w:color="auto"/>
                        <w:bottom w:val="none" w:sz="0" w:space="0" w:color="auto"/>
                        <w:right w:val="none" w:sz="0" w:space="0" w:color="auto"/>
                      </w:divBdr>
                    </w:div>
                  </w:divsChild>
                </w:div>
                <w:div w:id="2052268992">
                  <w:marLeft w:val="0"/>
                  <w:marRight w:val="0"/>
                  <w:marTop w:val="0"/>
                  <w:marBottom w:val="0"/>
                  <w:divBdr>
                    <w:top w:val="none" w:sz="0" w:space="0" w:color="auto"/>
                    <w:left w:val="none" w:sz="0" w:space="0" w:color="auto"/>
                    <w:bottom w:val="none" w:sz="0" w:space="0" w:color="auto"/>
                    <w:right w:val="none" w:sz="0" w:space="0" w:color="auto"/>
                  </w:divBdr>
                  <w:divsChild>
                    <w:div w:id="1202858657">
                      <w:marLeft w:val="0"/>
                      <w:marRight w:val="0"/>
                      <w:marTop w:val="0"/>
                      <w:marBottom w:val="0"/>
                      <w:divBdr>
                        <w:top w:val="none" w:sz="0" w:space="0" w:color="auto"/>
                        <w:left w:val="none" w:sz="0" w:space="0" w:color="auto"/>
                        <w:bottom w:val="none" w:sz="0" w:space="0" w:color="auto"/>
                        <w:right w:val="none" w:sz="0" w:space="0" w:color="auto"/>
                      </w:divBdr>
                    </w:div>
                  </w:divsChild>
                </w:div>
                <w:div w:id="1005325385">
                  <w:marLeft w:val="0"/>
                  <w:marRight w:val="0"/>
                  <w:marTop w:val="0"/>
                  <w:marBottom w:val="0"/>
                  <w:divBdr>
                    <w:top w:val="none" w:sz="0" w:space="0" w:color="auto"/>
                    <w:left w:val="none" w:sz="0" w:space="0" w:color="auto"/>
                    <w:bottom w:val="none" w:sz="0" w:space="0" w:color="auto"/>
                    <w:right w:val="none" w:sz="0" w:space="0" w:color="auto"/>
                  </w:divBdr>
                  <w:divsChild>
                    <w:div w:id="195319365">
                      <w:marLeft w:val="0"/>
                      <w:marRight w:val="0"/>
                      <w:marTop w:val="0"/>
                      <w:marBottom w:val="0"/>
                      <w:divBdr>
                        <w:top w:val="none" w:sz="0" w:space="0" w:color="auto"/>
                        <w:left w:val="none" w:sz="0" w:space="0" w:color="auto"/>
                        <w:bottom w:val="none" w:sz="0" w:space="0" w:color="auto"/>
                        <w:right w:val="none" w:sz="0" w:space="0" w:color="auto"/>
                      </w:divBdr>
                    </w:div>
                  </w:divsChild>
                </w:div>
                <w:div w:id="1920169109">
                  <w:marLeft w:val="0"/>
                  <w:marRight w:val="0"/>
                  <w:marTop w:val="0"/>
                  <w:marBottom w:val="0"/>
                  <w:divBdr>
                    <w:top w:val="none" w:sz="0" w:space="0" w:color="auto"/>
                    <w:left w:val="none" w:sz="0" w:space="0" w:color="auto"/>
                    <w:bottom w:val="none" w:sz="0" w:space="0" w:color="auto"/>
                    <w:right w:val="none" w:sz="0" w:space="0" w:color="auto"/>
                  </w:divBdr>
                  <w:divsChild>
                    <w:div w:id="1263222771">
                      <w:marLeft w:val="0"/>
                      <w:marRight w:val="0"/>
                      <w:marTop w:val="0"/>
                      <w:marBottom w:val="0"/>
                      <w:divBdr>
                        <w:top w:val="none" w:sz="0" w:space="0" w:color="auto"/>
                        <w:left w:val="none" w:sz="0" w:space="0" w:color="auto"/>
                        <w:bottom w:val="none" w:sz="0" w:space="0" w:color="auto"/>
                        <w:right w:val="none" w:sz="0" w:space="0" w:color="auto"/>
                      </w:divBdr>
                    </w:div>
                  </w:divsChild>
                </w:div>
                <w:div w:id="1011684156">
                  <w:marLeft w:val="0"/>
                  <w:marRight w:val="0"/>
                  <w:marTop w:val="0"/>
                  <w:marBottom w:val="0"/>
                  <w:divBdr>
                    <w:top w:val="none" w:sz="0" w:space="0" w:color="auto"/>
                    <w:left w:val="none" w:sz="0" w:space="0" w:color="auto"/>
                    <w:bottom w:val="none" w:sz="0" w:space="0" w:color="auto"/>
                    <w:right w:val="none" w:sz="0" w:space="0" w:color="auto"/>
                  </w:divBdr>
                  <w:divsChild>
                    <w:div w:id="309285695">
                      <w:marLeft w:val="0"/>
                      <w:marRight w:val="0"/>
                      <w:marTop w:val="0"/>
                      <w:marBottom w:val="0"/>
                      <w:divBdr>
                        <w:top w:val="none" w:sz="0" w:space="0" w:color="auto"/>
                        <w:left w:val="none" w:sz="0" w:space="0" w:color="auto"/>
                        <w:bottom w:val="none" w:sz="0" w:space="0" w:color="auto"/>
                        <w:right w:val="none" w:sz="0" w:space="0" w:color="auto"/>
                      </w:divBdr>
                    </w:div>
                  </w:divsChild>
                </w:div>
                <w:div w:id="1626234371">
                  <w:marLeft w:val="0"/>
                  <w:marRight w:val="0"/>
                  <w:marTop w:val="0"/>
                  <w:marBottom w:val="0"/>
                  <w:divBdr>
                    <w:top w:val="none" w:sz="0" w:space="0" w:color="auto"/>
                    <w:left w:val="none" w:sz="0" w:space="0" w:color="auto"/>
                    <w:bottom w:val="none" w:sz="0" w:space="0" w:color="auto"/>
                    <w:right w:val="none" w:sz="0" w:space="0" w:color="auto"/>
                  </w:divBdr>
                  <w:divsChild>
                    <w:div w:id="1815365509">
                      <w:marLeft w:val="0"/>
                      <w:marRight w:val="0"/>
                      <w:marTop w:val="0"/>
                      <w:marBottom w:val="0"/>
                      <w:divBdr>
                        <w:top w:val="none" w:sz="0" w:space="0" w:color="auto"/>
                        <w:left w:val="none" w:sz="0" w:space="0" w:color="auto"/>
                        <w:bottom w:val="none" w:sz="0" w:space="0" w:color="auto"/>
                        <w:right w:val="none" w:sz="0" w:space="0" w:color="auto"/>
                      </w:divBdr>
                    </w:div>
                  </w:divsChild>
                </w:div>
                <w:div w:id="2130926769">
                  <w:marLeft w:val="0"/>
                  <w:marRight w:val="0"/>
                  <w:marTop w:val="0"/>
                  <w:marBottom w:val="0"/>
                  <w:divBdr>
                    <w:top w:val="none" w:sz="0" w:space="0" w:color="auto"/>
                    <w:left w:val="none" w:sz="0" w:space="0" w:color="auto"/>
                    <w:bottom w:val="none" w:sz="0" w:space="0" w:color="auto"/>
                    <w:right w:val="none" w:sz="0" w:space="0" w:color="auto"/>
                  </w:divBdr>
                  <w:divsChild>
                    <w:div w:id="1048455234">
                      <w:marLeft w:val="0"/>
                      <w:marRight w:val="0"/>
                      <w:marTop w:val="0"/>
                      <w:marBottom w:val="0"/>
                      <w:divBdr>
                        <w:top w:val="none" w:sz="0" w:space="0" w:color="auto"/>
                        <w:left w:val="none" w:sz="0" w:space="0" w:color="auto"/>
                        <w:bottom w:val="none" w:sz="0" w:space="0" w:color="auto"/>
                        <w:right w:val="none" w:sz="0" w:space="0" w:color="auto"/>
                      </w:divBdr>
                    </w:div>
                  </w:divsChild>
                </w:div>
                <w:div w:id="1758554274">
                  <w:marLeft w:val="0"/>
                  <w:marRight w:val="0"/>
                  <w:marTop w:val="0"/>
                  <w:marBottom w:val="0"/>
                  <w:divBdr>
                    <w:top w:val="none" w:sz="0" w:space="0" w:color="auto"/>
                    <w:left w:val="none" w:sz="0" w:space="0" w:color="auto"/>
                    <w:bottom w:val="none" w:sz="0" w:space="0" w:color="auto"/>
                    <w:right w:val="none" w:sz="0" w:space="0" w:color="auto"/>
                  </w:divBdr>
                  <w:divsChild>
                    <w:div w:id="156967337">
                      <w:marLeft w:val="0"/>
                      <w:marRight w:val="0"/>
                      <w:marTop w:val="0"/>
                      <w:marBottom w:val="0"/>
                      <w:divBdr>
                        <w:top w:val="none" w:sz="0" w:space="0" w:color="auto"/>
                        <w:left w:val="none" w:sz="0" w:space="0" w:color="auto"/>
                        <w:bottom w:val="none" w:sz="0" w:space="0" w:color="auto"/>
                        <w:right w:val="none" w:sz="0" w:space="0" w:color="auto"/>
                      </w:divBdr>
                    </w:div>
                  </w:divsChild>
                </w:div>
                <w:div w:id="66878109">
                  <w:marLeft w:val="0"/>
                  <w:marRight w:val="0"/>
                  <w:marTop w:val="0"/>
                  <w:marBottom w:val="0"/>
                  <w:divBdr>
                    <w:top w:val="none" w:sz="0" w:space="0" w:color="auto"/>
                    <w:left w:val="none" w:sz="0" w:space="0" w:color="auto"/>
                    <w:bottom w:val="none" w:sz="0" w:space="0" w:color="auto"/>
                    <w:right w:val="none" w:sz="0" w:space="0" w:color="auto"/>
                  </w:divBdr>
                  <w:divsChild>
                    <w:div w:id="1110709006">
                      <w:marLeft w:val="0"/>
                      <w:marRight w:val="0"/>
                      <w:marTop w:val="0"/>
                      <w:marBottom w:val="0"/>
                      <w:divBdr>
                        <w:top w:val="none" w:sz="0" w:space="0" w:color="auto"/>
                        <w:left w:val="none" w:sz="0" w:space="0" w:color="auto"/>
                        <w:bottom w:val="none" w:sz="0" w:space="0" w:color="auto"/>
                        <w:right w:val="none" w:sz="0" w:space="0" w:color="auto"/>
                      </w:divBdr>
                    </w:div>
                  </w:divsChild>
                </w:div>
                <w:div w:id="605815595">
                  <w:marLeft w:val="0"/>
                  <w:marRight w:val="0"/>
                  <w:marTop w:val="0"/>
                  <w:marBottom w:val="0"/>
                  <w:divBdr>
                    <w:top w:val="none" w:sz="0" w:space="0" w:color="auto"/>
                    <w:left w:val="none" w:sz="0" w:space="0" w:color="auto"/>
                    <w:bottom w:val="none" w:sz="0" w:space="0" w:color="auto"/>
                    <w:right w:val="none" w:sz="0" w:space="0" w:color="auto"/>
                  </w:divBdr>
                  <w:divsChild>
                    <w:div w:id="193614324">
                      <w:marLeft w:val="0"/>
                      <w:marRight w:val="0"/>
                      <w:marTop w:val="0"/>
                      <w:marBottom w:val="0"/>
                      <w:divBdr>
                        <w:top w:val="none" w:sz="0" w:space="0" w:color="auto"/>
                        <w:left w:val="none" w:sz="0" w:space="0" w:color="auto"/>
                        <w:bottom w:val="none" w:sz="0" w:space="0" w:color="auto"/>
                        <w:right w:val="none" w:sz="0" w:space="0" w:color="auto"/>
                      </w:divBdr>
                    </w:div>
                  </w:divsChild>
                </w:div>
                <w:div w:id="1556619016">
                  <w:marLeft w:val="0"/>
                  <w:marRight w:val="0"/>
                  <w:marTop w:val="0"/>
                  <w:marBottom w:val="0"/>
                  <w:divBdr>
                    <w:top w:val="none" w:sz="0" w:space="0" w:color="auto"/>
                    <w:left w:val="none" w:sz="0" w:space="0" w:color="auto"/>
                    <w:bottom w:val="none" w:sz="0" w:space="0" w:color="auto"/>
                    <w:right w:val="none" w:sz="0" w:space="0" w:color="auto"/>
                  </w:divBdr>
                  <w:divsChild>
                    <w:div w:id="36244486">
                      <w:marLeft w:val="0"/>
                      <w:marRight w:val="0"/>
                      <w:marTop w:val="0"/>
                      <w:marBottom w:val="0"/>
                      <w:divBdr>
                        <w:top w:val="none" w:sz="0" w:space="0" w:color="auto"/>
                        <w:left w:val="none" w:sz="0" w:space="0" w:color="auto"/>
                        <w:bottom w:val="none" w:sz="0" w:space="0" w:color="auto"/>
                        <w:right w:val="none" w:sz="0" w:space="0" w:color="auto"/>
                      </w:divBdr>
                    </w:div>
                  </w:divsChild>
                </w:div>
                <w:div w:id="654378503">
                  <w:marLeft w:val="0"/>
                  <w:marRight w:val="0"/>
                  <w:marTop w:val="0"/>
                  <w:marBottom w:val="0"/>
                  <w:divBdr>
                    <w:top w:val="none" w:sz="0" w:space="0" w:color="auto"/>
                    <w:left w:val="none" w:sz="0" w:space="0" w:color="auto"/>
                    <w:bottom w:val="none" w:sz="0" w:space="0" w:color="auto"/>
                    <w:right w:val="none" w:sz="0" w:space="0" w:color="auto"/>
                  </w:divBdr>
                  <w:divsChild>
                    <w:div w:id="132216097">
                      <w:marLeft w:val="0"/>
                      <w:marRight w:val="0"/>
                      <w:marTop w:val="0"/>
                      <w:marBottom w:val="0"/>
                      <w:divBdr>
                        <w:top w:val="none" w:sz="0" w:space="0" w:color="auto"/>
                        <w:left w:val="none" w:sz="0" w:space="0" w:color="auto"/>
                        <w:bottom w:val="none" w:sz="0" w:space="0" w:color="auto"/>
                        <w:right w:val="none" w:sz="0" w:space="0" w:color="auto"/>
                      </w:divBdr>
                    </w:div>
                  </w:divsChild>
                </w:div>
                <w:div w:id="425460398">
                  <w:marLeft w:val="0"/>
                  <w:marRight w:val="0"/>
                  <w:marTop w:val="0"/>
                  <w:marBottom w:val="0"/>
                  <w:divBdr>
                    <w:top w:val="none" w:sz="0" w:space="0" w:color="auto"/>
                    <w:left w:val="none" w:sz="0" w:space="0" w:color="auto"/>
                    <w:bottom w:val="none" w:sz="0" w:space="0" w:color="auto"/>
                    <w:right w:val="none" w:sz="0" w:space="0" w:color="auto"/>
                  </w:divBdr>
                  <w:divsChild>
                    <w:div w:id="953367093">
                      <w:marLeft w:val="0"/>
                      <w:marRight w:val="0"/>
                      <w:marTop w:val="0"/>
                      <w:marBottom w:val="0"/>
                      <w:divBdr>
                        <w:top w:val="none" w:sz="0" w:space="0" w:color="auto"/>
                        <w:left w:val="none" w:sz="0" w:space="0" w:color="auto"/>
                        <w:bottom w:val="none" w:sz="0" w:space="0" w:color="auto"/>
                        <w:right w:val="none" w:sz="0" w:space="0" w:color="auto"/>
                      </w:divBdr>
                    </w:div>
                  </w:divsChild>
                </w:div>
                <w:div w:id="1483279633">
                  <w:marLeft w:val="0"/>
                  <w:marRight w:val="0"/>
                  <w:marTop w:val="0"/>
                  <w:marBottom w:val="0"/>
                  <w:divBdr>
                    <w:top w:val="none" w:sz="0" w:space="0" w:color="auto"/>
                    <w:left w:val="none" w:sz="0" w:space="0" w:color="auto"/>
                    <w:bottom w:val="none" w:sz="0" w:space="0" w:color="auto"/>
                    <w:right w:val="none" w:sz="0" w:space="0" w:color="auto"/>
                  </w:divBdr>
                  <w:divsChild>
                    <w:div w:id="1223904757">
                      <w:marLeft w:val="0"/>
                      <w:marRight w:val="0"/>
                      <w:marTop w:val="0"/>
                      <w:marBottom w:val="0"/>
                      <w:divBdr>
                        <w:top w:val="none" w:sz="0" w:space="0" w:color="auto"/>
                        <w:left w:val="none" w:sz="0" w:space="0" w:color="auto"/>
                        <w:bottom w:val="none" w:sz="0" w:space="0" w:color="auto"/>
                        <w:right w:val="none" w:sz="0" w:space="0" w:color="auto"/>
                      </w:divBdr>
                    </w:div>
                  </w:divsChild>
                </w:div>
                <w:div w:id="1367832816">
                  <w:marLeft w:val="0"/>
                  <w:marRight w:val="0"/>
                  <w:marTop w:val="0"/>
                  <w:marBottom w:val="0"/>
                  <w:divBdr>
                    <w:top w:val="none" w:sz="0" w:space="0" w:color="auto"/>
                    <w:left w:val="none" w:sz="0" w:space="0" w:color="auto"/>
                    <w:bottom w:val="none" w:sz="0" w:space="0" w:color="auto"/>
                    <w:right w:val="none" w:sz="0" w:space="0" w:color="auto"/>
                  </w:divBdr>
                  <w:divsChild>
                    <w:div w:id="1389955218">
                      <w:marLeft w:val="0"/>
                      <w:marRight w:val="0"/>
                      <w:marTop w:val="0"/>
                      <w:marBottom w:val="0"/>
                      <w:divBdr>
                        <w:top w:val="none" w:sz="0" w:space="0" w:color="auto"/>
                        <w:left w:val="none" w:sz="0" w:space="0" w:color="auto"/>
                        <w:bottom w:val="none" w:sz="0" w:space="0" w:color="auto"/>
                        <w:right w:val="none" w:sz="0" w:space="0" w:color="auto"/>
                      </w:divBdr>
                    </w:div>
                  </w:divsChild>
                </w:div>
                <w:div w:id="35349015">
                  <w:marLeft w:val="0"/>
                  <w:marRight w:val="0"/>
                  <w:marTop w:val="0"/>
                  <w:marBottom w:val="0"/>
                  <w:divBdr>
                    <w:top w:val="none" w:sz="0" w:space="0" w:color="auto"/>
                    <w:left w:val="none" w:sz="0" w:space="0" w:color="auto"/>
                    <w:bottom w:val="none" w:sz="0" w:space="0" w:color="auto"/>
                    <w:right w:val="none" w:sz="0" w:space="0" w:color="auto"/>
                  </w:divBdr>
                  <w:divsChild>
                    <w:div w:id="1107693636">
                      <w:marLeft w:val="0"/>
                      <w:marRight w:val="0"/>
                      <w:marTop w:val="0"/>
                      <w:marBottom w:val="0"/>
                      <w:divBdr>
                        <w:top w:val="none" w:sz="0" w:space="0" w:color="auto"/>
                        <w:left w:val="none" w:sz="0" w:space="0" w:color="auto"/>
                        <w:bottom w:val="none" w:sz="0" w:space="0" w:color="auto"/>
                        <w:right w:val="none" w:sz="0" w:space="0" w:color="auto"/>
                      </w:divBdr>
                    </w:div>
                  </w:divsChild>
                </w:div>
                <w:div w:id="1899051568">
                  <w:marLeft w:val="0"/>
                  <w:marRight w:val="0"/>
                  <w:marTop w:val="0"/>
                  <w:marBottom w:val="0"/>
                  <w:divBdr>
                    <w:top w:val="none" w:sz="0" w:space="0" w:color="auto"/>
                    <w:left w:val="none" w:sz="0" w:space="0" w:color="auto"/>
                    <w:bottom w:val="none" w:sz="0" w:space="0" w:color="auto"/>
                    <w:right w:val="none" w:sz="0" w:space="0" w:color="auto"/>
                  </w:divBdr>
                  <w:divsChild>
                    <w:div w:id="543832551">
                      <w:marLeft w:val="0"/>
                      <w:marRight w:val="0"/>
                      <w:marTop w:val="0"/>
                      <w:marBottom w:val="0"/>
                      <w:divBdr>
                        <w:top w:val="none" w:sz="0" w:space="0" w:color="auto"/>
                        <w:left w:val="none" w:sz="0" w:space="0" w:color="auto"/>
                        <w:bottom w:val="none" w:sz="0" w:space="0" w:color="auto"/>
                        <w:right w:val="none" w:sz="0" w:space="0" w:color="auto"/>
                      </w:divBdr>
                    </w:div>
                  </w:divsChild>
                </w:div>
                <w:div w:id="1862009820">
                  <w:marLeft w:val="0"/>
                  <w:marRight w:val="0"/>
                  <w:marTop w:val="0"/>
                  <w:marBottom w:val="0"/>
                  <w:divBdr>
                    <w:top w:val="none" w:sz="0" w:space="0" w:color="auto"/>
                    <w:left w:val="none" w:sz="0" w:space="0" w:color="auto"/>
                    <w:bottom w:val="none" w:sz="0" w:space="0" w:color="auto"/>
                    <w:right w:val="none" w:sz="0" w:space="0" w:color="auto"/>
                  </w:divBdr>
                  <w:divsChild>
                    <w:div w:id="1612319918">
                      <w:marLeft w:val="0"/>
                      <w:marRight w:val="0"/>
                      <w:marTop w:val="0"/>
                      <w:marBottom w:val="0"/>
                      <w:divBdr>
                        <w:top w:val="none" w:sz="0" w:space="0" w:color="auto"/>
                        <w:left w:val="none" w:sz="0" w:space="0" w:color="auto"/>
                        <w:bottom w:val="none" w:sz="0" w:space="0" w:color="auto"/>
                        <w:right w:val="none" w:sz="0" w:space="0" w:color="auto"/>
                      </w:divBdr>
                    </w:div>
                  </w:divsChild>
                </w:div>
                <w:div w:id="200561226">
                  <w:marLeft w:val="0"/>
                  <w:marRight w:val="0"/>
                  <w:marTop w:val="0"/>
                  <w:marBottom w:val="0"/>
                  <w:divBdr>
                    <w:top w:val="none" w:sz="0" w:space="0" w:color="auto"/>
                    <w:left w:val="none" w:sz="0" w:space="0" w:color="auto"/>
                    <w:bottom w:val="none" w:sz="0" w:space="0" w:color="auto"/>
                    <w:right w:val="none" w:sz="0" w:space="0" w:color="auto"/>
                  </w:divBdr>
                  <w:divsChild>
                    <w:div w:id="293488495">
                      <w:marLeft w:val="0"/>
                      <w:marRight w:val="0"/>
                      <w:marTop w:val="0"/>
                      <w:marBottom w:val="0"/>
                      <w:divBdr>
                        <w:top w:val="none" w:sz="0" w:space="0" w:color="auto"/>
                        <w:left w:val="none" w:sz="0" w:space="0" w:color="auto"/>
                        <w:bottom w:val="none" w:sz="0" w:space="0" w:color="auto"/>
                        <w:right w:val="none" w:sz="0" w:space="0" w:color="auto"/>
                      </w:divBdr>
                    </w:div>
                  </w:divsChild>
                </w:div>
                <w:div w:id="1238903004">
                  <w:marLeft w:val="0"/>
                  <w:marRight w:val="0"/>
                  <w:marTop w:val="0"/>
                  <w:marBottom w:val="0"/>
                  <w:divBdr>
                    <w:top w:val="none" w:sz="0" w:space="0" w:color="auto"/>
                    <w:left w:val="none" w:sz="0" w:space="0" w:color="auto"/>
                    <w:bottom w:val="none" w:sz="0" w:space="0" w:color="auto"/>
                    <w:right w:val="none" w:sz="0" w:space="0" w:color="auto"/>
                  </w:divBdr>
                  <w:divsChild>
                    <w:div w:id="298342234">
                      <w:marLeft w:val="0"/>
                      <w:marRight w:val="0"/>
                      <w:marTop w:val="0"/>
                      <w:marBottom w:val="0"/>
                      <w:divBdr>
                        <w:top w:val="none" w:sz="0" w:space="0" w:color="auto"/>
                        <w:left w:val="none" w:sz="0" w:space="0" w:color="auto"/>
                        <w:bottom w:val="none" w:sz="0" w:space="0" w:color="auto"/>
                        <w:right w:val="none" w:sz="0" w:space="0" w:color="auto"/>
                      </w:divBdr>
                    </w:div>
                  </w:divsChild>
                </w:div>
                <w:div w:id="996226731">
                  <w:marLeft w:val="0"/>
                  <w:marRight w:val="0"/>
                  <w:marTop w:val="0"/>
                  <w:marBottom w:val="0"/>
                  <w:divBdr>
                    <w:top w:val="none" w:sz="0" w:space="0" w:color="auto"/>
                    <w:left w:val="none" w:sz="0" w:space="0" w:color="auto"/>
                    <w:bottom w:val="none" w:sz="0" w:space="0" w:color="auto"/>
                    <w:right w:val="none" w:sz="0" w:space="0" w:color="auto"/>
                  </w:divBdr>
                  <w:divsChild>
                    <w:div w:id="547499720">
                      <w:marLeft w:val="0"/>
                      <w:marRight w:val="0"/>
                      <w:marTop w:val="0"/>
                      <w:marBottom w:val="0"/>
                      <w:divBdr>
                        <w:top w:val="none" w:sz="0" w:space="0" w:color="auto"/>
                        <w:left w:val="none" w:sz="0" w:space="0" w:color="auto"/>
                        <w:bottom w:val="none" w:sz="0" w:space="0" w:color="auto"/>
                        <w:right w:val="none" w:sz="0" w:space="0" w:color="auto"/>
                      </w:divBdr>
                    </w:div>
                  </w:divsChild>
                </w:div>
                <w:div w:id="2054190631">
                  <w:marLeft w:val="0"/>
                  <w:marRight w:val="0"/>
                  <w:marTop w:val="0"/>
                  <w:marBottom w:val="0"/>
                  <w:divBdr>
                    <w:top w:val="none" w:sz="0" w:space="0" w:color="auto"/>
                    <w:left w:val="none" w:sz="0" w:space="0" w:color="auto"/>
                    <w:bottom w:val="none" w:sz="0" w:space="0" w:color="auto"/>
                    <w:right w:val="none" w:sz="0" w:space="0" w:color="auto"/>
                  </w:divBdr>
                  <w:divsChild>
                    <w:div w:id="1317105968">
                      <w:marLeft w:val="0"/>
                      <w:marRight w:val="0"/>
                      <w:marTop w:val="0"/>
                      <w:marBottom w:val="0"/>
                      <w:divBdr>
                        <w:top w:val="none" w:sz="0" w:space="0" w:color="auto"/>
                        <w:left w:val="none" w:sz="0" w:space="0" w:color="auto"/>
                        <w:bottom w:val="none" w:sz="0" w:space="0" w:color="auto"/>
                        <w:right w:val="none" w:sz="0" w:space="0" w:color="auto"/>
                      </w:divBdr>
                    </w:div>
                  </w:divsChild>
                </w:div>
                <w:div w:id="675034576">
                  <w:marLeft w:val="0"/>
                  <w:marRight w:val="0"/>
                  <w:marTop w:val="0"/>
                  <w:marBottom w:val="0"/>
                  <w:divBdr>
                    <w:top w:val="none" w:sz="0" w:space="0" w:color="auto"/>
                    <w:left w:val="none" w:sz="0" w:space="0" w:color="auto"/>
                    <w:bottom w:val="none" w:sz="0" w:space="0" w:color="auto"/>
                    <w:right w:val="none" w:sz="0" w:space="0" w:color="auto"/>
                  </w:divBdr>
                  <w:divsChild>
                    <w:div w:id="1487821468">
                      <w:marLeft w:val="0"/>
                      <w:marRight w:val="0"/>
                      <w:marTop w:val="0"/>
                      <w:marBottom w:val="0"/>
                      <w:divBdr>
                        <w:top w:val="none" w:sz="0" w:space="0" w:color="auto"/>
                        <w:left w:val="none" w:sz="0" w:space="0" w:color="auto"/>
                        <w:bottom w:val="none" w:sz="0" w:space="0" w:color="auto"/>
                        <w:right w:val="none" w:sz="0" w:space="0" w:color="auto"/>
                      </w:divBdr>
                    </w:div>
                  </w:divsChild>
                </w:div>
                <w:div w:id="1812552784">
                  <w:marLeft w:val="0"/>
                  <w:marRight w:val="0"/>
                  <w:marTop w:val="0"/>
                  <w:marBottom w:val="0"/>
                  <w:divBdr>
                    <w:top w:val="none" w:sz="0" w:space="0" w:color="auto"/>
                    <w:left w:val="none" w:sz="0" w:space="0" w:color="auto"/>
                    <w:bottom w:val="none" w:sz="0" w:space="0" w:color="auto"/>
                    <w:right w:val="none" w:sz="0" w:space="0" w:color="auto"/>
                  </w:divBdr>
                  <w:divsChild>
                    <w:div w:id="171531764">
                      <w:marLeft w:val="0"/>
                      <w:marRight w:val="0"/>
                      <w:marTop w:val="0"/>
                      <w:marBottom w:val="0"/>
                      <w:divBdr>
                        <w:top w:val="none" w:sz="0" w:space="0" w:color="auto"/>
                        <w:left w:val="none" w:sz="0" w:space="0" w:color="auto"/>
                        <w:bottom w:val="none" w:sz="0" w:space="0" w:color="auto"/>
                        <w:right w:val="none" w:sz="0" w:space="0" w:color="auto"/>
                      </w:divBdr>
                    </w:div>
                  </w:divsChild>
                </w:div>
                <w:div w:id="876046838">
                  <w:marLeft w:val="0"/>
                  <w:marRight w:val="0"/>
                  <w:marTop w:val="0"/>
                  <w:marBottom w:val="0"/>
                  <w:divBdr>
                    <w:top w:val="none" w:sz="0" w:space="0" w:color="auto"/>
                    <w:left w:val="none" w:sz="0" w:space="0" w:color="auto"/>
                    <w:bottom w:val="none" w:sz="0" w:space="0" w:color="auto"/>
                    <w:right w:val="none" w:sz="0" w:space="0" w:color="auto"/>
                  </w:divBdr>
                  <w:divsChild>
                    <w:div w:id="271210824">
                      <w:marLeft w:val="0"/>
                      <w:marRight w:val="0"/>
                      <w:marTop w:val="0"/>
                      <w:marBottom w:val="0"/>
                      <w:divBdr>
                        <w:top w:val="none" w:sz="0" w:space="0" w:color="auto"/>
                        <w:left w:val="none" w:sz="0" w:space="0" w:color="auto"/>
                        <w:bottom w:val="none" w:sz="0" w:space="0" w:color="auto"/>
                        <w:right w:val="none" w:sz="0" w:space="0" w:color="auto"/>
                      </w:divBdr>
                    </w:div>
                  </w:divsChild>
                </w:div>
                <w:div w:id="881090011">
                  <w:marLeft w:val="0"/>
                  <w:marRight w:val="0"/>
                  <w:marTop w:val="0"/>
                  <w:marBottom w:val="0"/>
                  <w:divBdr>
                    <w:top w:val="none" w:sz="0" w:space="0" w:color="auto"/>
                    <w:left w:val="none" w:sz="0" w:space="0" w:color="auto"/>
                    <w:bottom w:val="none" w:sz="0" w:space="0" w:color="auto"/>
                    <w:right w:val="none" w:sz="0" w:space="0" w:color="auto"/>
                  </w:divBdr>
                  <w:divsChild>
                    <w:div w:id="827020072">
                      <w:marLeft w:val="0"/>
                      <w:marRight w:val="0"/>
                      <w:marTop w:val="0"/>
                      <w:marBottom w:val="0"/>
                      <w:divBdr>
                        <w:top w:val="none" w:sz="0" w:space="0" w:color="auto"/>
                        <w:left w:val="none" w:sz="0" w:space="0" w:color="auto"/>
                        <w:bottom w:val="none" w:sz="0" w:space="0" w:color="auto"/>
                        <w:right w:val="none" w:sz="0" w:space="0" w:color="auto"/>
                      </w:divBdr>
                    </w:div>
                  </w:divsChild>
                </w:div>
                <w:div w:id="496388904">
                  <w:marLeft w:val="0"/>
                  <w:marRight w:val="0"/>
                  <w:marTop w:val="0"/>
                  <w:marBottom w:val="0"/>
                  <w:divBdr>
                    <w:top w:val="none" w:sz="0" w:space="0" w:color="auto"/>
                    <w:left w:val="none" w:sz="0" w:space="0" w:color="auto"/>
                    <w:bottom w:val="none" w:sz="0" w:space="0" w:color="auto"/>
                    <w:right w:val="none" w:sz="0" w:space="0" w:color="auto"/>
                  </w:divBdr>
                  <w:divsChild>
                    <w:div w:id="857085314">
                      <w:marLeft w:val="0"/>
                      <w:marRight w:val="0"/>
                      <w:marTop w:val="0"/>
                      <w:marBottom w:val="0"/>
                      <w:divBdr>
                        <w:top w:val="none" w:sz="0" w:space="0" w:color="auto"/>
                        <w:left w:val="none" w:sz="0" w:space="0" w:color="auto"/>
                        <w:bottom w:val="none" w:sz="0" w:space="0" w:color="auto"/>
                        <w:right w:val="none" w:sz="0" w:space="0" w:color="auto"/>
                      </w:divBdr>
                    </w:div>
                  </w:divsChild>
                </w:div>
                <w:div w:id="1156991350">
                  <w:marLeft w:val="0"/>
                  <w:marRight w:val="0"/>
                  <w:marTop w:val="0"/>
                  <w:marBottom w:val="0"/>
                  <w:divBdr>
                    <w:top w:val="none" w:sz="0" w:space="0" w:color="auto"/>
                    <w:left w:val="none" w:sz="0" w:space="0" w:color="auto"/>
                    <w:bottom w:val="none" w:sz="0" w:space="0" w:color="auto"/>
                    <w:right w:val="none" w:sz="0" w:space="0" w:color="auto"/>
                  </w:divBdr>
                  <w:divsChild>
                    <w:div w:id="1310329582">
                      <w:marLeft w:val="0"/>
                      <w:marRight w:val="0"/>
                      <w:marTop w:val="0"/>
                      <w:marBottom w:val="0"/>
                      <w:divBdr>
                        <w:top w:val="none" w:sz="0" w:space="0" w:color="auto"/>
                        <w:left w:val="none" w:sz="0" w:space="0" w:color="auto"/>
                        <w:bottom w:val="none" w:sz="0" w:space="0" w:color="auto"/>
                        <w:right w:val="none" w:sz="0" w:space="0" w:color="auto"/>
                      </w:divBdr>
                    </w:div>
                  </w:divsChild>
                </w:div>
                <w:div w:id="722749453">
                  <w:marLeft w:val="0"/>
                  <w:marRight w:val="0"/>
                  <w:marTop w:val="0"/>
                  <w:marBottom w:val="0"/>
                  <w:divBdr>
                    <w:top w:val="none" w:sz="0" w:space="0" w:color="auto"/>
                    <w:left w:val="none" w:sz="0" w:space="0" w:color="auto"/>
                    <w:bottom w:val="none" w:sz="0" w:space="0" w:color="auto"/>
                    <w:right w:val="none" w:sz="0" w:space="0" w:color="auto"/>
                  </w:divBdr>
                  <w:divsChild>
                    <w:div w:id="1635911698">
                      <w:marLeft w:val="0"/>
                      <w:marRight w:val="0"/>
                      <w:marTop w:val="0"/>
                      <w:marBottom w:val="0"/>
                      <w:divBdr>
                        <w:top w:val="none" w:sz="0" w:space="0" w:color="auto"/>
                        <w:left w:val="none" w:sz="0" w:space="0" w:color="auto"/>
                        <w:bottom w:val="none" w:sz="0" w:space="0" w:color="auto"/>
                        <w:right w:val="none" w:sz="0" w:space="0" w:color="auto"/>
                      </w:divBdr>
                    </w:div>
                  </w:divsChild>
                </w:div>
                <w:div w:id="665483">
                  <w:marLeft w:val="0"/>
                  <w:marRight w:val="0"/>
                  <w:marTop w:val="0"/>
                  <w:marBottom w:val="0"/>
                  <w:divBdr>
                    <w:top w:val="none" w:sz="0" w:space="0" w:color="auto"/>
                    <w:left w:val="none" w:sz="0" w:space="0" w:color="auto"/>
                    <w:bottom w:val="none" w:sz="0" w:space="0" w:color="auto"/>
                    <w:right w:val="none" w:sz="0" w:space="0" w:color="auto"/>
                  </w:divBdr>
                  <w:divsChild>
                    <w:div w:id="807749593">
                      <w:marLeft w:val="0"/>
                      <w:marRight w:val="0"/>
                      <w:marTop w:val="0"/>
                      <w:marBottom w:val="0"/>
                      <w:divBdr>
                        <w:top w:val="none" w:sz="0" w:space="0" w:color="auto"/>
                        <w:left w:val="none" w:sz="0" w:space="0" w:color="auto"/>
                        <w:bottom w:val="none" w:sz="0" w:space="0" w:color="auto"/>
                        <w:right w:val="none" w:sz="0" w:space="0" w:color="auto"/>
                      </w:divBdr>
                    </w:div>
                  </w:divsChild>
                </w:div>
                <w:div w:id="798913483">
                  <w:marLeft w:val="0"/>
                  <w:marRight w:val="0"/>
                  <w:marTop w:val="0"/>
                  <w:marBottom w:val="0"/>
                  <w:divBdr>
                    <w:top w:val="none" w:sz="0" w:space="0" w:color="auto"/>
                    <w:left w:val="none" w:sz="0" w:space="0" w:color="auto"/>
                    <w:bottom w:val="none" w:sz="0" w:space="0" w:color="auto"/>
                    <w:right w:val="none" w:sz="0" w:space="0" w:color="auto"/>
                  </w:divBdr>
                  <w:divsChild>
                    <w:div w:id="312637950">
                      <w:marLeft w:val="0"/>
                      <w:marRight w:val="0"/>
                      <w:marTop w:val="0"/>
                      <w:marBottom w:val="0"/>
                      <w:divBdr>
                        <w:top w:val="none" w:sz="0" w:space="0" w:color="auto"/>
                        <w:left w:val="none" w:sz="0" w:space="0" w:color="auto"/>
                        <w:bottom w:val="none" w:sz="0" w:space="0" w:color="auto"/>
                        <w:right w:val="none" w:sz="0" w:space="0" w:color="auto"/>
                      </w:divBdr>
                    </w:div>
                  </w:divsChild>
                </w:div>
                <w:div w:id="884566480">
                  <w:marLeft w:val="0"/>
                  <w:marRight w:val="0"/>
                  <w:marTop w:val="0"/>
                  <w:marBottom w:val="0"/>
                  <w:divBdr>
                    <w:top w:val="none" w:sz="0" w:space="0" w:color="auto"/>
                    <w:left w:val="none" w:sz="0" w:space="0" w:color="auto"/>
                    <w:bottom w:val="none" w:sz="0" w:space="0" w:color="auto"/>
                    <w:right w:val="none" w:sz="0" w:space="0" w:color="auto"/>
                  </w:divBdr>
                  <w:divsChild>
                    <w:div w:id="1785416013">
                      <w:marLeft w:val="0"/>
                      <w:marRight w:val="0"/>
                      <w:marTop w:val="0"/>
                      <w:marBottom w:val="0"/>
                      <w:divBdr>
                        <w:top w:val="none" w:sz="0" w:space="0" w:color="auto"/>
                        <w:left w:val="none" w:sz="0" w:space="0" w:color="auto"/>
                        <w:bottom w:val="none" w:sz="0" w:space="0" w:color="auto"/>
                        <w:right w:val="none" w:sz="0" w:space="0" w:color="auto"/>
                      </w:divBdr>
                    </w:div>
                  </w:divsChild>
                </w:div>
                <w:div w:id="1087458664">
                  <w:marLeft w:val="0"/>
                  <w:marRight w:val="0"/>
                  <w:marTop w:val="0"/>
                  <w:marBottom w:val="0"/>
                  <w:divBdr>
                    <w:top w:val="none" w:sz="0" w:space="0" w:color="auto"/>
                    <w:left w:val="none" w:sz="0" w:space="0" w:color="auto"/>
                    <w:bottom w:val="none" w:sz="0" w:space="0" w:color="auto"/>
                    <w:right w:val="none" w:sz="0" w:space="0" w:color="auto"/>
                  </w:divBdr>
                  <w:divsChild>
                    <w:div w:id="1810046986">
                      <w:marLeft w:val="0"/>
                      <w:marRight w:val="0"/>
                      <w:marTop w:val="0"/>
                      <w:marBottom w:val="0"/>
                      <w:divBdr>
                        <w:top w:val="none" w:sz="0" w:space="0" w:color="auto"/>
                        <w:left w:val="none" w:sz="0" w:space="0" w:color="auto"/>
                        <w:bottom w:val="none" w:sz="0" w:space="0" w:color="auto"/>
                        <w:right w:val="none" w:sz="0" w:space="0" w:color="auto"/>
                      </w:divBdr>
                    </w:div>
                  </w:divsChild>
                </w:div>
                <w:div w:id="377826659">
                  <w:marLeft w:val="0"/>
                  <w:marRight w:val="0"/>
                  <w:marTop w:val="0"/>
                  <w:marBottom w:val="0"/>
                  <w:divBdr>
                    <w:top w:val="none" w:sz="0" w:space="0" w:color="auto"/>
                    <w:left w:val="none" w:sz="0" w:space="0" w:color="auto"/>
                    <w:bottom w:val="none" w:sz="0" w:space="0" w:color="auto"/>
                    <w:right w:val="none" w:sz="0" w:space="0" w:color="auto"/>
                  </w:divBdr>
                  <w:divsChild>
                    <w:div w:id="599606107">
                      <w:marLeft w:val="0"/>
                      <w:marRight w:val="0"/>
                      <w:marTop w:val="0"/>
                      <w:marBottom w:val="0"/>
                      <w:divBdr>
                        <w:top w:val="none" w:sz="0" w:space="0" w:color="auto"/>
                        <w:left w:val="none" w:sz="0" w:space="0" w:color="auto"/>
                        <w:bottom w:val="none" w:sz="0" w:space="0" w:color="auto"/>
                        <w:right w:val="none" w:sz="0" w:space="0" w:color="auto"/>
                      </w:divBdr>
                    </w:div>
                  </w:divsChild>
                </w:div>
                <w:div w:id="1780836441">
                  <w:marLeft w:val="0"/>
                  <w:marRight w:val="0"/>
                  <w:marTop w:val="0"/>
                  <w:marBottom w:val="0"/>
                  <w:divBdr>
                    <w:top w:val="none" w:sz="0" w:space="0" w:color="auto"/>
                    <w:left w:val="none" w:sz="0" w:space="0" w:color="auto"/>
                    <w:bottom w:val="none" w:sz="0" w:space="0" w:color="auto"/>
                    <w:right w:val="none" w:sz="0" w:space="0" w:color="auto"/>
                  </w:divBdr>
                  <w:divsChild>
                    <w:div w:id="1124621358">
                      <w:marLeft w:val="0"/>
                      <w:marRight w:val="0"/>
                      <w:marTop w:val="0"/>
                      <w:marBottom w:val="0"/>
                      <w:divBdr>
                        <w:top w:val="none" w:sz="0" w:space="0" w:color="auto"/>
                        <w:left w:val="none" w:sz="0" w:space="0" w:color="auto"/>
                        <w:bottom w:val="none" w:sz="0" w:space="0" w:color="auto"/>
                        <w:right w:val="none" w:sz="0" w:space="0" w:color="auto"/>
                      </w:divBdr>
                    </w:div>
                  </w:divsChild>
                </w:div>
                <w:div w:id="368266282">
                  <w:marLeft w:val="0"/>
                  <w:marRight w:val="0"/>
                  <w:marTop w:val="0"/>
                  <w:marBottom w:val="0"/>
                  <w:divBdr>
                    <w:top w:val="none" w:sz="0" w:space="0" w:color="auto"/>
                    <w:left w:val="none" w:sz="0" w:space="0" w:color="auto"/>
                    <w:bottom w:val="none" w:sz="0" w:space="0" w:color="auto"/>
                    <w:right w:val="none" w:sz="0" w:space="0" w:color="auto"/>
                  </w:divBdr>
                  <w:divsChild>
                    <w:div w:id="1478767103">
                      <w:marLeft w:val="0"/>
                      <w:marRight w:val="0"/>
                      <w:marTop w:val="0"/>
                      <w:marBottom w:val="0"/>
                      <w:divBdr>
                        <w:top w:val="none" w:sz="0" w:space="0" w:color="auto"/>
                        <w:left w:val="none" w:sz="0" w:space="0" w:color="auto"/>
                        <w:bottom w:val="none" w:sz="0" w:space="0" w:color="auto"/>
                        <w:right w:val="none" w:sz="0" w:space="0" w:color="auto"/>
                      </w:divBdr>
                    </w:div>
                  </w:divsChild>
                </w:div>
                <w:div w:id="1122579480">
                  <w:marLeft w:val="0"/>
                  <w:marRight w:val="0"/>
                  <w:marTop w:val="0"/>
                  <w:marBottom w:val="0"/>
                  <w:divBdr>
                    <w:top w:val="none" w:sz="0" w:space="0" w:color="auto"/>
                    <w:left w:val="none" w:sz="0" w:space="0" w:color="auto"/>
                    <w:bottom w:val="none" w:sz="0" w:space="0" w:color="auto"/>
                    <w:right w:val="none" w:sz="0" w:space="0" w:color="auto"/>
                  </w:divBdr>
                  <w:divsChild>
                    <w:div w:id="14383257">
                      <w:marLeft w:val="0"/>
                      <w:marRight w:val="0"/>
                      <w:marTop w:val="0"/>
                      <w:marBottom w:val="0"/>
                      <w:divBdr>
                        <w:top w:val="none" w:sz="0" w:space="0" w:color="auto"/>
                        <w:left w:val="none" w:sz="0" w:space="0" w:color="auto"/>
                        <w:bottom w:val="none" w:sz="0" w:space="0" w:color="auto"/>
                        <w:right w:val="none" w:sz="0" w:space="0" w:color="auto"/>
                      </w:divBdr>
                    </w:div>
                  </w:divsChild>
                </w:div>
                <w:div w:id="1992633164">
                  <w:marLeft w:val="0"/>
                  <w:marRight w:val="0"/>
                  <w:marTop w:val="0"/>
                  <w:marBottom w:val="0"/>
                  <w:divBdr>
                    <w:top w:val="none" w:sz="0" w:space="0" w:color="auto"/>
                    <w:left w:val="none" w:sz="0" w:space="0" w:color="auto"/>
                    <w:bottom w:val="none" w:sz="0" w:space="0" w:color="auto"/>
                    <w:right w:val="none" w:sz="0" w:space="0" w:color="auto"/>
                  </w:divBdr>
                  <w:divsChild>
                    <w:div w:id="522282084">
                      <w:marLeft w:val="0"/>
                      <w:marRight w:val="0"/>
                      <w:marTop w:val="0"/>
                      <w:marBottom w:val="0"/>
                      <w:divBdr>
                        <w:top w:val="none" w:sz="0" w:space="0" w:color="auto"/>
                        <w:left w:val="none" w:sz="0" w:space="0" w:color="auto"/>
                        <w:bottom w:val="none" w:sz="0" w:space="0" w:color="auto"/>
                        <w:right w:val="none" w:sz="0" w:space="0" w:color="auto"/>
                      </w:divBdr>
                    </w:div>
                  </w:divsChild>
                </w:div>
                <w:div w:id="592058433">
                  <w:marLeft w:val="0"/>
                  <w:marRight w:val="0"/>
                  <w:marTop w:val="0"/>
                  <w:marBottom w:val="0"/>
                  <w:divBdr>
                    <w:top w:val="none" w:sz="0" w:space="0" w:color="auto"/>
                    <w:left w:val="none" w:sz="0" w:space="0" w:color="auto"/>
                    <w:bottom w:val="none" w:sz="0" w:space="0" w:color="auto"/>
                    <w:right w:val="none" w:sz="0" w:space="0" w:color="auto"/>
                  </w:divBdr>
                  <w:divsChild>
                    <w:div w:id="320888095">
                      <w:marLeft w:val="0"/>
                      <w:marRight w:val="0"/>
                      <w:marTop w:val="0"/>
                      <w:marBottom w:val="0"/>
                      <w:divBdr>
                        <w:top w:val="none" w:sz="0" w:space="0" w:color="auto"/>
                        <w:left w:val="none" w:sz="0" w:space="0" w:color="auto"/>
                        <w:bottom w:val="none" w:sz="0" w:space="0" w:color="auto"/>
                        <w:right w:val="none" w:sz="0" w:space="0" w:color="auto"/>
                      </w:divBdr>
                    </w:div>
                  </w:divsChild>
                </w:div>
                <w:div w:id="132649505">
                  <w:marLeft w:val="0"/>
                  <w:marRight w:val="0"/>
                  <w:marTop w:val="0"/>
                  <w:marBottom w:val="0"/>
                  <w:divBdr>
                    <w:top w:val="none" w:sz="0" w:space="0" w:color="auto"/>
                    <w:left w:val="none" w:sz="0" w:space="0" w:color="auto"/>
                    <w:bottom w:val="none" w:sz="0" w:space="0" w:color="auto"/>
                    <w:right w:val="none" w:sz="0" w:space="0" w:color="auto"/>
                  </w:divBdr>
                  <w:divsChild>
                    <w:div w:id="353580256">
                      <w:marLeft w:val="0"/>
                      <w:marRight w:val="0"/>
                      <w:marTop w:val="0"/>
                      <w:marBottom w:val="0"/>
                      <w:divBdr>
                        <w:top w:val="none" w:sz="0" w:space="0" w:color="auto"/>
                        <w:left w:val="none" w:sz="0" w:space="0" w:color="auto"/>
                        <w:bottom w:val="none" w:sz="0" w:space="0" w:color="auto"/>
                        <w:right w:val="none" w:sz="0" w:space="0" w:color="auto"/>
                      </w:divBdr>
                    </w:div>
                  </w:divsChild>
                </w:div>
                <w:div w:id="143400436">
                  <w:marLeft w:val="0"/>
                  <w:marRight w:val="0"/>
                  <w:marTop w:val="0"/>
                  <w:marBottom w:val="0"/>
                  <w:divBdr>
                    <w:top w:val="none" w:sz="0" w:space="0" w:color="auto"/>
                    <w:left w:val="none" w:sz="0" w:space="0" w:color="auto"/>
                    <w:bottom w:val="none" w:sz="0" w:space="0" w:color="auto"/>
                    <w:right w:val="none" w:sz="0" w:space="0" w:color="auto"/>
                  </w:divBdr>
                  <w:divsChild>
                    <w:div w:id="2030831720">
                      <w:marLeft w:val="0"/>
                      <w:marRight w:val="0"/>
                      <w:marTop w:val="0"/>
                      <w:marBottom w:val="0"/>
                      <w:divBdr>
                        <w:top w:val="none" w:sz="0" w:space="0" w:color="auto"/>
                        <w:left w:val="none" w:sz="0" w:space="0" w:color="auto"/>
                        <w:bottom w:val="none" w:sz="0" w:space="0" w:color="auto"/>
                        <w:right w:val="none" w:sz="0" w:space="0" w:color="auto"/>
                      </w:divBdr>
                    </w:div>
                  </w:divsChild>
                </w:div>
                <w:div w:id="1823236194">
                  <w:marLeft w:val="0"/>
                  <w:marRight w:val="0"/>
                  <w:marTop w:val="0"/>
                  <w:marBottom w:val="0"/>
                  <w:divBdr>
                    <w:top w:val="none" w:sz="0" w:space="0" w:color="auto"/>
                    <w:left w:val="none" w:sz="0" w:space="0" w:color="auto"/>
                    <w:bottom w:val="none" w:sz="0" w:space="0" w:color="auto"/>
                    <w:right w:val="none" w:sz="0" w:space="0" w:color="auto"/>
                  </w:divBdr>
                  <w:divsChild>
                    <w:div w:id="462964096">
                      <w:marLeft w:val="0"/>
                      <w:marRight w:val="0"/>
                      <w:marTop w:val="0"/>
                      <w:marBottom w:val="0"/>
                      <w:divBdr>
                        <w:top w:val="none" w:sz="0" w:space="0" w:color="auto"/>
                        <w:left w:val="none" w:sz="0" w:space="0" w:color="auto"/>
                        <w:bottom w:val="none" w:sz="0" w:space="0" w:color="auto"/>
                        <w:right w:val="none" w:sz="0" w:space="0" w:color="auto"/>
                      </w:divBdr>
                    </w:div>
                  </w:divsChild>
                </w:div>
                <w:div w:id="1010376907">
                  <w:marLeft w:val="0"/>
                  <w:marRight w:val="0"/>
                  <w:marTop w:val="0"/>
                  <w:marBottom w:val="0"/>
                  <w:divBdr>
                    <w:top w:val="none" w:sz="0" w:space="0" w:color="auto"/>
                    <w:left w:val="none" w:sz="0" w:space="0" w:color="auto"/>
                    <w:bottom w:val="none" w:sz="0" w:space="0" w:color="auto"/>
                    <w:right w:val="none" w:sz="0" w:space="0" w:color="auto"/>
                  </w:divBdr>
                  <w:divsChild>
                    <w:div w:id="1174417750">
                      <w:marLeft w:val="0"/>
                      <w:marRight w:val="0"/>
                      <w:marTop w:val="0"/>
                      <w:marBottom w:val="0"/>
                      <w:divBdr>
                        <w:top w:val="none" w:sz="0" w:space="0" w:color="auto"/>
                        <w:left w:val="none" w:sz="0" w:space="0" w:color="auto"/>
                        <w:bottom w:val="none" w:sz="0" w:space="0" w:color="auto"/>
                        <w:right w:val="none" w:sz="0" w:space="0" w:color="auto"/>
                      </w:divBdr>
                    </w:div>
                  </w:divsChild>
                </w:div>
                <w:div w:id="1166288546">
                  <w:marLeft w:val="0"/>
                  <w:marRight w:val="0"/>
                  <w:marTop w:val="0"/>
                  <w:marBottom w:val="0"/>
                  <w:divBdr>
                    <w:top w:val="none" w:sz="0" w:space="0" w:color="auto"/>
                    <w:left w:val="none" w:sz="0" w:space="0" w:color="auto"/>
                    <w:bottom w:val="none" w:sz="0" w:space="0" w:color="auto"/>
                    <w:right w:val="none" w:sz="0" w:space="0" w:color="auto"/>
                  </w:divBdr>
                  <w:divsChild>
                    <w:div w:id="417094277">
                      <w:marLeft w:val="0"/>
                      <w:marRight w:val="0"/>
                      <w:marTop w:val="0"/>
                      <w:marBottom w:val="0"/>
                      <w:divBdr>
                        <w:top w:val="none" w:sz="0" w:space="0" w:color="auto"/>
                        <w:left w:val="none" w:sz="0" w:space="0" w:color="auto"/>
                        <w:bottom w:val="none" w:sz="0" w:space="0" w:color="auto"/>
                        <w:right w:val="none" w:sz="0" w:space="0" w:color="auto"/>
                      </w:divBdr>
                    </w:div>
                  </w:divsChild>
                </w:div>
                <w:div w:id="817383095">
                  <w:marLeft w:val="0"/>
                  <w:marRight w:val="0"/>
                  <w:marTop w:val="0"/>
                  <w:marBottom w:val="0"/>
                  <w:divBdr>
                    <w:top w:val="none" w:sz="0" w:space="0" w:color="auto"/>
                    <w:left w:val="none" w:sz="0" w:space="0" w:color="auto"/>
                    <w:bottom w:val="none" w:sz="0" w:space="0" w:color="auto"/>
                    <w:right w:val="none" w:sz="0" w:space="0" w:color="auto"/>
                  </w:divBdr>
                  <w:divsChild>
                    <w:div w:id="770971127">
                      <w:marLeft w:val="0"/>
                      <w:marRight w:val="0"/>
                      <w:marTop w:val="0"/>
                      <w:marBottom w:val="0"/>
                      <w:divBdr>
                        <w:top w:val="none" w:sz="0" w:space="0" w:color="auto"/>
                        <w:left w:val="none" w:sz="0" w:space="0" w:color="auto"/>
                        <w:bottom w:val="none" w:sz="0" w:space="0" w:color="auto"/>
                        <w:right w:val="none" w:sz="0" w:space="0" w:color="auto"/>
                      </w:divBdr>
                    </w:div>
                  </w:divsChild>
                </w:div>
                <w:div w:id="1144346356">
                  <w:marLeft w:val="0"/>
                  <w:marRight w:val="0"/>
                  <w:marTop w:val="0"/>
                  <w:marBottom w:val="0"/>
                  <w:divBdr>
                    <w:top w:val="none" w:sz="0" w:space="0" w:color="auto"/>
                    <w:left w:val="none" w:sz="0" w:space="0" w:color="auto"/>
                    <w:bottom w:val="none" w:sz="0" w:space="0" w:color="auto"/>
                    <w:right w:val="none" w:sz="0" w:space="0" w:color="auto"/>
                  </w:divBdr>
                  <w:divsChild>
                    <w:div w:id="123089158">
                      <w:marLeft w:val="0"/>
                      <w:marRight w:val="0"/>
                      <w:marTop w:val="0"/>
                      <w:marBottom w:val="0"/>
                      <w:divBdr>
                        <w:top w:val="none" w:sz="0" w:space="0" w:color="auto"/>
                        <w:left w:val="none" w:sz="0" w:space="0" w:color="auto"/>
                        <w:bottom w:val="none" w:sz="0" w:space="0" w:color="auto"/>
                        <w:right w:val="none" w:sz="0" w:space="0" w:color="auto"/>
                      </w:divBdr>
                    </w:div>
                  </w:divsChild>
                </w:div>
                <w:div w:id="305858487">
                  <w:marLeft w:val="0"/>
                  <w:marRight w:val="0"/>
                  <w:marTop w:val="0"/>
                  <w:marBottom w:val="0"/>
                  <w:divBdr>
                    <w:top w:val="none" w:sz="0" w:space="0" w:color="auto"/>
                    <w:left w:val="none" w:sz="0" w:space="0" w:color="auto"/>
                    <w:bottom w:val="none" w:sz="0" w:space="0" w:color="auto"/>
                    <w:right w:val="none" w:sz="0" w:space="0" w:color="auto"/>
                  </w:divBdr>
                  <w:divsChild>
                    <w:div w:id="1932660674">
                      <w:marLeft w:val="0"/>
                      <w:marRight w:val="0"/>
                      <w:marTop w:val="0"/>
                      <w:marBottom w:val="0"/>
                      <w:divBdr>
                        <w:top w:val="none" w:sz="0" w:space="0" w:color="auto"/>
                        <w:left w:val="none" w:sz="0" w:space="0" w:color="auto"/>
                        <w:bottom w:val="none" w:sz="0" w:space="0" w:color="auto"/>
                        <w:right w:val="none" w:sz="0" w:space="0" w:color="auto"/>
                      </w:divBdr>
                    </w:div>
                  </w:divsChild>
                </w:div>
                <w:div w:id="1533299131">
                  <w:marLeft w:val="0"/>
                  <w:marRight w:val="0"/>
                  <w:marTop w:val="0"/>
                  <w:marBottom w:val="0"/>
                  <w:divBdr>
                    <w:top w:val="none" w:sz="0" w:space="0" w:color="auto"/>
                    <w:left w:val="none" w:sz="0" w:space="0" w:color="auto"/>
                    <w:bottom w:val="none" w:sz="0" w:space="0" w:color="auto"/>
                    <w:right w:val="none" w:sz="0" w:space="0" w:color="auto"/>
                  </w:divBdr>
                  <w:divsChild>
                    <w:div w:id="1975984132">
                      <w:marLeft w:val="0"/>
                      <w:marRight w:val="0"/>
                      <w:marTop w:val="0"/>
                      <w:marBottom w:val="0"/>
                      <w:divBdr>
                        <w:top w:val="none" w:sz="0" w:space="0" w:color="auto"/>
                        <w:left w:val="none" w:sz="0" w:space="0" w:color="auto"/>
                        <w:bottom w:val="none" w:sz="0" w:space="0" w:color="auto"/>
                        <w:right w:val="none" w:sz="0" w:space="0" w:color="auto"/>
                      </w:divBdr>
                    </w:div>
                  </w:divsChild>
                </w:div>
                <w:div w:id="46997794">
                  <w:marLeft w:val="0"/>
                  <w:marRight w:val="0"/>
                  <w:marTop w:val="0"/>
                  <w:marBottom w:val="0"/>
                  <w:divBdr>
                    <w:top w:val="none" w:sz="0" w:space="0" w:color="auto"/>
                    <w:left w:val="none" w:sz="0" w:space="0" w:color="auto"/>
                    <w:bottom w:val="none" w:sz="0" w:space="0" w:color="auto"/>
                    <w:right w:val="none" w:sz="0" w:space="0" w:color="auto"/>
                  </w:divBdr>
                  <w:divsChild>
                    <w:div w:id="375155072">
                      <w:marLeft w:val="0"/>
                      <w:marRight w:val="0"/>
                      <w:marTop w:val="0"/>
                      <w:marBottom w:val="0"/>
                      <w:divBdr>
                        <w:top w:val="none" w:sz="0" w:space="0" w:color="auto"/>
                        <w:left w:val="none" w:sz="0" w:space="0" w:color="auto"/>
                        <w:bottom w:val="none" w:sz="0" w:space="0" w:color="auto"/>
                        <w:right w:val="none" w:sz="0" w:space="0" w:color="auto"/>
                      </w:divBdr>
                    </w:div>
                  </w:divsChild>
                </w:div>
                <w:div w:id="1853640307">
                  <w:marLeft w:val="0"/>
                  <w:marRight w:val="0"/>
                  <w:marTop w:val="0"/>
                  <w:marBottom w:val="0"/>
                  <w:divBdr>
                    <w:top w:val="none" w:sz="0" w:space="0" w:color="auto"/>
                    <w:left w:val="none" w:sz="0" w:space="0" w:color="auto"/>
                    <w:bottom w:val="none" w:sz="0" w:space="0" w:color="auto"/>
                    <w:right w:val="none" w:sz="0" w:space="0" w:color="auto"/>
                  </w:divBdr>
                  <w:divsChild>
                    <w:div w:id="922026287">
                      <w:marLeft w:val="0"/>
                      <w:marRight w:val="0"/>
                      <w:marTop w:val="0"/>
                      <w:marBottom w:val="0"/>
                      <w:divBdr>
                        <w:top w:val="none" w:sz="0" w:space="0" w:color="auto"/>
                        <w:left w:val="none" w:sz="0" w:space="0" w:color="auto"/>
                        <w:bottom w:val="none" w:sz="0" w:space="0" w:color="auto"/>
                        <w:right w:val="none" w:sz="0" w:space="0" w:color="auto"/>
                      </w:divBdr>
                    </w:div>
                  </w:divsChild>
                </w:div>
                <w:div w:id="2051370550">
                  <w:marLeft w:val="0"/>
                  <w:marRight w:val="0"/>
                  <w:marTop w:val="0"/>
                  <w:marBottom w:val="0"/>
                  <w:divBdr>
                    <w:top w:val="none" w:sz="0" w:space="0" w:color="auto"/>
                    <w:left w:val="none" w:sz="0" w:space="0" w:color="auto"/>
                    <w:bottom w:val="none" w:sz="0" w:space="0" w:color="auto"/>
                    <w:right w:val="none" w:sz="0" w:space="0" w:color="auto"/>
                  </w:divBdr>
                  <w:divsChild>
                    <w:div w:id="1126388288">
                      <w:marLeft w:val="0"/>
                      <w:marRight w:val="0"/>
                      <w:marTop w:val="0"/>
                      <w:marBottom w:val="0"/>
                      <w:divBdr>
                        <w:top w:val="none" w:sz="0" w:space="0" w:color="auto"/>
                        <w:left w:val="none" w:sz="0" w:space="0" w:color="auto"/>
                        <w:bottom w:val="none" w:sz="0" w:space="0" w:color="auto"/>
                        <w:right w:val="none" w:sz="0" w:space="0" w:color="auto"/>
                      </w:divBdr>
                    </w:div>
                  </w:divsChild>
                </w:div>
                <w:div w:id="2061054000">
                  <w:marLeft w:val="0"/>
                  <w:marRight w:val="0"/>
                  <w:marTop w:val="0"/>
                  <w:marBottom w:val="0"/>
                  <w:divBdr>
                    <w:top w:val="none" w:sz="0" w:space="0" w:color="auto"/>
                    <w:left w:val="none" w:sz="0" w:space="0" w:color="auto"/>
                    <w:bottom w:val="none" w:sz="0" w:space="0" w:color="auto"/>
                    <w:right w:val="none" w:sz="0" w:space="0" w:color="auto"/>
                  </w:divBdr>
                  <w:divsChild>
                    <w:div w:id="673650052">
                      <w:marLeft w:val="0"/>
                      <w:marRight w:val="0"/>
                      <w:marTop w:val="0"/>
                      <w:marBottom w:val="0"/>
                      <w:divBdr>
                        <w:top w:val="none" w:sz="0" w:space="0" w:color="auto"/>
                        <w:left w:val="none" w:sz="0" w:space="0" w:color="auto"/>
                        <w:bottom w:val="none" w:sz="0" w:space="0" w:color="auto"/>
                        <w:right w:val="none" w:sz="0" w:space="0" w:color="auto"/>
                      </w:divBdr>
                    </w:div>
                  </w:divsChild>
                </w:div>
                <w:div w:id="66653541">
                  <w:marLeft w:val="0"/>
                  <w:marRight w:val="0"/>
                  <w:marTop w:val="0"/>
                  <w:marBottom w:val="0"/>
                  <w:divBdr>
                    <w:top w:val="none" w:sz="0" w:space="0" w:color="auto"/>
                    <w:left w:val="none" w:sz="0" w:space="0" w:color="auto"/>
                    <w:bottom w:val="none" w:sz="0" w:space="0" w:color="auto"/>
                    <w:right w:val="none" w:sz="0" w:space="0" w:color="auto"/>
                  </w:divBdr>
                  <w:divsChild>
                    <w:div w:id="1122698237">
                      <w:marLeft w:val="0"/>
                      <w:marRight w:val="0"/>
                      <w:marTop w:val="0"/>
                      <w:marBottom w:val="0"/>
                      <w:divBdr>
                        <w:top w:val="none" w:sz="0" w:space="0" w:color="auto"/>
                        <w:left w:val="none" w:sz="0" w:space="0" w:color="auto"/>
                        <w:bottom w:val="none" w:sz="0" w:space="0" w:color="auto"/>
                        <w:right w:val="none" w:sz="0" w:space="0" w:color="auto"/>
                      </w:divBdr>
                    </w:div>
                  </w:divsChild>
                </w:div>
                <w:div w:id="1821379567">
                  <w:marLeft w:val="0"/>
                  <w:marRight w:val="0"/>
                  <w:marTop w:val="0"/>
                  <w:marBottom w:val="0"/>
                  <w:divBdr>
                    <w:top w:val="none" w:sz="0" w:space="0" w:color="auto"/>
                    <w:left w:val="none" w:sz="0" w:space="0" w:color="auto"/>
                    <w:bottom w:val="none" w:sz="0" w:space="0" w:color="auto"/>
                    <w:right w:val="none" w:sz="0" w:space="0" w:color="auto"/>
                  </w:divBdr>
                  <w:divsChild>
                    <w:div w:id="1644844071">
                      <w:marLeft w:val="0"/>
                      <w:marRight w:val="0"/>
                      <w:marTop w:val="0"/>
                      <w:marBottom w:val="0"/>
                      <w:divBdr>
                        <w:top w:val="none" w:sz="0" w:space="0" w:color="auto"/>
                        <w:left w:val="none" w:sz="0" w:space="0" w:color="auto"/>
                        <w:bottom w:val="none" w:sz="0" w:space="0" w:color="auto"/>
                        <w:right w:val="none" w:sz="0" w:space="0" w:color="auto"/>
                      </w:divBdr>
                    </w:div>
                  </w:divsChild>
                </w:div>
                <w:div w:id="1100027237">
                  <w:marLeft w:val="0"/>
                  <w:marRight w:val="0"/>
                  <w:marTop w:val="0"/>
                  <w:marBottom w:val="0"/>
                  <w:divBdr>
                    <w:top w:val="none" w:sz="0" w:space="0" w:color="auto"/>
                    <w:left w:val="none" w:sz="0" w:space="0" w:color="auto"/>
                    <w:bottom w:val="none" w:sz="0" w:space="0" w:color="auto"/>
                    <w:right w:val="none" w:sz="0" w:space="0" w:color="auto"/>
                  </w:divBdr>
                  <w:divsChild>
                    <w:div w:id="1254240137">
                      <w:marLeft w:val="0"/>
                      <w:marRight w:val="0"/>
                      <w:marTop w:val="0"/>
                      <w:marBottom w:val="0"/>
                      <w:divBdr>
                        <w:top w:val="none" w:sz="0" w:space="0" w:color="auto"/>
                        <w:left w:val="none" w:sz="0" w:space="0" w:color="auto"/>
                        <w:bottom w:val="none" w:sz="0" w:space="0" w:color="auto"/>
                        <w:right w:val="none" w:sz="0" w:space="0" w:color="auto"/>
                      </w:divBdr>
                    </w:div>
                  </w:divsChild>
                </w:div>
                <w:div w:id="1626542917">
                  <w:marLeft w:val="0"/>
                  <w:marRight w:val="0"/>
                  <w:marTop w:val="0"/>
                  <w:marBottom w:val="0"/>
                  <w:divBdr>
                    <w:top w:val="none" w:sz="0" w:space="0" w:color="auto"/>
                    <w:left w:val="none" w:sz="0" w:space="0" w:color="auto"/>
                    <w:bottom w:val="none" w:sz="0" w:space="0" w:color="auto"/>
                    <w:right w:val="none" w:sz="0" w:space="0" w:color="auto"/>
                  </w:divBdr>
                  <w:divsChild>
                    <w:div w:id="1419059869">
                      <w:marLeft w:val="0"/>
                      <w:marRight w:val="0"/>
                      <w:marTop w:val="0"/>
                      <w:marBottom w:val="0"/>
                      <w:divBdr>
                        <w:top w:val="none" w:sz="0" w:space="0" w:color="auto"/>
                        <w:left w:val="none" w:sz="0" w:space="0" w:color="auto"/>
                        <w:bottom w:val="none" w:sz="0" w:space="0" w:color="auto"/>
                        <w:right w:val="none" w:sz="0" w:space="0" w:color="auto"/>
                      </w:divBdr>
                    </w:div>
                  </w:divsChild>
                </w:div>
                <w:div w:id="1913152532">
                  <w:marLeft w:val="0"/>
                  <w:marRight w:val="0"/>
                  <w:marTop w:val="0"/>
                  <w:marBottom w:val="0"/>
                  <w:divBdr>
                    <w:top w:val="none" w:sz="0" w:space="0" w:color="auto"/>
                    <w:left w:val="none" w:sz="0" w:space="0" w:color="auto"/>
                    <w:bottom w:val="none" w:sz="0" w:space="0" w:color="auto"/>
                    <w:right w:val="none" w:sz="0" w:space="0" w:color="auto"/>
                  </w:divBdr>
                  <w:divsChild>
                    <w:div w:id="1035235055">
                      <w:marLeft w:val="0"/>
                      <w:marRight w:val="0"/>
                      <w:marTop w:val="0"/>
                      <w:marBottom w:val="0"/>
                      <w:divBdr>
                        <w:top w:val="none" w:sz="0" w:space="0" w:color="auto"/>
                        <w:left w:val="none" w:sz="0" w:space="0" w:color="auto"/>
                        <w:bottom w:val="none" w:sz="0" w:space="0" w:color="auto"/>
                        <w:right w:val="none" w:sz="0" w:space="0" w:color="auto"/>
                      </w:divBdr>
                    </w:div>
                  </w:divsChild>
                </w:div>
                <w:div w:id="134032949">
                  <w:marLeft w:val="0"/>
                  <w:marRight w:val="0"/>
                  <w:marTop w:val="0"/>
                  <w:marBottom w:val="0"/>
                  <w:divBdr>
                    <w:top w:val="none" w:sz="0" w:space="0" w:color="auto"/>
                    <w:left w:val="none" w:sz="0" w:space="0" w:color="auto"/>
                    <w:bottom w:val="none" w:sz="0" w:space="0" w:color="auto"/>
                    <w:right w:val="none" w:sz="0" w:space="0" w:color="auto"/>
                  </w:divBdr>
                  <w:divsChild>
                    <w:div w:id="128982318">
                      <w:marLeft w:val="0"/>
                      <w:marRight w:val="0"/>
                      <w:marTop w:val="0"/>
                      <w:marBottom w:val="0"/>
                      <w:divBdr>
                        <w:top w:val="none" w:sz="0" w:space="0" w:color="auto"/>
                        <w:left w:val="none" w:sz="0" w:space="0" w:color="auto"/>
                        <w:bottom w:val="none" w:sz="0" w:space="0" w:color="auto"/>
                        <w:right w:val="none" w:sz="0" w:space="0" w:color="auto"/>
                      </w:divBdr>
                    </w:div>
                  </w:divsChild>
                </w:div>
                <w:div w:id="2085880807">
                  <w:marLeft w:val="0"/>
                  <w:marRight w:val="0"/>
                  <w:marTop w:val="0"/>
                  <w:marBottom w:val="0"/>
                  <w:divBdr>
                    <w:top w:val="none" w:sz="0" w:space="0" w:color="auto"/>
                    <w:left w:val="none" w:sz="0" w:space="0" w:color="auto"/>
                    <w:bottom w:val="none" w:sz="0" w:space="0" w:color="auto"/>
                    <w:right w:val="none" w:sz="0" w:space="0" w:color="auto"/>
                  </w:divBdr>
                  <w:divsChild>
                    <w:div w:id="790056762">
                      <w:marLeft w:val="0"/>
                      <w:marRight w:val="0"/>
                      <w:marTop w:val="0"/>
                      <w:marBottom w:val="0"/>
                      <w:divBdr>
                        <w:top w:val="none" w:sz="0" w:space="0" w:color="auto"/>
                        <w:left w:val="none" w:sz="0" w:space="0" w:color="auto"/>
                        <w:bottom w:val="none" w:sz="0" w:space="0" w:color="auto"/>
                        <w:right w:val="none" w:sz="0" w:space="0" w:color="auto"/>
                      </w:divBdr>
                    </w:div>
                  </w:divsChild>
                </w:div>
                <w:div w:id="929702807">
                  <w:marLeft w:val="0"/>
                  <w:marRight w:val="0"/>
                  <w:marTop w:val="0"/>
                  <w:marBottom w:val="0"/>
                  <w:divBdr>
                    <w:top w:val="none" w:sz="0" w:space="0" w:color="auto"/>
                    <w:left w:val="none" w:sz="0" w:space="0" w:color="auto"/>
                    <w:bottom w:val="none" w:sz="0" w:space="0" w:color="auto"/>
                    <w:right w:val="none" w:sz="0" w:space="0" w:color="auto"/>
                  </w:divBdr>
                  <w:divsChild>
                    <w:div w:id="1042437865">
                      <w:marLeft w:val="0"/>
                      <w:marRight w:val="0"/>
                      <w:marTop w:val="0"/>
                      <w:marBottom w:val="0"/>
                      <w:divBdr>
                        <w:top w:val="none" w:sz="0" w:space="0" w:color="auto"/>
                        <w:left w:val="none" w:sz="0" w:space="0" w:color="auto"/>
                        <w:bottom w:val="none" w:sz="0" w:space="0" w:color="auto"/>
                        <w:right w:val="none" w:sz="0" w:space="0" w:color="auto"/>
                      </w:divBdr>
                    </w:div>
                  </w:divsChild>
                </w:div>
                <w:div w:id="1965191014">
                  <w:marLeft w:val="0"/>
                  <w:marRight w:val="0"/>
                  <w:marTop w:val="0"/>
                  <w:marBottom w:val="0"/>
                  <w:divBdr>
                    <w:top w:val="none" w:sz="0" w:space="0" w:color="auto"/>
                    <w:left w:val="none" w:sz="0" w:space="0" w:color="auto"/>
                    <w:bottom w:val="none" w:sz="0" w:space="0" w:color="auto"/>
                    <w:right w:val="none" w:sz="0" w:space="0" w:color="auto"/>
                  </w:divBdr>
                  <w:divsChild>
                    <w:div w:id="1577781278">
                      <w:marLeft w:val="0"/>
                      <w:marRight w:val="0"/>
                      <w:marTop w:val="0"/>
                      <w:marBottom w:val="0"/>
                      <w:divBdr>
                        <w:top w:val="none" w:sz="0" w:space="0" w:color="auto"/>
                        <w:left w:val="none" w:sz="0" w:space="0" w:color="auto"/>
                        <w:bottom w:val="none" w:sz="0" w:space="0" w:color="auto"/>
                        <w:right w:val="none" w:sz="0" w:space="0" w:color="auto"/>
                      </w:divBdr>
                    </w:div>
                  </w:divsChild>
                </w:div>
                <w:div w:id="2896841">
                  <w:marLeft w:val="0"/>
                  <w:marRight w:val="0"/>
                  <w:marTop w:val="0"/>
                  <w:marBottom w:val="0"/>
                  <w:divBdr>
                    <w:top w:val="none" w:sz="0" w:space="0" w:color="auto"/>
                    <w:left w:val="none" w:sz="0" w:space="0" w:color="auto"/>
                    <w:bottom w:val="none" w:sz="0" w:space="0" w:color="auto"/>
                    <w:right w:val="none" w:sz="0" w:space="0" w:color="auto"/>
                  </w:divBdr>
                  <w:divsChild>
                    <w:div w:id="1374424829">
                      <w:marLeft w:val="0"/>
                      <w:marRight w:val="0"/>
                      <w:marTop w:val="0"/>
                      <w:marBottom w:val="0"/>
                      <w:divBdr>
                        <w:top w:val="none" w:sz="0" w:space="0" w:color="auto"/>
                        <w:left w:val="none" w:sz="0" w:space="0" w:color="auto"/>
                        <w:bottom w:val="none" w:sz="0" w:space="0" w:color="auto"/>
                        <w:right w:val="none" w:sz="0" w:space="0" w:color="auto"/>
                      </w:divBdr>
                    </w:div>
                  </w:divsChild>
                </w:div>
                <w:div w:id="775833846">
                  <w:marLeft w:val="0"/>
                  <w:marRight w:val="0"/>
                  <w:marTop w:val="0"/>
                  <w:marBottom w:val="0"/>
                  <w:divBdr>
                    <w:top w:val="none" w:sz="0" w:space="0" w:color="auto"/>
                    <w:left w:val="none" w:sz="0" w:space="0" w:color="auto"/>
                    <w:bottom w:val="none" w:sz="0" w:space="0" w:color="auto"/>
                    <w:right w:val="none" w:sz="0" w:space="0" w:color="auto"/>
                  </w:divBdr>
                  <w:divsChild>
                    <w:div w:id="1143156160">
                      <w:marLeft w:val="0"/>
                      <w:marRight w:val="0"/>
                      <w:marTop w:val="0"/>
                      <w:marBottom w:val="0"/>
                      <w:divBdr>
                        <w:top w:val="none" w:sz="0" w:space="0" w:color="auto"/>
                        <w:left w:val="none" w:sz="0" w:space="0" w:color="auto"/>
                        <w:bottom w:val="none" w:sz="0" w:space="0" w:color="auto"/>
                        <w:right w:val="none" w:sz="0" w:space="0" w:color="auto"/>
                      </w:divBdr>
                    </w:div>
                  </w:divsChild>
                </w:div>
                <w:div w:id="430324828">
                  <w:marLeft w:val="0"/>
                  <w:marRight w:val="0"/>
                  <w:marTop w:val="0"/>
                  <w:marBottom w:val="0"/>
                  <w:divBdr>
                    <w:top w:val="none" w:sz="0" w:space="0" w:color="auto"/>
                    <w:left w:val="none" w:sz="0" w:space="0" w:color="auto"/>
                    <w:bottom w:val="none" w:sz="0" w:space="0" w:color="auto"/>
                    <w:right w:val="none" w:sz="0" w:space="0" w:color="auto"/>
                  </w:divBdr>
                  <w:divsChild>
                    <w:div w:id="489831385">
                      <w:marLeft w:val="0"/>
                      <w:marRight w:val="0"/>
                      <w:marTop w:val="0"/>
                      <w:marBottom w:val="0"/>
                      <w:divBdr>
                        <w:top w:val="none" w:sz="0" w:space="0" w:color="auto"/>
                        <w:left w:val="none" w:sz="0" w:space="0" w:color="auto"/>
                        <w:bottom w:val="none" w:sz="0" w:space="0" w:color="auto"/>
                        <w:right w:val="none" w:sz="0" w:space="0" w:color="auto"/>
                      </w:divBdr>
                    </w:div>
                  </w:divsChild>
                </w:div>
                <w:div w:id="707606804">
                  <w:marLeft w:val="0"/>
                  <w:marRight w:val="0"/>
                  <w:marTop w:val="0"/>
                  <w:marBottom w:val="0"/>
                  <w:divBdr>
                    <w:top w:val="none" w:sz="0" w:space="0" w:color="auto"/>
                    <w:left w:val="none" w:sz="0" w:space="0" w:color="auto"/>
                    <w:bottom w:val="none" w:sz="0" w:space="0" w:color="auto"/>
                    <w:right w:val="none" w:sz="0" w:space="0" w:color="auto"/>
                  </w:divBdr>
                  <w:divsChild>
                    <w:div w:id="1080255296">
                      <w:marLeft w:val="0"/>
                      <w:marRight w:val="0"/>
                      <w:marTop w:val="0"/>
                      <w:marBottom w:val="0"/>
                      <w:divBdr>
                        <w:top w:val="none" w:sz="0" w:space="0" w:color="auto"/>
                        <w:left w:val="none" w:sz="0" w:space="0" w:color="auto"/>
                        <w:bottom w:val="none" w:sz="0" w:space="0" w:color="auto"/>
                        <w:right w:val="none" w:sz="0" w:space="0" w:color="auto"/>
                      </w:divBdr>
                    </w:div>
                  </w:divsChild>
                </w:div>
                <w:div w:id="534660306">
                  <w:marLeft w:val="0"/>
                  <w:marRight w:val="0"/>
                  <w:marTop w:val="0"/>
                  <w:marBottom w:val="0"/>
                  <w:divBdr>
                    <w:top w:val="none" w:sz="0" w:space="0" w:color="auto"/>
                    <w:left w:val="none" w:sz="0" w:space="0" w:color="auto"/>
                    <w:bottom w:val="none" w:sz="0" w:space="0" w:color="auto"/>
                    <w:right w:val="none" w:sz="0" w:space="0" w:color="auto"/>
                  </w:divBdr>
                  <w:divsChild>
                    <w:div w:id="118883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13882">
          <w:marLeft w:val="0"/>
          <w:marRight w:val="0"/>
          <w:marTop w:val="0"/>
          <w:marBottom w:val="0"/>
          <w:divBdr>
            <w:top w:val="none" w:sz="0" w:space="0" w:color="auto"/>
            <w:left w:val="none" w:sz="0" w:space="0" w:color="auto"/>
            <w:bottom w:val="none" w:sz="0" w:space="0" w:color="auto"/>
            <w:right w:val="none" w:sz="0" w:space="0" w:color="auto"/>
          </w:divBdr>
        </w:div>
      </w:divsChild>
    </w:div>
    <w:div w:id="46611683">
      <w:bodyDiv w:val="1"/>
      <w:marLeft w:val="0"/>
      <w:marRight w:val="0"/>
      <w:marTop w:val="0"/>
      <w:marBottom w:val="0"/>
      <w:divBdr>
        <w:top w:val="none" w:sz="0" w:space="0" w:color="auto"/>
        <w:left w:val="none" w:sz="0" w:space="0" w:color="auto"/>
        <w:bottom w:val="none" w:sz="0" w:space="0" w:color="auto"/>
        <w:right w:val="none" w:sz="0" w:space="0" w:color="auto"/>
      </w:divBdr>
    </w:div>
    <w:div w:id="148598108">
      <w:bodyDiv w:val="1"/>
      <w:marLeft w:val="0"/>
      <w:marRight w:val="0"/>
      <w:marTop w:val="0"/>
      <w:marBottom w:val="0"/>
      <w:divBdr>
        <w:top w:val="none" w:sz="0" w:space="0" w:color="auto"/>
        <w:left w:val="none" w:sz="0" w:space="0" w:color="auto"/>
        <w:bottom w:val="none" w:sz="0" w:space="0" w:color="auto"/>
        <w:right w:val="none" w:sz="0" w:space="0" w:color="auto"/>
      </w:divBdr>
    </w:div>
    <w:div w:id="152766042">
      <w:bodyDiv w:val="1"/>
      <w:marLeft w:val="0"/>
      <w:marRight w:val="0"/>
      <w:marTop w:val="0"/>
      <w:marBottom w:val="0"/>
      <w:divBdr>
        <w:top w:val="none" w:sz="0" w:space="0" w:color="auto"/>
        <w:left w:val="none" w:sz="0" w:space="0" w:color="auto"/>
        <w:bottom w:val="none" w:sz="0" w:space="0" w:color="auto"/>
        <w:right w:val="none" w:sz="0" w:space="0" w:color="auto"/>
      </w:divBdr>
    </w:div>
    <w:div w:id="181746835">
      <w:bodyDiv w:val="1"/>
      <w:marLeft w:val="0"/>
      <w:marRight w:val="0"/>
      <w:marTop w:val="0"/>
      <w:marBottom w:val="0"/>
      <w:divBdr>
        <w:top w:val="none" w:sz="0" w:space="0" w:color="auto"/>
        <w:left w:val="none" w:sz="0" w:space="0" w:color="auto"/>
        <w:bottom w:val="none" w:sz="0" w:space="0" w:color="auto"/>
        <w:right w:val="none" w:sz="0" w:space="0" w:color="auto"/>
      </w:divBdr>
    </w:div>
    <w:div w:id="210192116">
      <w:bodyDiv w:val="1"/>
      <w:marLeft w:val="0"/>
      <w:marRight w:val="0"/>
      <w:marTop w:val="0"/>
      <w:marBottom w:val="0"/>
      <w:divBdr>
        <w:top w:val="none" w:sz="0" w:space="0" w:color="auto"/>
        <w:left w:val="none" w:sz="0" w:space="0" w:color="auto"/>
        <w:bottom w:val="none" w:sz="0" w:space="0" w:color="auto"/>
        <w:right w:val="none" w:sz="0" w:space="0" w:color="auto"/>
      </w:divBdr>
      <w:divsChild>
        <w:div w:id="65104967">
          <w:marLeft w:val="0"/>
          <w:marRight w:val="0"/>
          <w:marTop w:val="0"/>
          <w:marBottom w:val="0"/>
          <w:divBdr>
            <w:top w:val="none" w:sz="0" w:space="0" w:color="auto"/>
            <w:left w:val="none" w:sz="0" w:space="0" w:color="auto"/>
            <w:bottom w:val="none" w:sz="0" w:space="0" w:color="auto"/>
            <w:right w:val="none" w:sz="0" w:space="0" w:color="auto"/>
          </w:divBdr>
        </w:div>
        <w:div w:id="172568780">
          <w:marLeft w:val="0"/>
          <w:marRight w:val="0"/>
          <w:marTop w:val="0"/>
          <w:marBottom w:val="0"/>
          <w:divBdr>
            <w:top w:val="none" w:sz="0" w:space="0" w:color="auto"/>
            <w:left w:val="none" w:sz="0" w:space="0" w:color="auto"/>
            <w:bottom w:val="none" w:sz="0" w:space="0" w:color="auto"/>
            <w:right w:val="none" w:sz="0" w:space="0" w:color="auto"/>
          </w:divBdr>
        </w:div>
        <w:div w:id="719936932">
          <w:marLeft w:val="0"/>
          <w:marRight w:val="0"/>
          <w:marTop w:val="0"/>
          <w:marBottom w:val="0"/>
          <w:divBdr>
            <w:top w:val="none" w:sz="0" w:space="0" w:color="auto"/>
            <w:left w:val="none" w:sz="0" w:space="0" w:color="auto"/>
            <w:bottom w:val="none" w:sz="0" w:space="0" w:color="auto"/>
            <w:right w:val="none" w:sz="0" w:space="0" w:color="auto"/>
          </w:divBdr>
        </w:div>
        <w:div w:id="2005081369">
          <w:marLeft w:val="0"/>
          <w:marRight w:val="0"/>
          <w:marTop w:val="0"/>
          <w:marBottom w:val="0"/>
          <w:divBdr>
            <w:top w:val="none" w:sz="0" w:space="0" w:color="auto"/>
            <w:left w:val="none" w:sz="0" w:space="0" w:color="auto"/>
            <w:bottom w:val="none" w:sz="0" w:space="0" w:color="auto"/>
            <w:right w:val="none" w:sz="0" w:space="0" w:color="auto"/>
          </w:divBdr>
        </w:div>
        <w:div w:id="1233616738">
          <w:marLeft w:val="0"/>
          <w:marRight w:val="0"/>
          <w:marTop w:val="0"/>
          <w:marBottom w:val="0"/>
          <w:divBdr>
            <w:top w:val="none" w:sz="0" w:space="0" w:color="auto"/>
            <w:left w:val="none" w:sz="0" w:space="0" w:color="auto"/>
            <w:bottom w:val="none" w:sz="0" w:space="0" w:color="auto"/>
            <w:right w:val="none" w:sz="0" w:space="0" w:color="auto"/>
          </w:divBdr>
        </w:div>
        <w:div w:id="1922912232">
          <w:marLeft w:val="0"/>
          <w:marRight w:val="0"/>
          <w:marTop w:val="0"/>
          <w:marBottom w:val="0"/>
          <w:divBdr>
            <w:top w:val="none" w:sz="0" w:space="0" w:color="auto"/>
            <w:left w:val="none" w:sz="0" w:space="0" w:color="auto"/>
            <w:bottom w:val="none" w:sz="0" w:space="0" w:color="auto"/>
            <w:right w:val="none" w:sz="0" w:space="0" w:color="auto"/>
          </w:divBdr>
        </w:div>
        <w:div w:id="660080330">
          <w:marLeft w:val="0"/>
          <w:marRight w:val="0"/>
          <w:marTop w:val="0"/>
          <w:marBottom w:val="0"/>
          <w:divBdr>
            <w:top w:val="none" w:sz="0" w:space="0" w:color="auto"/>
            <w:left w:val="none" w:sz="0" w:space="0" w:color="auto"/>
            <w:bottom w:val="none" w:sz="0" w:space="0" w:color="auto"/>
            <w:right w:val="none" w:sz="0" w:space="0" w:color="auto"/>
          </w:divBdr>
        </w:div>
        <w:div w:id="68121885">
          <w:marLeft w:val="0"/>
          <w:marRight w:val="0"/>
          <w:marTop w:val="0"/>
          <w:marBottom w:val="0"/>
          <w:divBdr>
            <w:top w:val="none" w:sz="0" w:space="0" w:color="auto"/>
            <w:left w:val="none" w:sz="0" w:space="0" w:color="auto"/>
            <w:bottom w:val="none" w:sz="0" w:space="0" w:color="auto"/>
            <w:right w:val="none" w:sz="0" w:space="0" w:color="auto"/>
          </w:divBdr>
        </w:div>
        <w:div w:id="367804692">
          <w:marLeft w:val="0"/>
          <w:marRight w:val="0"/>
          <w:marTop w:val="0"/>
          <w:marBottom w:val="0"/>
          <w:divBdr>
            <w:top w:val="none" w:sz="0" w:space="0" w:color="auto"/>
            <w:left w:val="none" w:sz="0" w:space="0" w:color="auto"/>
            <w:bottom w:val="none" w:sz="0" w:space="0" w:color="auto"/>
            <w:right w:val="none" w:sz="0" w:space="0" w:color="auto"/>
          </w:divBdr>
        </w:div>
        <w:div w:id="735788818">
          <w:marLeft w:val="0"/>
          <w:marRight w:val="0"/>
          <w:marTop w:val="0"/>
          <w:marBottom w:val="0"/>
          <w:divBdr>
            <w:top w:val="none" w:sz="0" w:space="0" w:color="auto"/>
            <w:left w:val="none" w:sz="0" w:space="0" w:color="auto"/>
            <w:bottom w:val="none" w:sz="0" w:space="0" w:color="auto"/>
            <w:right w:val="none" w:sz="0" w:space="0" w:color="auto"/>
          </w:divBdr>
        </w:div>
        <w:div w:id="810562255">
          <w:marLeft w:val="0"/>
          <w:marRight w:val="0"/>
          <w:marTop w:val="0"/>
          <w:marBottom w:val="0"/>
          <w:divBdr>
            <w:top w:val="none" w:sz="0" w:space="0" w:color="auto"/>
            <w:left w:val="none" w:sz="0" w:space="0" w:color="auto"/>
            <w:bottom w:val="none" w:sz="0" w:space="0" w:color="auto"/>
            <w:right w:val="none" w:sz="0" w:space="0" w:color="auto"/>
          </w:divBdr>
        </w:div>
        <w:div w:id="996417386">
          <w:marLeft w:val="0"/>
          <w:marRight w:val="0"/>
          <w:marTop w:val="0"/>
          <w:marBottom w:val="0"/>
          <w:divBdr>
            <w:top w:val="none" w:sz="0" w:space="0" w:color="auto"/>
            <w:left w:val="none" w:sz="0" w:space="0" w:color="auto"/>
            <w:bottom w:val="none" w:sz="0" w:space="0" w:color="auto"/>
            <w:right w:val="none" w:sz="0" w:space="0" w:color="auto"/>
          </w:divBdr>
        </w:div>
        <w:div w:id="631137885">
          <w:marLeft w:val="0"/>
          <w:marRight w:val="0"/>
          <w:marTop w:val="0"/>
          <w:marBottom w:val="0"/>
          <w:divBdr>
            <w:top w:val="none" w:sz="0" w:space="0" w:color="auto"/>
            <w:left w:val="none" w:sz="0" w:space="0" w:color="auto"/>
            <w:bottom w:val="none" w:sz="0" w:space="0" w:color="auto"/>
            <w:right w:val="none" w:sz="0" w:space="0" w:color="auto"/>
          </w:divBdr>
        </w:div>
        <w:div w:id="839350115">
          <w:marLeft w:val="0"/>
          <w:marRight w:val="0"/>
          <w:marTop w:val="0"/>
          <w:marBottom w:val="0"/>
          <w:divBdr>
            <w:top w:val="none" w:sz="0" w:space="0" w:color="auto"/>
            <w:left w:val="none" w:sz="0" w:space="0" w:color="auto"/>
            <w:bottom w:val="none" w:sz="0" w:space="0" w:color="auto"/>
            <w:right w:val="none" w:sz="0" w:space="0" w:color="auto"/>
          </w:divBdr>
        </w:div>
        <w:div w:id="1120495419">
          <w:marLeft w:val="0"/>
          <w:marRight w:val="0"/>
          <w:marTop w:val="0"/>
          <w:marBottom w:val="0"/>
          <w:divBdr>
            <w:top w:val="none" w:sz="0" w:space="0" w:color="auto"/>
            <w:left w:val="none" w:sz="0" w:space="0" w:color="auto"/>
            <w:bottom w:val="none" w:sz="0" w:space="0" w:color="auto"/>
            <w:right w:val="none" w:sz="0" w:space="0" w:color="auto"/>
          </w:divBdr>
        </w:div>
        <w:div w:id="1477913490">
          <w:marLeft w:val="0"/>
          <w:marRight w:val="0"/>
          <w:marTop w:val="0"/>
          <w:marBottom w:val="0"/>
          <w:divBdr>
            <w:top w:val="none" w:sz="0" w:space="0" w:color="auto"/>
            <w:left w:val="none" w:sz="0" w:space="0" w:color="auto"/>
            <w:bottom w:val="none" w:sz="0" w:space="0" w:color="auto"/>
            <w:right w:val="none" w:sz="0" w:space="0" w:color="auto"/>
          </w:divBdr>
        </w:div>
      </w:divsChild>
    </w:div>
    <w:div w:id="258292006">
      <w:bodyDiv w:val="1"/>
      <w:marLeft w:val="0"/>
      <w:marRight w:val="0"/>
      <w:marTop w:val="0"/>
      <w:marBottom w:val="0"/>
      <w:divBdr>
        <w:top w:val="none" w:sz="0" w:space="0" w:color="auto"/>
        <w:left w:val="none" w:sz="0" w:space="0" w:color="auto"/>
        <w:bottom w:val="none" w:sz="0" w:space="0" w:color="auto"/>
        <w:right w:val="none" w:sz="0" w:space="0" w:color="auto"/>
      </w:divBdr>
    </w:div>
    <w:div w:id="329870427">
      <w:bodyDiv w:val="1"/>
      <w:marLeft w:val="0"/>
      <w:marRight w:val="0"/>
      <w:marTop w:val="0"/>
      <w:marBottom w:val="0"/>
      <w:divBdr>
        <w:top w:val="none" w:sz="0" w:space="0" w:color="auto"/>
        <w:left w:val="none" w:sz="0" w:space="0" w:color="auto"/>
        <w:bottom w:val="none" w:sz="0" w:space="0" w:color="auto"/>
        <w:right w:val="none" w:sz="0" w:space="0" w:color="auto"/>
      </w:divBdr>
      <w:divsChild>
        <w:div w:id="4208213">
          <w:marLeft w:val="0"/>
          <w:marRight w:val="0"/>
          <w:marTop w:val="0"/>
          <w:marBottom w:val="0"/>
          <w:divBdr>
            <w:top w:val="none" w:sz="0" w:space="0" w:color="auto"/>
            <w:left w:val="none" w:sz="0" w:space="0" w:color="auto"/>
            <w:bottom w:val="none" w:sz="0" w:space="0" w:color="auto"/>
            <w:right w:val="none" w:sz="0" w:space="0" w:color="auto"/>
          </w:divBdr>
        </w:div>
        <w:div w:id="2135560681">
          <w:marLeft w:val="0"/>
          <w:marRight w:val="0"/>
          <w:marTop w:val="0"/>
          <w:marBottom w:val="0"/>
          <w:divBdr>
            <w:top w:val="none" w:sz="0" w:space="0" w:color="auto"/>
            <w:left w:val="none" w:sz="0" w:space="0" w:color="auto"/>
            <w:bottom w:val="none" w:sz="0" w:space="0" w:color="auto"/>
            <w:right w:val="none" w:sz="0" w:space="0" w:color="auto"/>
          </w:divBdr>
        </w:div>
      </w:divsChild>
    </w:div>
    <w:div w:id="338192871">
      <w:bodyDiv w:val="1"/>
      <w:marLeft w:val="0"/>
      <w:marRight w:val="0"/>
      <w:marTop w:val="0"/>
      <w:marBottom w:val="0"/>
      <w:divBdr>
        <w:top w:val="none" w:sz="0" w:space="0" w:color="auto"/>
        <w:left w:val="none" w:sz="0" w:space="0" w:color="auto"/>
        <w:bottom w:val="none" w:sz="0" w:space="0" w:color="auto"/>
        <w:right w:val="none" w:sz="0" w:space="0" w:color="auto"/>
      </w:divBdr>
    </w:div>
    <w:div w:id="356543534">
      <w:bodyDiv w:val="1"/>
      <w:marLeft w:val="0"/>
      <w:marRight w:val="0"/>
      <w:marTop w:val="0"/>
      <w:marBottom w:val="0"/>
      <w:divBdr>
        <w:top w:val="none" w:sz="0" w:space="0" w:color="auto"/>
        <w:left w:val="none" w:sz="0" w:space="0" w:color="auto"/>
        <w:bottom w:val="none" w:sz="0" w:space="0" w:color="auto"/>
        <w:right w:val="none" w:sz="0" w:space="0" w:color="auto"/>
      </w:divBdr>
    </w:div>
    <w:div w:id="402723496">
      <w:bodyDiv w:val="1"/>
      <w:marLeft w:val="0"/>
      <w:marRight w:val="0"/>
      <w:marTop w:val="0"/>
      <w:marBottom w:val="0"/>
      <w:divBdr>
        <w:top w:val="none" w:sz="0" w:space="0" w:color="auto"/>
        <w:left w:val="none" w:sz="0" w:space="0" w:color="auto"/>
        <w:bottom w:val="none" w:sz="0" w:space="0" w:color="auto"/>
        <w:right w:val="none" w:sz="0" w:space="0" w:color="auto"/>
      </w:divBdr>
    </w:div>
    <w:div w:id="522667771">
      <w:bodyDiv w:val="1"/>
      <w:marLeft w:val="0"/>
      <w:marRight w:val="0"/>
      <w:marTop w:val="0"/>
      <w:marBottom w:val="0"/>
      <w:divBdr>
        <w:top w:val="none" w:sz="0" w:space="0" w:color="auto"/>
        <w:left w:val="none" w:sz="0" w:space="0" w:color="auto"/>
        <w:bottom w:val="none" w:sz="0" w:space="0" w:color="auto"/>
        <w:right w:val="none" w:sz="0" w:space="0" w:color="auto"/>
      </w:divBdr>
      <w:divsChild>
        <w:div w:id="763962647">
          <w:marLeft w:val="0"/>
          <w:marRight w:val="0"/>
          <w:marTop w:val="0"/>
          <w:marBottom w:val="0"/>
          <w:divBdr>
            <w:top w:val="none" w:sz="0" w:space="0" w:color="auto"/>
            <w:left w:val="none" w:sz="0" w:space="0" w:color="auto"/>
            <w:bottom w:val="none" w:sz="0" w:space="0" w:color="auto"/>
            <w:right w:val="none" w:sz="0" w:space="0" w:color="auto"/>
          </w:divBdr>
        </w:div>
        <w:div w:id="1809663401">
          <w:marLeft w:val="0"/>
          <w:marRight w:val="0"/>
          <w:marTop w:val="0"/>
          <w:marBottom w:val="0"/>
          <w:divBdr>
            <w:top w:val="none" w:sz="0" w:space="0" w:color="auto"/>
            <w:left w:val="none" w:sz="0" w:space="0" w:color="auto"/>
            <w:bottom w:val="none" w:sz="0" w:space="0" w:color="auto"/>
            <w:right w:val="none" w:sz="0" w:space="0" w:color="auto"/>
          </w:divBdr>
        </w:div>
        <w:div w:id="2056661512">
          <w:marLeft w:val="0"/>
          <w:marRight w:val="0"/>
          <w:marTop w:val="0"/>
          <w:marBottom w:val="0"/>
          <w:divBdr>
            <w:top w:val="none" w:sz="0" w:space="0" w:color="auto"/>
            <w:left w:val="none" w:sz="0" w:space="0" w:color="auto"/>
            <w:bottom w:val="none" w:sz="0" w:space="0" w:color="auto"/>
            <w:right w:val="none" w:sz="0" w:space="0" w:color="auto"/>
          </w:divBdr>
        </w:div>
        <w:div w:id="434793518">
          <w:marLeft w:val="0"/>
          <w:marRight w:val="0"/>
          <w:marTop w:val="0"/>
          <w:marBottom w:val="0"/>
          <w:divBdr>
            <w:top w:val="none" w:sz="0" w:space="0" w:color="auto"/>
            <w:left w:val="none" w:sz="0" w:space="0" w:color="auto"/>
            <w:bottom w:val="none" w:sz="0" w:space="0" w:color="auto"/>
            <w:right w:val="none" w:sz="0" w:space="0" w:color="auto"/>
          </w:divBdr>
        </w:div>
        <w:div w:id="1073890783">
          <w:marLeft w:val="0"/>
          <w:marRight w:val="0"/>
          <w:marTop w:val="0"/>
          <w:marBottom w:val="0"/>
          <w:divBdr>
            <w:top w:val="none" w:sz="0" w:space="0" w:color="auto"/>
            <w:left w:val="none" w:sz="0" w:space="0" w:color="auto"/>
            <w:bottom w:val="none" w:sz="0" w:space="0" w:color="auto"/>
            <w:right w:val="none" w:sz="0" w:space="0" w:color="auto"/>
          </w:divBdr>
        </w:div>
        <w:div w:id="291836676">
          <w:marLeft w:val="0"/>
          <w:marRight w:val="0"/>
          <w:marTop w:val="0"/>
          <w:marBottom w:val="0"/>
          <w:divBdr>
            <w:top w:val="none" w:sz="0" w:space="0" w:color="auto"/>
            <w:left w:val="none" w:sz="0" w:space="0" w:color="auto"/>
            <w:bottom w:val="none" w:sz="0" w:space="0" w:color="auto"/>
            <w:right w:val="none" w:sz="0" w:space="0" w:color="auto"/>
          </w:divBdr>
        </w:div>
      </w:divsChild>
    </w:div>
    <w:div w:id="555354833">
      <w:bodyDiv w:val="1"/>
      <w:marLeft w:val="0"/>
      <w:marRight w:val="0"/>
      <w:marTop w:val="0"/>
      <w:marBottom w:val="0"/>
      <w:divBdr>
        <w:top w:val="none" w:sz="0" w:space="0" w:color="auto"/>
        <w:left w:val="none" w:sz="0" w:space="0" w:color="auto"/>
        <w:bottom w:val="none" w:sz="0" w:space="0" w:color="auto"/>
        <w:right w:val="none" w:sz="0" w:space="0" w:color="auto"/>
      </w:divBdr>
      <w:divsChild>
        <w:div w:id="1389501008">
          <w:marLeft w:val="0"/>
          <w:marRight w:val="0"/>
          <w:marTop w:val="0"/>
          <w:marBottom w:val="0"/>
          <w:divBdr>
            <w:top w:val="none" w:sz="0" w:space="0" w:color="auto"/>
            <w:left w:val="none" w:sz="0" w:space="0" w:color="auto"/>
            <w:bottom w:val="none" w:sz="0" w:space="0" w:color="auto"/>
            <w:right w:val="none" w:sz="0" w:space="0" w:color="auto"/>
          </w:divBdr>
        </w:div>
        <w:div w:id="1909606262">
          <w:marLeft w:val="0"/>
          <w:marRight w:val="0"/>
          <w:marTop w:val="0"/>
          <w:marBottom w:val="0"/>
          <w:divBdr>
            <w:top w:val="none" w:sz="0" w:space="0" w:color="auto"/>
            <w:left w:val="none" w:sz="0" w:space="0" w:color="auto"/>
            <w:bottom w:val="none" w:sz="0" w:space="0" w:color="auto"/>
            <w:right w:val="none" w:sz="0" w:space="0" w:color="auto"/>
          </w:divBdr>
        </w:div>
      </w:divsChild>
    </w:div>
    <w:div w:id="666447635">
      <w:bodyDiv w:val="1"/>
      <w:marLeft w:val="0"/>
      <w:marRight w:val="0"/>
      <w:marTop w:val="0"/>
      <w:marBottom w:val="0"/>
      <w:divBdr>
        <w:top w:val="none" w:sz="0" w:space="0" w:color="auto"/>
        <w:left w:val="none" w:sz="0" w:space="0" w:color="auto"/>
        <w:bottom w:val="none" w:sz="0" w:space="0" w:color="auto"/>
        <w:right w:val="none" w:sz="0" w:space="0" w:color="auto"/>
      </w:divBdr>
      <w:divsChild>
        <w:div w:id="1576629420">
          <w:marLeft w:val="0"/>
          <w:marRight w:val="0"/>
          <w:marTop w:val="0"/>
          <w:marBottom w:val="0"/>
          <w:divBdr>
            <w:top w:val="none" w:sz="0" w:space="0" w:color="auto"/>
            <w:left w:val="none" w:sz="0" w:space="0" w:color="auto"/>
            <w:bottom w:val="none" w:sz="0" w:space="0" w:color="auto"/>
            <w:right w:val="none" w:sz="0" w:space="0" w:color="auto"/>
          </w:divBdr>
        </w:div>
        <w:div w:id="1053315089">
          <w:marLeft w:val="0"/>
          <w:marRight w:val="0"/>
          <w:marTop w:val="0"/>
          <w:marBottom w:val="0"/>
          <w:divBdr>
            <w:top w:val="none" w:sz="0" w:space="0" w:color="auto"/>
            <w:left w:val="none" w:sz="0" w:space="0" w:color="auto"/>
            <w:bottom w:val="none" w:sz="0" w:space="0" w:color="auto"/>
            <w:right w:val="none" w:sz="0" w:space="0" w:color="auto"/>
          </w:divBdr>
          <w:divsChild>
            <w:div w:id="1296064654">
              <w:marLeft w:val="0"/>
              <w:marRight w:val="0"/>
              <w:marTop w:val="30"/>
              <w:marBottom w:val="30"/>
              <w:divBdr>
                <w:top w:val="none" w:sz="0" w:space="0" w:color="auto"/>
                <w:left w:val="none" w:sz="0" w:space="0" w:color="auto"/>
                <w:bottom w:val="none" w:sz="0" w:space="0" w:color="auto"/>
                <w:right w:val="none" w:sz="0" w:space="0" w:color="auto"/>
              </w:divBdr>
              <w:divsChild>
                <w:div w:id="280036092">
                  <w:marLeft w:val="0"/>
                  <w:marRight w:val="0"/>
                  <w:marTop w:val="0"/>
                  <w:marBottom w:val="0"/>
                  <w:divBdr>
                    <w:top w:val="none" w:sz="0" w:space="0" w:color="auto"/>
                    <w:left w:val="none" w:sz="0" w:space="0" w:color="auto"/>
                    <w:bottom w:val="none" w:sz="0" w:space="0" w:color="auto"/>
                    <w:right w:val="none" w:sz="0" w:space="0" w:color="auto"/>
                  </w:divBdr>
                  <w:divsChild>
                    <w:div w:id="401294318">
                      <w:marLeft w:val="0"/>
                      <w:marRight w:val="0"/>
                      <w:marTop w:val="0"/>
                      <w:marBottom w:val="0"/>
                      <w:divBdr>
                        <w:top w:val="none" w:sz="0" w:space="0" w:color="auto"/>
                        <w:left w:val="none" w:sz="0" w:space="0" w:color="auto"/>
                        <w:bottom w:val="none" w:sz="0" w:space="0" w:color="auto"/>
                        <w:right w:val="none" w:sz="0" w:space="0" w:color="auto"/>
                      </w:divBdr>
                    </w:div>
                  </w:divsChild>
                </w:div>
                <w:div w:id="2061008387">
                  <w:marLeft w:val="0"/>
                  <w:marRight w:val="0"/>
                  <w:marTop w:val="0"/>
                  <w:marBottom w:val="0"/>
                  <w:divBdr>
                    <w:top w:val="none" w:sz="0" w:space="0" w:color="auto"/>
                    <w:left w:val="none" w:sz="0" w:space="0" w:color="auto"/>
                    <w:bottom w:val="none" w:sz="0" w:space="0" w:color="auto"/>
                    <w:right w:val="none" w:sz="0" w:space="0" w:color="auto"/>
                  </w:divBdr>
                  <w:divsChild>
                    <w:div w:id="288055836">
                      <w:marLeft w:val="0"/>
                      <w:marRight w:val="0"/>
                      <w:marTop w:val="0"/>
                      <w:marBottom w:val="0"/>
                      <w:divBdr>
                        <w:top w:val="none" w:sz="0" w:space="0" w:color="auto"/>
                        <w:left w:val="none" w:sz="0" w:space="0" w:color="auto"/>
                        <w:bottom w:val="none" w:sz="0" w:space="0" w:color="auto"/>
                        <w:right w:val="none" w:sz="0" w:space="0" w:color="auto"/>
                      </w:divBdr>
                    </w:div>
                  </w:divsChild>
                </w:div>
                <w:div w:id="76754216">
                  <w:marLeft w:val="0"/>
                  <w:marRight w:val="0"/>
                  <w:marTop w:val="0"/>
                  <w:marBottom w:val="0"/>
                  <w:divBdr>
                    <w:top w:val="none" w:sz="0" w:space="0" w:color="auto"/>
                    <w:left w:val="none" w:sz="0" w:space="0" w:color="auto"/>
                    <w:bottom w:val="none" w:sz="0" w:space="0" w:color="auto"/>
                    <w:right w:val="none" w:sz="0" w:space="0" w:color="auto"/>
                  </w:divBdr>
                  <w:divsChild>
                    <w:div w:id="2001500802">
                      <w:marLeft w:val="0"/>
                      <w:marRight w:val="0"/>
                      <w:marTop w:val="0"/>
                      <w:marBottom w:val="0"/>
                      <w:divBdr>
                        <w:top w:val="none" w:sz="0" w:space="0" w:color="auto"/>
                        <w:left w:val="none" w:sz="0" w:space="0" w:color="auto"/>
                        <w:bottom w:val="none" w:sz="0" w:space="0" w:color="auto"/>
                        <w:right w:val="none" w:sz="0" w:space="0" w:color="auto"/>
                      </w:divBdr>
                    </w:div>
                  </w:divsChild>
                </w:div>
                <w:div w:id="1954633901">
                  <w:marLeft w:val="0"/>
                  <w:marRight w:val="0"/>
                  <w:marTop w:val="0"/>
                  <w:marBottom w:val="0"/>
                  <w:divBdr>
                    <w:top w:val="none" w:sz="0" w:space="0" w:color="auto"/>
                    <w:left w:val="none" w:sz="0" w:space="0" w:color="auto"/>
                    <w:bottom w:val="none" w:sz="0" w:space="0" w:color="auto"/>
                    <w:right w:val="none" w:sz="0" w:space="0" w:color="auto"/>
                  </w:divBdr>
                  <w:divsChild>
                    <w:div w:id="1588733984">
                      <w:marLeft w:val="0"/>
                      <w:marRight w:val="0"/>
                      <w:marTop w:val="0"/>
                      <w:marBottom w:val="0"/>
                      <w:divBdr>
                        <w:top w:val="none" w:sz="0" w:space="0" w:color="auto"/>
                        <w:left w:val="none" w:sz="0" w:space="0" w:color="auto"/>
                        <w:bottom w:val="none" w:sz="0" w:space="0" w:color="auto"/>
                        <w:right w:val="none" w:sz="0" w:space="0" w:color="auto"/>
                      </w:divBdr>
                    </w:div>
                  </w:divsChild>
                </w:div>
                <w:div w:id="1831172559">
                  <w:marLeft w:val="0"/>
                  <w:marRight w:val="0"/>
                  <w:marTop w:val="0"/>
                  <w:marBottom w:val="0"/>
                  <w:divBdr>
                    <w:top w:val="none" w:sz="0" w:space="0" w:color="auto"/>
                    <w:left w:val="none" w:sz="0" w:space="0" w:color="auto"/>
                    <w:bottom w:val="none" w:sz="0" w:space="0" w:color="auto"/>
                    <w:right w:val="none" w:sz="0" w:space="0" w:color="auto"/>
                  </w:divBdr>
                  <w:divsChild>
                    <w:div w:id="132913443">
                      <w:marLeft w:val="0"/>
                      <w:marRight w:val="0"/>
                      <w:marTop w:val="0"/>
                      <w:marBottom w:val="0"/>
                      <w:divBdr>
                        <w:top w:val="none" w:sz="0" w:space="0" w:color="auto"/>
                        <w:left w:val="none" w:sz="0" w:space="0" w:color="auto"/>
                        <w:bottom w:val="none" w:sz="0" w:space="0" w:color="auto"/>
                        <w:right w:val="none" w:sz="0" w:space="0" w:color="auto"/>
                      </w:divBdr>
                    </w:div>
                  </w:divsChild>
                </w:div>
                <w:div w:id="875459707">
                  <w:marLeft w:val="0"/>
                  <w:marRight w:val="0"/>
                  <w:marTop w:val="0"/>
                  <w:marBottom w:val="0"/>
                  <w:divBdr>
                    <w:top w:val="none" w:sz="0" w:space="0" w:color="auto"/>
                    <w:left w:val="none" w:sz="0" w:space="0" w:color="auto"/>
                    <w:bottom w:val="none" w:sz="0" w:space="0" w:color="auto"/>
                    <w:right w:val="none" w:sz="0" w:space="0" w:color="auto"/>
                  </w:divBdr>
                  <w:divsChild>
                    <w:div w:id="695740787">
                      <w:marLeft w:val="0"/>
                      <w:marRight w:val="0"/>
                      <w:marTop w:val="0"/>
                      <w:marBottom w:val="0"/>
                      <w:divBdr>
                        <w:top w:val="none" w:sz="0" w:space="0" w:color="auto"/>
                        <w:left w:val="none" w:sz="0" w:space="0" w:color="auto"/>
                        <w:bottom w:val="none" w:sz="0" w:space="0" w:color="auto"/>
                        <w:right w:val="none" w:sz="0" w:space="0" w:color="auto"/>
                      </w:divBdr>
                    </w:div>
                  </w:divsChild>
                </w:div>
                <w:div w:id="739446677">
                  <w:marLeft w:val="0"/>
                  <w:marRight w:val="0"/>
                  <w:marTop w:val="0"/>
                  <w:marBottom w:val="0"/>
                  <w:divBdr>
                    <w:top w:val="none" w:sz="0" w:space="0" w:color="auto"/>
                    <w:left w:val="none" w:sz="0" w:space="0" w:color="auto"/>
                    <w:bottom w:val="none" w:sz="0" w:space="0" w:color="auto"/>
                    <w:right w:val="none" w:sz="0" w:space="0" w:color="auto"/>
                  </w:divBdr>
                  <w:divsChild>
                    <w:div w:id="1079057381">
                      <w:marLeft w:val="0"/>
                      <w:marRight w:val="0"/>
                      <w:marTop w:val="0"/>
                      <w:marBottom w:val="0"/>
                      <w:divBdr>
                        <w:top w:val="none" w:sz="0" w:space="0" w:color="auto"/>
                        <w:left w:val="none" w:sz="0" w:space="0" w:color="auto"/>
                        <w:bottom w:val="none" w:sz="0" w:space="0" w:color="auto"/>
                        <w:right w:val="none" w:sz="0" w:space="0" w:color="auto"/>
                      </w:divBdr>
                    </w:div>
                  </w:divsChild>
                </w:div>
                <w:div w:id="1590852300">
                  <w:marLeft w:val="0"/>
                  <w:marRight w:val="0"/>
                  <w:marTop w:val="0"/>
                  <w:marBottom w:val="0"/>
                  <w:divBdr>
                    <w:top w:val="none" w:sz="0" w:space="0" w:color="auto"/>
                    <w:left w:val="none" w:sz="0" w:space="0" w:color="auto"/>
                    <w:bottom w:val="none" w:sz="0" w:space="0" w:color="auto"/>
                    <w:right w:val="none" w:sz="0" w:space="0" w:color="auto"/>
                  </w:divBdr>
                  <w:divsChild>
                    <w:div w:id="1553615403">
                      <w:marLeft w:val="0"/>
                      <w:marRight w:val="0"/>
                      <w:marTop w:val="0"/>
                      <w:marBottom w:val="0"/>
                      <w:divBdr>
                        <w:top w:val="none" w:sz="0" w:space="0" w:color="auto"/>
                        <w:left w:val="none" w:sz="0" w:space="0" w:color="auto"/>
                        <w:bottom w:val="none" w:sz="0" w:space="0" w:color="auto"/>
                        <w:right w:val="none" w:sz="0" w:space="0" w:color="auto"/>
                      </w:divBdr>
                    </w:div>
                  </w:divsChild>
                </w:div>
                <w:div w:id="1395080454">
                  <w:marLeft w:val="0"/>
                  <w:marRight w:val="0"/>
                  <w:marTop w:val="0"/>
                  <w:marBottom w:val="0"/>
                  <w:divBdr>
                    <w:top w:val="none" w:sz="0" w:space="0" w:color="auto"/>
                    <w:left w:val="none" w:sz="0" w:space="0" w:color="auto"/>
                    <w:bottom w:val="none" w:sz="0" w:space="0" w:color="auto"/>
                    <w:right w:val="none" w:sz="0" w:space="0" w:color="auto"/>
                  </w:divBdr>
                  <w:divsChild>
                    <w:div w:id="553393850">
                      <w:marLeft w:val="0"/>
                      <w:marRight w:val="0"/>
                      <w:marTop w:val="0"/>
                      <w:marBottom w:val="0"/>
                      <w:divBdr>
                        <w:top w:val="none" w:sz="0" w:space="0" w:color="auto"/>
                        <w:left w:val="none" w:sz="0" w:space="0" w:color="auto"/>
                        <w:bottom w:val="none" w:sz="0" w:space="0" w:color="auto"/>
                        <w:right w:val="none" w:sz="0" w:space="0" w:color="auto"/>
                      </w:divBdr>
                    </w:div>
                  </w:divsChild>
                </w:div>
                <w:div w:id="403838497">
                  <w:marLeft w:val="0"/>
                  <w:marRight w:val="0"/>
                  <w:marTop w:val="0"/>
                  <w:marBottom w:val="0"/>
                  <w:divBdr>
                    <w:top w:val="none" w:sz="0" w:space="0" w:color="auto"/>
                    <w:left w:val="none" w:sz="0" w:space="0" w:color="auto"/>
                    <w:bottom w:val="none" w:sz="0" w:space="0" w:color="auto"/>
                    <w:right w:val="none" w:sz="0" w:space="0" w:color="auto"/>
                  </w:divBdr>
                  <w:divsChild>
                    <w:div w:id="646593054">
                      <w:marLeft w:val="0"/>
                      <w:marRight w:val="0"/>
                      <w:marTop w:val="0"/>
                      <w:marBottom w:val="0"/>
                      <w:divBdr>
                        <w:top w:val="none" w:sz="0" w:space="0" w:color="auto"/>
                        <w:left w:val="none" w:sz="0" w:space="0" w:color="auto"/>
                        <w:bottom w:val="none" w:sz="0" w:space="0" w:color="auto"/>
                        <w:right w:val="none" w:sz="0" w:space="0" w:color="auto"/>
                      </w:divBdr>
                    </w:div>
                  </w:divsChild>
                </w:div>
                <w:div w:id="232592661">
                  <w:marLeft w:val="0"/>
                  <w:marRight w:val="0"/>
                  <w:marTop w:val="0"/>
                  <w:marBottom w:val="0"/>
                  <w:divBdr>
                    <w:top w:val="none" w:sz="0" w:space="0" w:color="auto"/>
                    <w:left w:val="none" w:sz="0" w:space="0" w:color="auto"/>
                    <w:bottom w:val="none" w:sz="0" w:space="0" w:color="auto"/>
                    <w:right w:val="none" w:sz="0" w:space="0" w:color="auto"/>
                  </w:divBdr>
                  <w:divsChild>
                    <w:div w:id="2064868559">
                      <w:marLeft w:val="0"/>
                      <w:marRight w:val="0"/>
                      <w:marTop w:val="0"/>
                      <w:marBottom w:val="0"/>
                      <w:divBdr>
                        <w:top w:val="none" w:sz="0" w:space="0" w:color="auto"/>
                        <w:left w:val="none" w:sz="0" w:space="0" w:color="auto"/>
                        <w:bottom w:val="none" w:sz="0" w:space="0" w:color="auto"/>
                        <w:right w:val="none" w:sz="0" w:space="0" w:color="auto"/>
                      </w:divBdr>
                    </w:div>
                  </w:divsChild>
                </w:div>
                <w:div w:id="1945650536">
                  <w:marLeft w:val="0"/>
                  <w:marRight w:val="0"/>
                  <w:marTop w:val="0"/>
                  <w:marBottom w:val="0"/>
                  <w:divBdr>
                    <w:top w:val="none" w:sz="0" w:space="0" w:color="auto"/>
                    <w:left w:val="none" w:sz="0" w:space="0" w:color="auto"/>
                    <w:bottom w:val="none" w:sz="0" w:space="0" w:color="auto"/>
                    <w:right w:val="none" w:sz="0" w:space="0" w:color="auto"/>
                  </w:divBdr>
                  <w:divsChild>
                    <w:div w:id="1122848406">
                      <w:marLeft w:val="0"/>
                      <w:marRight w:val="0"/>
                      <w:marTop w:val="0"/>
                      <w:marBottom w:val="0"/>
                      <w:divBdr>
                        <w:top w:val="none" w:sz="0" w:space="0" w:color="auto"/>
                        <w:left w:val="none" w:sz="0" w:space="0" w:color="auto"/>
                        <w:bottom w:val="none" w:sz="0" w:space="0" w:color="auto"/>
                        <w:right w:val="none" w:sz="0" w:space="0" w:color="auto"/>
                      </w:divBdr>
                    </w:div>
                  </w:divsChild>
                </w:div>
                <w:div w:id="674578093">
                  <w:marLeft w:val="0"/>
                  <w:marRight w:val="0"/>
                  <w:marTop w:val="0"/>
                  <w:marBottom w:val="0"/>
                  <w:divBdr>
                    <w:top w:val="none" w:sz="0" w:space="0" w:color="auto"/>
                    <w:left w:val="none" w:sz="0" w:space="0" w:color="auto"/>
                    <w:bottom w:val="none" w:sz="0" w:space="0" w:color="auto"/>
                    <w:right w:val="none" w:sz="0" w:space="0" w:color="auto"/>
                  </w:divBdr>
                  <w:divsChild>
                    <w:div w:id="1146120530">
                      <w:marLeft w:val="0"/>
                      <w:marRight w:val="0"/>
                      <w:marTop w:val="0"/>
                      <w:marBottom w:val="0"/>
                      <w:divBdr>
                        <w:top w:val="none" w:sz="0" w:space="0" w:color="auto"/>
                        <w:left w:val="none" w:sz="0" w:space="0" w:color="auto"/>
                        <w:bottom w:val="none" w:sz="0" w:space="0" w:color="auto"/>
                        <w:right w:val="none" w:sz="0" w:space="0" w:color="auto"/>
                      </w:divBdr>
                    </w:div>
                  </w:divsChild>
                </w:div>
                <w:div w:id="1544362677">
                  <w:marLeft w:val="0"/>
                  <w:marRight w:val="0"/>
                  <w:marTop w:val="0"/>
                  <w:marBottom w:val="0"/>
                  <w:divBdr>
                    <w:top w:val="none" w:sz="0" w:space="0" w:color="auto"/>
                    <w:left w:val="none" w:sz="0" w:space="0" w:color="auto"/>
                    <w:bottom w:val="none" w:sz="0" w:space="0" w:color="auto"/>
                    <w:right w:val="none" w:sz="0" w:space="0" w:color="auto"/>
                  </w:divBdr>
                  <w:divsChild>
                    <w:div w:id="277566115">
                      <w:marLeft w:val="0"/>
                      <w:marRight w:val="0"/>
                      <w:marTop w:val="0"/>
                      <w:marBottom w:val="0"/>
                      <w:divBdr>
                        <w:top w:val="none" w:sz="0" w:space="0" w:color="auto"/>
                        <w:left w:val="none" w:sz="0" w:space="0" w:color="auto"/>
                        <w:bottom w:val="none" w:sz="0" w:space="0" w:color="auto"/>
                        <w:right w:val="none" w:sz="0" w:space="0" w:color="auto"/>
                      </w:divBdr>
                    </w:div>
                  </w:divsChild>
                </w:div>
                <w:div w:id="740253334">
                  <w:marLeft w:val="0"/>
                  <w:marRight w:val="0"/>
                  <w:marTop w:val="0"/>
                  <w:marBottom w:val="0"/>
                  <w:divBdr>
                    <w:top w:val="none" w:sz="0" w:space="0" w:color="auto"/>
                    <w:left w:val="none" w:sz="0" w:space="0" w:color="auto"/>
                    <w:bottom w:val="none" w:sz="0" w:space="0" w:color="auto"/>
                    <w:right w:val="none" w:sz="0" w:space="0" w:color="auto"/>
                  </w:divBdr>
                  <w:divsChild>
                    <w:div w:id="277371788">
                      <w:marLeft w:val="0"/>
                      <w:marRight w:val="0"/>
                      <w:marTop w:val="0"/>
                      <w:marBottom w:val="0"/>
                      <w:divBdr>
                        <w:top w:val="none" w:sz="0" w:space="0" w:color="auto"/>
                        <w:left w:val="none" w:sz="0" w:space="0" w:color="auto"/>
                        <w:bottom w:val="none" w:sz="0" w:space="0" w:color="auto"/>
                        <w:right w:val="none" w:sz="0" w:space="0" w:color="auto"/>
                      </w:divBdr>
                    </w:div>
                  </w:divsChild>
                </w:div>
                <w:div w:id="1468930223">
                  <w:marLeft w:val="0"/>
                  <w:marRight w:val="0"/>
                  <w:marTop w:val="0"/>
                  <w:marBottom w:val="0"/>
                  <w:divBdr>
                    <w:top w:val="none" w:sz="0" w:space="0" w:color="auto"/>
                    <w:left w:val="none" w:sz="0" w:space="0" w:color="auto"/>
                    <w:bottom w:val="none" w:sz="0" w:space="0" w:color="auto"/>
                    <w:right w:val="none" w:sz="0" w:space="0" w:color="auto"/>
                  </w:divBdr>
                  <w:divsChild>
                    <w:div w:id="1084842797">
                      <w:marLeft w:val="0"/>
                      <w:marRight w:val="0"/>
                      <w:marTop w:val="0"/>
                      <w:marBottom w:val="0"/>
                      <w:divBdr>
                        <w:top w:val="none" w:sz="0" w:space="0" w:color="auto"/>
                        <w:left w:val="none" w:sz="0" w:space="0" w:color="auto"/>
                        <w:bottom w:val="none" w:sz="0" w:space="0" w:color="auto"/>
                        <w:right w:val="none" w:sz="0" w:space="0" w:color="auto"/>
                      </w:divBdr>
                    </w:div>
                  </w:divsChild>
                </w:div>
                <w:div w:id="46998339">
                  <w:marLeft w:val="0"/>
                  <w:marRight w:val="0"/>
                  <w:marTop w:val="0"/>
                  <w:marBottom w:val="0"/>
                  <w:divBdr>
                    <w:top w:val="none" w:sz="0" w:space="0" w:color="auto"/>
                    <w:left w:val="none" w:sz="0" w:space="0" w:color="auto"/>
                    <w:bottom w:val="none" w:sz="0" w:space="0" w:color="auto"/>
                    <w:right w:val="none" w:sz="0" w:space="0" w:color="auto"/>
                  </w:divBdr>
                  <w:divsChild>
                    <w:div w:id="290676219">
                      <w:marLeft w:val="0"/>
                      <w:marRight w:val="0"/>
                      <w:marTop w:val="0"/>
                      <w:marBottom w:val="0"/>
                      <w:divBdr>
                        <w:top w:val="none" w:sz="0" w:space="0" w:color="auto"/>
                        <w:left w:val="none" w:sz="0" w:space="0" w:color="auto"/>
                        <w:bottom w:val="none" w:sz="0" w:space="0" w:color="auto"/>
                        <w:right w:val="none" w:sz="0" w:space="0" w:color="auto"/>
                      </w:divBdr>
                    </w:div>
                  </w:divsChild>
                </w:div>
                <w:div w:id="13774026">
                  <w:marLeft w:val="0"/>
                  <w:marRight w:val="0"/>
                  <w:marTop w:val="0"/>
                  <w:marBottom w:val="0"/>
                  <w:divBdr>
                    <w:top w:val="none" w:sz="0" w:space="0" w:color="auto"/>
                    <w:left w:val="none" w:sz="0" w:space="0" w:color="auto"/>
                    <w:bottom w:val="none" w:sz="0" w:space="0" w:color="auto"/>
                    <w:right w:val="none" w:sz="0" w:space="0" w:color="auto"/>
                  </w:divBdr>
                  <w:divsChild>
                    <w:div w:id="1396078063">
                      <w:marLeft w:val="0"/>
                      <w:marRight w:val="0"/>
                      <w:marTop w:val="0"/>
                      <w:marBottom w:val="0"/>
                      <w:divBdr>
                        <w:top w:val="none" w:sz="0" w:space="0" w:color="auto"/>
                        <w:left w:val="none" w:sz="0" w:space="0" w:color="auto"/>
                        <w:bottom w:val="none" w:sz="0" w:space="0" w:color="auto"/>
                        <w:right w:val="none" w:sz="0" w:space="0" w:color="auto"/>
                      </w:divBdr>
                    </w:div>
                  </w:divsChild>
                </w:div>
                <w:div w:id="1695881248">
                  <w:marLeft w:val="0"/>
                  <w:marRight w:val="0"/>
                  <w:marTop w:val="0"/>
                  <w:marBottom w:val="0"/>
                  <w:divBdr>
                    <w:top w:val="none" w:sz="0" w:space="0" w:color="auto"/>
                    <w:left w:val="none" w:sz="0" w:space="0" w:color="auto"/>
                    <w:bottom w:val="none" w:sz="0" w:space="0" w:color="auto"/>
                    <w:right w:val="none" w:sz="0" w:space="0" w:color="auto"/>
                  </w:divBdr>
                  <w:divsChild>
                    <w:div w:id="1171600634">
                      <w:marLeft w:val="0"/>
                      <w:marRight w:val="0"/>
                      <w:marTop w:val="0"/>
                      <w:marBottom w:val="0"/>
                      <w:divBdr>
                        <w:top w:val="none" w:sz="0" w:space="0" w:color="auto"/>
                        <w:left w:val="none" w:sz="0" w:space="0" w:color="auto"/>
                        <w:bottom w:val="none" w:sz="0" w:space="0" w:color="auto"/>
                        <w:right w:val="none" w:sz="0" w:space="0" w:color="auto"/>
                      </w:divBdr>
                    </w:div>
                  </w:divsChild>
                </w:div>
                <w:div w:id="477260962">
                  <w:marLeft w:val="0"/>
                  <w:marRight w:val="0"/>
                  <w:marTop w:val="0"/>
                  <w:marBottom w:val="0"/>
                  <w:divBdr>
                    <w:top w:val="none" w:sz="0" w:space="0" w:color="auto"/>
                    <w:left w:val="none" w:sz="0" w:space="0" w:color="auto"/>
                    <w:bottom w:val="none" w:sz="0" w:space="0" w:color="auto"/>
                    <w:right w:val="none" w:sz="0" w:space="0" w:color="auto"/>
                  </w:divBdr>
                  <w:divsChild>
                    <w:div w:id="569972545">
                      <w:marLeft w:val="0"/>
                      <w:marRight w:val="0"/>
                      <w:marTop w:val="0"/>
                      <w:marBottom w:val="0"/>
                      <w:divBdr>
                        <w:top w:val="none" w:sz="0" w:space="0" w:color="auto"/>
                        <w:left w:val="none" w:sz="0" w:space="0" w:color="auto"/>
                        <w:bottom w:val="none" w:sz="0" w:space="0" w:color="auto"/>
                        <w:right w:val="none" w:sz="0" w:space="0" w:color="auto"/>
                      </w:divBdr>
                    </w:div>
                  </w:divsChild>
                </w:div>
                <w:div w:id="1494838717">
                  <w:marLeft w:val="0"/>
                  <w:marRight w:val="0"/>
                  <w:marTop w:val="0"/>
                  <w:marBottom w:val="0"/>
                  <w:divBdr>
                    <w:top w:val="none" w:sz="0" w:space="0" w:color="auto"/>
                    <w:left w:val="none" w:sz="0" w:space="0" w:color="auto"/>
                    <w:bottom w:val="none" w:sz="0" w:space="0" w:color="auto"/>
                    <w:right w:val="none" w:sz="0" w:space="0" w:color="auto"/>
                  </w:divBdr>
                  <w:divsChild>
                    <w:div w:id="872695662">
                      <w:marLeft w:val="0"/>
                      <w:marRight w:val="0"/>
                      <w:marTop w:val="0"/>
                      <w:marBottom w:val="0"/>
                      <w:divBdr>
                        <w:top w:val="none" w:sz="0" w:space="0" w:color="auto"/>
                        <w:left w:val="none" w:sz="0" w:space="0" w:color="auto"/>
                        <w:bottom w:val="none" w:sz="0" w:space="0" w:color="auto"/>
                        <w:right w:val="none" w:sz="0" w:space="0" w:color="auto"/>
                      </w:divBdr>
                    </w:div>
                  </w:divsChild>
                </w:div>
                <w:div w:id="1972051356">
                  <w:marLeft w:val="0"/>
                  <w:marRight w:val="0"/>
                  <w:marTop w:val="0"/>
                  <w:marBottom w:val="0"/>
                  <w:divBdr>
                    <w:top w:val="none" w:sz="0" w:space="0" w:color="auto"/>
                    <w:left w:val="none" w:sz="0" w:space="0" w:color="auto"/>
                    <w:bottom w:val="none" w:sz="0" w:space="0" w:color="auto"/>
                    <w:right w:val="none" w:sz="0" w:space="0" w:color="auto"/>
                  </w:divBdr>
                  <w:divsChild>
                    <w:div w:id="204295176">
                      <w:marLeft w:val="0"/>
                      <w:marRight w:val="0"/>
                      <w:marTop w:val="0"/>
                      <w:marBottom w:val="0"/>
                      <w:divBdr>
                        <w:top w:val="none" w:sz="0" w:space="0" w:color="auto"/>
                        <w:left w:val="none" w:sz="0" w:space="0" w:color="auto"/>
                        <w:bottom w:val="none" w:sz="0" w:space="0" w:color="auto"/>
                        <w:right w:val="none" w:sz="0" w:space="0" w:color="auto"/>
                      </w:divBdr>
                    </w:div>
                  </w:divsChild>
                </w:div>
                <w:div w:id="2107577429">
                  <w:marLeft w:val="0"/>
                  <w:marRight w:val="0"/>
                  <w:marTop w:val="0"/>
                  <w:marBottom w:val="0"/>
                  <w:divBdr>
                    <w:top w:val="none" w:sz="0" w:space="0" w:color="auto"/>
                    <w:left w:val="none" w:sz="0" w:space="0" w:color="auto"/>
                    <w:bottom w:val="none" w:sz="0" w:space="0" w:color="auto"/>
                    <w:right w:val="none" w:sz="0" w:space="0" w:color="auto"/>
                  </w:divBdr>
                  <w:divsChild>
                    <w:div w:id="1845902430">
                      <w:marLeft w:val="0"/>
                      <w:marRight w:val="0"/>
                      <w:marTop w:val="0"/>
                      <w:marBottom w:val="0"/>
                      <w:divBdr>
                        <w:top w:val="none" w:sz="0" w:space="0" w:color="auto"/>
                        <w:left w:val="none" w:sz="0" w:space="0" w:color="auto"/>
                        <w:bottom w:val="none" w:sz="0" w:space="0" w:color="auto"/>
                        <w:right w:val="none" w:sz="0" w:space="0" w:color="auto"/>
                      </w:divBdr>
                    </w:div>
                  </w:divsChild>
                </w:div>
                <w:div w:id="317269224">
                  <w:marLeft w:val="0"/>
                  <w:marRight w:val="0"/>
                  <w:marTop w:val="0"/>
                  <w:marBottom w:val="0"/>
                  <w:divBdr>
                    <w:top w:val="none" w:sz="0" w:space="0" w:color="auto"/>
                    <w:left w:val="none" w:sz="0" w:space="0" w:color="auto"/>
                    <w:bottom w:val="none" w:sz="0" w:space="0" w:color="auto"/>
                    <w:right w:val="none" w:sz="0" w:space="0" w:color="auto"/>
                  </w:divBdr>
                  <w:divsChild>
                    <w:div w:id="457339249">
                      <w:marLeft w:val="0"/>
                      <w:marRight w:val="0"/>
                      <w:marTop w:val="0"/>
                      <w:marBottom w:val="0"/>
                      <w:divBdr>
                        <w:top w:val="none" w:sz="0" w:space="0" w:color="auto"/>
                        <w:left w:val="none" w:sz="0" w:space="0" w:color="auto"/>
                        <w:bottom w:val="none" w:sz="0" w:space="0" w:color="auto"/>
                        <w:right w:val="none" w:sz="0" w:space="0" w:color="auto"/>
                      </w:divBdr>
                    </w:div>
                  </w:divsChild>
                </w:div>
                <w:div w:id="1516262554">
                  <w:marLeft w:val="0"/>
                  <w:marRight w:val="0"/>
                  <w:marTop w:val="0"/>
                  <w:marBottom w:val="0"/>
                  <w:divBdr>
                    <w:top w:val="none" w:sz="0" w:space="0" w:color="auto"/>
                    <w:left w:val="none" w:sz="0" w:space="0" w:color="auto"/>
                    <w:bottom w:val="none" w:sz="0" w:space="0" w:color="auto"/>
                    <w:right w:val="none" w:sz="0" w:space="0" w:color="auto"/>
                  </w:divBdr>
                  <w:divsChild>
                    <w:div w:id="1550023020">
                      <w:marLeft w:val="0"/>
                      <w:marRight w:val="0"/>
                      <w:marTop w:val="0"/>
                      <w:marBottom w:val="0"/>
                      <w:divBdr>
                        <w:top w:val="none" w:sz="0" w:space="0" w:color="auto"/>
                        <w:left w:val="none" w:sz="0" w:space="0" w:color="auto"/>
                        <w:bottom w:val="none" w:sz="0" w:space="0" w:color="auto"/>
                        <w:right w:val="none" w:sz="0" w:space="0" w:color="auto"/>
                      </w:divBdr>
                    </w:div>
                  </w:divsChild>
                </w:div>
                <w:div w:id="1509758273">
                  <w:marLeft w:val="0"/>
                  <w:marRight w:val="0"/>
                  <w:marTop w:val="0"/>
                  <w:marBottom w:val="0"/>
                  <w:divBdr>
                    <w:top w:val="none" w:sz="0" w:space="0" w:color="auto"/>
                    <w:left w:val="none" w:sz="0" w:space="0" w:color="auto"/>
                    <w:bottom w:val="none" w:sz="0" w:space="0" w:color="auto"/>
                    <w:right w:val="none" w:sz="0" w:space="0" w:color="auto"/>
                  </w:divBdr>
                  <w:divsChild>
                    <w:div w:id="733820347">
                      <w:marLeft w:val="0"/>
                      <w:marRight w:val="0"/>
                      <w:marTop w:val="0"/>
                      <w:marBottom w:val="0"/>
                      <w:divBdr>
                        <w:top w:val="none" w:sz="0" w:space="0" w:color="auto"/>
                        <w:left w:val="none" w:sz="0" w:space="0" w:color="auto"/>
                        <w:bottom w:val="none" w:sz="0" w:space="0" w:color="auto"/>
                        <w:right w:val="none" w:sz="0" w:space="0" w:color="auto"/>
                      </w:divBdr>
                    </w:div>
                  </w:divsChild>
                </w:div>
                <w:div w:id="2099790555">
                  <w:marLeft w:val="0"/>
                  <w:marRight w:val="0"/>
                  <w:marTop w:val="0"/>
                  <w:marBottom w:val="0"/>
                  <w:divBdr>
                    <w:top w:val="none" w:sz="0" w:space="0" w:color="auto"/>
                    <w:left w:val="none" w:sz="0" w:space="0" w:color="auto"/>
                    <w:bottom w:val="none" w:sz="0" w:space="0" w:color="auto"/>
                    <w:right w:val="none" w:sz="0" w:space="0" w:color="auto"/>
                  </w:divBdr>
                  <w:divsChild>
                    <w:div w:id="1997764039">
                      <w:marLeft w:val="0"/>
                      <w:marRight w:val="0"/>
                      <w:marTop w:val="0"/>
                      <w:marBottom w:val="0"/>
                      <w:divBdr>
                        <w:top w:val="none" w:sz="0" w:space="0" w:color="auto"/>
                        <w:left w:val="none" w:sz="0" w:space="0" w:color="auto"/>
                        <w:bottom w:val="none" w:sz="0" w:space="0" w:color="auto"/>
                        <w:right w:val="none" w:sz="0" w:space="0" w:color="auto"/>
                      </w:divBdr>
                    </w:div>
                  </w:divsChild>
                </w:div>
                <w:div w:id="502748790">
                  <w:marLeft w:val="0"/>
                  <w:marRight w:val="0"/>
                  <w:marTop w:val="0"/>
                  <w:marBottom w:val="0"/>
                  <w:divBdr>
                    <w:top w:val="none" w:sz="0" w:space="0" w:color="auto"/>
                    <w:left w:val="none" w:sz="0" w:space="0" w:color="auto"/>
                    <w:bottom w:val="none" w:sz="0" w:space="0" w:color="auto"/>
                    <w:right w:val="none" w:sz="0" w:space="0" w:color="auto"/>
                  </w:divBdr>
                  <w:divsChild>
                    <w:div w:id="1719695312">
                      <w:marLeft w:val="0"/>
                      <w:marRight w:val="0"/>
                      <w:marTop w:val="0"/>
                      <w:marBottom w:val="0"/>
                      <w:divBdr>
                        <w:top w:val="none" w:sz="0" w:space="0" w:color="auto"/>
                        <w:left w:val="none" w:sz="0" w:space="0" w:color="auto"/>
                        <w:bottom w:val="none" w:sz="0" w:space="0" w:color="auto"/>
                        <w:right w:val="none" w:sz="0" w:space="0" w:color="auto"/>
                      </w:divBdr>
                    </w:div>
                  </w:divsChild>
                </w:div>
                <w:div w:id="2146266478">
                  <w:marLeft w:val="0"/>
                  <w:marRight w:val="0"/>
                  <w:marTop w:val="0"/>
                  <w:marBottom w:val="0"/>
                  <w:divBdr>
                    <w:top w:val="none" w:sz="0" w:space="0" w:color="auto"/>
                    <w:left w:val="none" w:sz="0" w:space="0" w:color="auto"/>
                    <w:bottom w:val="none" w:sz="0" w:space="0" w:color="auto"/>
                    <w:right w:val="none" w:sz="0" w:space="0" w:color="auto"/>
                  </w:divBdr>
                  <w:divsChild>
                    <w:div w:id="286594613">
                      <w:marLeft w:val="0"/>
                      <w:marRight w:val="0"/>
                      <w:marTop w:val="0"/>
                      <w:marBottom w:val="0"/>
                      <w:divBdr>
                        <w:top w:val="none" w:sz="0" w:space="0" w:color="auto"/>
                        <w:left w:val="none" w:sz="0" w:space="0" w:color="auto"/>
                        <w:bottom w:val="none" w:sz="0" w:space="0" w:color="auto"/>
                        <w:right w:val="none" w:sz="0" w:space="0" w:color="auto"/>
                      </w:divBdr>
                    </w:div>
                  </w:divsChild>
                </w:div>
                <w:div w:id="1085570315">
                  <w:marLeft w:val="0"/>
                  <w:marRight w:val="0"/>
                  <w:marTop w:val="0"/>
                  <w:marBottom w:val="0"/>
                  <w:divBdr>
                    <w:top w:val="none" w:sz="0" w:space="0" w:color="auto"/>
                    <w:left w:val="none" w:sz="0" w:space="0" w:color="auto"/>
                    <w:bottom w:val="none" w:sz="0" w:space="0" w:color="auto"/>
                    <w:right w:val="none" w:sz="0" w:space="0" w:color="auto"/>
                  </w:divBdr>
                  <w:divsChild>
                    <w:div w:id="1133787865">
                      <w:marLeft w:val="0"/>
                      <w:marRight w:val="0"/>
                      <w:marTop w:val="0"/>
                      <w:marBottom w:val="0"/>
                      <w:divBdr>
                        <w:top w:val="none" w:sz="0" w:space="0" w:color="auto"/>
                        <w:left w:val="none" w:sz="0" w:space="0" w:color="auto"/>
                        <w:bottom w:val="none" w:sz="0" w:space="0" w:color="auto"/>
                        <w:right w:val="none" w:sz="0" w:space="0" w:color="auto"/>
                      </w:divBdr>
                    </w:div>
                  </w:divsChild>
                </w:div>
                <w:div w:id="750154428">
                  <w:marLeft w:val="0"/>
                  <w:marRight w:val="0"/>
                  <w:marTop w:val="0"/>
                  <w:marBottom w:val="0"/>
                  <w:divBdr>
                    <w:top w:val="none" w:sz="0" w:space="0" w:color="auto"/>
                    <w:left w:val="none" w:sz="0" w:space="0" w:color="auto"/>
                    <w:bottom w:val="none" w:sz="0" w:space="0" w:color="auto"/>
                    <w:right w:val="none" w:sz="0" w:space="0" w:color="auto"/>
                  </w:divBdr>
                  <w:divsChild>
                    <w:div w:id="695732926">
                      <w:marLeft w:val="0"/>
                      <w:marRight w:val="0"/>
                      <w:marTop w:val="0"/>
                      <w:marBottom w:val="0"/>
                      <w:divBdr>
                        <w:top w:val="none" w:sz="0" w:space="0" w:color="auto"/>
                        <w:left w:val="none" w:sz="0" w:space="0" w:color="auto"/>
                        <w:bottom w:val="none" w:sz="0" w:space="0" w:color="auto"/>
                        <w:right w:val="none" w:sz="0" w:space="0" w:color="auto"/>
                      </w:divBdr>
                    </w:div>
                  </w:divsChild>
                </w:div>
                <w:div w:id="1256474008">
                  <w:marLeft w:val="0"/>
                  <w:marRight w:val="0"/>
                  <w:marTop w:val="0"/>
                  <w:marBottom w:val="0"/>
                  <w:divBdr>
                    <w:top w:val="none" w:sz="0" w:space="0" w:color="auto"/>
                    <w:left w:val="none" w:sz="0" w:space="0" w:color="auto"/>
                    <w:bottom w:val="none" w:sz="0" w:space="0" w:color="auto"/>
                    <w:right w:val="none" w:sz="0" w:space="0" w:color="auto"/>
                  </w:divBdr>
                  <w:divsChild>
                    <w:div w:id="813985048">
                      <w:marLeft w:val="0"/>
                      <w:marRight w:val="0"/>
                      <w:marTop w:val="0"/>
                      <w:marBottom w:val="0"/>
                      <w:divBdr>
                        <w:top w:val="none" w:sz="0" w:space="0" w:color="auto"/>
                        <w:left w:val="none" w:sz="0" w:space="0" w:color="auto"/>
                        <w:bottom w:val="none" w:sz="0" w:space="0" w:color="auto"/>
                        <w:right w:val="none" w:sz="0" w:space="0" w:color="auto"/>
                      </w:divBdr>
                    </w:div>
                  </w:divsChild>
                </w:div>
                <w:div w:id="1917544629">
                  <w:marLeft w:val="0"/>
                  <w:marRight w:val="0"/>
                  <w:marTop w:val="0"/>
                  <w:marBottom w:val="0"/>
                  <w:divBdr>
                    <w:top w:val="none" w:sz="0" w:space="0" w:color="auto"/>
                    <w:left w:val="none" w:sz="0" w:space="0" w:color="auto"/>
                    <w:bottom w:val="none" w:sz="0" w:space="0" w:color="auto"/>
                    <w:right w:val="none" w:sz="0" w:space="0" w:color="auto"/>
                  </w:divBdr>
                  <w:divsChild>
                    <w:div w:id="2001614765">
                      <w:marLeft w:val="0"/>
                      <w:marRight w:val="0"/>
                      <w:marTop w:val="0"/>
                      <w:marBottom w:val="0"/>
                      <w:divBdr>
                        <w:top w:val="none" w:sz="0" w:space="0" w:color="auto"/>
                        <w:left w:val="none" w:sz="0" w:space="0" w:color="auto"/>
                        <w:bottom w:val="none" w:sz="0" w:space="0" w:color="auto"/>
                        <w:right w:val="none" w:sz="0" w:space="0" w:color="auto"/>
                      </w:divBdr>
                    </w:div>
                  </w:divsChild>
                </w:div>
                <w:div w:id="779909112">
                  <w:marLeft w:val="0"/>
                  <w:marRight w:val="0"/>
                  <w:marTop w:val="0"/>
                  <w:marBottom w:val="0"/>
                  <w:divBdr>
                    <w:top w:val="none" w:sz="0" w:space="0" w:color="auto"/>
                    <w:left w:val="none" w:sz="0" w:space="0" w:color="auto"/>
                    <w:bottom w:val="none" w:sz="0" w:space="0" w:color="auto"/>
                    <w:right w:val="none" w:sz="0" w:space="0" w:color="auto"/>
                  </w:divBdr>
                  <w:divsChild>
                    <w:div w:id="2092044083">
                      <w:marLeft w:val="0"/>
                      <w:marRight w:val="0"/>
                      <w:marTop w:val="0"/>
                      <w:marBottom w:val="0"/>
                      <w:divBdr>
                        <w:top w:val="none" w:sz="0" w:space="0" w:color="auto"/>
                        <w:left w:val="none" w:sz="0" w:space="0" w:color="auto"/>
                        <w:bottom w:val="none" w:sz="0" w:space="0" w:color="auto"/>
                        <w:right w:val="none" w:sz="0" w:space="0" w:color="auto"/>
                      </w:divBdr>
                    </w:div>
                  </w:divsChild>
                </w:div>
                <w:div w:id="908657996">
                  <w:marLeft w:val="0"/>
                  <w:marRight w:val="0"/>
                  <w:marTop w:val="0"/>
                  <w:marBottom w:val="0"/>
                  <w:divBdr>
                    <w:top w:val="none" w:sz="0" w:space="0" w:color="auto"/>
                    <w:left w:val="none" w:sz="0" w:space="0" w:color="auto"/>
                    <w:bottom w:val="none" w:sz="0" w:space="0" w:color="auto"/>
                    <w:right w:val="none" w:sz="0" w:space="0" w:color="auto"/>
                  </w:divBdr>
                  <w:divsChild>
                    <w:div w:id="421952539">
                      <w:marLeft w:val="0"/>
                      <w:marRight w:val="0"/>
                      <w:marTop w:val="0"/>
                      <w:marBottom w:val="0"/>
                      <w:divBdr>
                        <w:top w:val="none" w:sz="0" w:space="0" w:color="auto"/>
                        <w:left w:val="none" w:sz="0" w:space="0" w:color="auto"/>
                        <w:bottom w:val="none" w:sz="0" w:space="0" w:color="auto"/>
                        <w:right w:val="none" w:sz="0" w:space="0" w:color="auto"/>
                      </w:divBdr>
                    </w:div>
                  </w:divsChild>
                </w:div>
                <w:div w:id="3438757">
                  <w:marLeft w:val="0"/>
                  <w:marRight w:val="0"/>
                  <w:marTop w:val="0"/>
                  <w:marBottom w:val="0"/>
                  <w:divBdr>
                    <w:top w:val="none" w:sz="0" w:space="0" w:color="auto"/>
                    <w:left w:val="none" w:sz="0" w:space="0" w:color="auto"/>
                    <w:bottom w:val="none" w:sz="0" w:space="0" w:color="auto"/>
                    <w:right w:val="none" w:sz="0" w:space="0" w:color="auto"/>
                  </w:divBdr>
                  <w:divsChild>
                    <w:div w:id="854659510">
                      <w:marLeft w:val="0"/>
                      <w:marRight w:val="0"/>
                      <w:marTop w:val="0"/>
                      <w:marBottom w:val="0"/>
                      <w:divBdr>
                        <w:top w:val="none" w:sz="0" w:space="0" w:color="auto"/>
                        <w:left w:val="none" w:sz="0" w:space="0" w:color="auto"/>
                        <w:bottom w:val="none" w:sz="0" w:space="0" w:color="auto"/>
                        <w:right w:val="none" w:sz="0" w:space="0" w:color="auto"/>
                      </w:divBdr>
                    </w:div>
                  </w:divsChild>
                </w:div>
                <w:div w:id="1511917702">
                  <w:marLeft w:val="0"/>
                  <w:marRight w:val="0"/>
                  <w:marTop w:val="0"/>
                  <w:marBottom w:val="0"/>
                  <w:divBdr>
                    <w:top w:val="none" w:sz="0" w:space="0" w:color="auto"/>
                    <w:left w:val="none" w:sz="0" w:space="0" w:color="auto"/>
                    <w:bottom w:val="none" w:sz="0" w:space="0" w:color="auto"/>
                    <w:right w:val="none" w:sz="0" w:space="0" w:color="auto"/>
                  </w:divBdr>
                  <w:divsChild>
                    <w:div w:id="54158572">
                      <w:marLeft w:val="0"/>
                      <w:marRight w:val="0"/>
                      <w:marTop w:val="0"/>
                      <w:marBottom w:val="0"/>
                      <w:divBdr>
                        <w:top w:val="none" w:sz="0" w:space="0" w:color="auto"/>
                        <w:left w:val="none" w:sz="0" w:space="0" w:color="auto"/>
                        <w:bottom w:val="none" w:sz="0" w:space="0" w:color="auto"/>
                        <w:right w:val="none" w:sz="0" w:space="0" w:color="auto"/>
                      </w:divBdr>
                    </w:div>
                  </w:divsChild>
                </w:div>
                <w:div w:id="714618652">
                  <w:marLeft w:val="0"/>
                  <w:marRight w:val="0"/>
                  <w:marTop w:val="0"/>
                  <w:marBottom w:val="0"/>
                  <w:divBdr>
                    <w:top w:val="none" w:sz="0" w:space="0" w:color="auto"/>
                    <w:left w:val="none" w:sz="0" w:space="0" w:color="auto"/>
                    <w:bottom w:val="none" w:sz="0" w:space="0" w:color="auto"/>
                    <w:right w:val="none" w:sz="0" w:space="0" w:color="auto"/>
                  </w:divBdr>
                  <w:divsChild>
                    <w:div w:id="417681755">
                      <w:marLeft w:val="0"/>
                      <w:marRight w:val="0"/>
                      <w:marTop w:val="0"/>
                      <w:marBottom w:val="0"/>
                      <w:divBdr>
                        <w:top w:val="none" w:sz="0" w:space="0" w:color="auto"/>
                        <w:left w:val="none" w:sz="0" w:space="0" w:color="auto"/>
                        <w:bottom w:val="none" w:sz="0" w:space="0" w:color="auto"/>
                        <w:right w:val="none" w:sz="0" w:space="0" w:color="auto"/>
                      </w:divBdr>
                    </w:div>
                  </w:divsChild>
                </w:div>
                <w:div w:id="62026424">
                  <w:marLeft w:val="0"/>
                  <w:marRight w:val="0"/>
                  <w:marTop w:val="0"/>
                  <w:marBottom w:val="0"/>
                  <w:divBdr>
                    <w:top w:val="none" w:sz="0" w:space="0" w:color="auto"/>
                    <w:left w:val="none" w:sz="0" w:space="0" w:color="auto"/>
                    <w:bottom w:val="none" w:sz="0" w:space="0" w:color="auto"/>
                    <w:right w:val="none" w:sz="0" w:space="0" w:color="auto"/>
                  </w:divBdr>
                  <w:divsChild>
                    <w:div w:id="1273825327">
                      <w:marLeft w:val="0"/>
                      <w:marRight w:val="0"/>
                      <w:marTop w:val="0"/>
                      <w:marBottom w:val="0"/>
                      <w:divBdr>
                        <w:top w:val="none" w:sz="0" w:space="0" w:color="auto"/>
                        <w:left w:val="none" w:sz="0" w:space="0" w:color="auto"/>
                        <w:bottom w:val="none" w:sz="0" w:space="0" w:color="auto"/>
                        <w:right w:val="none" w:sz="0" w:space="0" w:color="auto"/>
                      </w:divBdr>
                    </w:div>
                  </w:divsChild>
                </w:div>
                <w:div w:id="1081682109">
                  <w:marLeft w:val="0"/>
                  <w:marRight w:val="0"/>
                  <w:marTop w:val="0"/>
                  <w:marBottom w:val="0"/>
                  <w:divBdr>
                    <w:top w:val="none" w:sz="0" w:space="0" w:color="auto"/>
                    <w:left w:val="none" w:sz="0" w:space="0" w:color="auto"/>
                    <w:bottom w:val="none" w:sz="0" w:space="0" w:color="auto"/>
                    <w:right w:val="none" w:sz="0" w:space="0" w:color="auto"/>
                  </w:divBdr>
                  <w:divsChild>
                    <w:div w:id="478310559">
                      <w:marLeft w:val="0"/>
                      <w:marRight w:val="0"/>
                      <w:marTop w:val="0"/>
                      <w:marBottom w:val="0"/>
                      <w:divBdr>
                        <w:top w:val="none" w:sz="0" w:space="0" w:color="auto"/>
                        <w:left w:val="none" w:sz="0" w:space="0" w:color="auto"/>
                        <w:bottom w:val="none" w:sz="0" w:space="0" w:color="auto"/>
                        <w:right w:val="none" w:sz="0" w:space="0" w:color="auto"/>
                      </w:divBdr>
                    </w:div>
                  </w:divsChild>
                </w:div>
                <w:div w:id="179593031">
                  <w:marLeft w:val="0"/>
                  <w:marRight w:val="0"/>
                  <w:marTop w:val="0"/>
                  <w:marBottom w:val="0"/>
                  <w:divBdr>
                    <w:top w:val="none" w:sz="0" w:space="0" w:color="auto"/>
                    <w:left w:val="none" w:sz="0" w:space="0" w:color="auto"/>
                    <w:bottom w:val="none" w:sz="0" w:space="0" w:color="auto"/>
                    <w:right w:val="none" w:sz="0" w:space="0" w:color="auto"/>
                  </w:divBdr>
                  <w:divsChild>
                    <w:div w:id="1729457904">
                      <w:marLeft w:val="0"/>
                      <w:marRight w:val="0"/>
                      <w:marTop w:val="0"/>
                      <w:marBottom w:val="0"/>
                      <w:divBdr>
                        <w:top w:val="none" w:sz="0" w:space="0" w:color="auto"/>
                        <w:left w:val="none" w:sz="0" w:space="0" w:color="auto"/>
                        <w:bottom w:val="none" w:sz="0" w:space="0" w:color="auto"/>
                        <w:right w:val="none" w:sz="0" w:space="0" w:color="auto"/>
                      </w:divBdr>
                    </w:div>
                  </w:divsChild>
                </w:div>
                <w:div w:id="1502622556">
                  <w:marLeft w:val="0"/>
                  <w:marRight w:val="0"/>
                  <w:marTop w:val="0"/>
                  <w:marBottom w:val="0"/>
                  <w:divBdr>
                    <w:top w:val="none" w:sz="0" w:space="0" w:color="auto"/>
                    <w:left w:val="none" w:sz="0" w:space="0" w:color="auto"/>
                    <w:bottom w:val="none" w:sz="0" w:space="0" w:color="auto"/>
                    <w:right w:val="none" w:sz="0" w:space="0" w:color="auto"/>
                  </w:divBdr>
                  <w:divsChild>
                    <w:div w:id="1135223916">
                      <w:marLeft w:val="0"/>
                      <w:marRight w:val="0"/>
                      <w:marTop w:val="0"/>
                      <w:marBottom w:val="0"/>
                      <w:divBdr>
                        <w:top w:val="none" w:sz="0" w:space="0" w:color="auto"/>
                        <w:left w:val="none" w:sz="0" w:space="0" w:color="auto"/>
                        <w:bottom w:val="none" w:sz="0" w:space="0" w:color="auto"/>
                        <w:right w:val="none" w:sz="0" w:space="0" w:color="auto"/>
                      </w:divBdr>
                    </w:div>
                  </w:divsChild>
                </w:div>
                <w:div w:id="140655233">
                  <w:marLeft w:val="0"/>
                  <w:marRight w:val="0"/>
                  <w:marTop w:val="0"/>
                  <w:marBottom w:val="0"/>
                  <w:divBdr>
                    <w:top w:val="none" w:sz="0" w:space="0" w:color="auto"/>
                    <w:left w:val="none" w:sz="0" w:space="0" w:color="auto"/>
                    <w:bottom w:val="none" w:sz="0" w:space="0" w:color="auto"/>
                    <w:right w:val="none" w:sz="0" w:space="0" w:color="auto"/>
                  </w:divBdr>
                  <w:divsChild>
                    <w:div w:id="1868592847">
                      <w:marLeft w:val="0"/>
                      <w:marRight w:val="0"/>
                      <w:marTop w:val="0"/>
                      <w:marBottom w:val="0"/>
                      <w:divBdr>
                        <w:top w:val="none" w:sz="0" w:space="0" w:color="auto"/>
                        <w:left w:val="none" w:sz="0" w:space="0" w:color="auto"/>
                        <w:bottom w:val="none" w:sz="0" w:space="0" w:color="auto"/>
                        <w:right w:val="none" w:sz="0" w:space="0" w:color="auto"/>
                      </w:divBdr>
                    </w:div>
                  </w:divsChild>
                </w:div>
                <w:div w:id="1083722659">
                  <w:marLeft w:val="0"/>
                  <w:marRight w:val="0"/>
                  <w:marTop w:val="0"/>
                  <w:marBottom w:val="0"/>
                  <w:divBdr>
                    <w:top w:val="none" w:sz="0" w:space="0" w:color="auto"/>
                    <w:left w:val="none" w:sz="0" w:space="0" w:color="auto"/>
                    <w:bottom w:val="none" w:sz="0" w:space="0" w:color="auto"/>
                    <w:right w:val="none" w:sz="0" w:space="0" w:color="auto"/>
                  </w:divBdr>
                  <w:divsChild>
                    <w:div w:id="211041556">
                      <w:marLeft w:val="0"/>
                      <w:marRight w:val="0"/>
                      <w:marTop w:val="0"/>
                      <w:marBottom w:val="0"/>
                      <w:divBdr>
                        <w:top w:val="none" w:sz="0" w:space="0" w:color="auto"/>
                        <w:left w:val="none" w:sz="0" w:space="0" w:color="auto"/>
                        <w:bottom w:val="none" w:sz="0" w:space="0" w:color="auto"/>
                        <w:right w:val="none" w:sz="0" w:space="0" w:color="auto"/>
                      </w:divBdr>
                    </w:div>
                  </w:divsChild>
                </w:div>
                <w:div w:id="699358968">
                  <w:marLeft w:val="0"/>
                  <w:marRight w:val="0"/>
                  <w:marTop w:val="0"/>
                  <w:marBottom w:val="0"/>
                  <w:divBdr>
                    <w:top w:val="none" w:sz="0" w:space="0" w:color="auto"/>
                    <w:left w:val="none" w:sz="0" w:space="0" w:color="auto"/>
                    <w:bottom w:val="none" w:sz="0" w:space="0" w:color="auto"/>
                    <w:right w:val="none" w:sz="0" w:space="0" w:color="auto"/>
                  </w:divBdr>
                  <w:divsChild>
                    <w:div w:id="1128352908">
                      <w:marLeft w:val="0"/>
                      <w:marRight w:val="0"/>
                      <w:marTop w:val="0"/>
                      <w:marBottom w:val="0"/>
                      <w:divBdr>
                        <w:top w:val="none" w:sz="0" w:space="0" w:color="auto"/>
                        <w:left w:val="none" w:sz="0" w:space="0" w:color="auto"/>
                        <w:bottom w:val="none" w:sz="0" w:space="0" w:color="auto"/>
                        <w:right w:val="none" w:sz="0" w:space="0" w:color="auto"/>
                      </w:divBdr>
                    </w:div>
                  </w:divsChild>
                </w:div>
                <w:div w:id="1057506790">
                  <w:marLeft w:val="0"/>
                  <w:marRight w:val="0"/>
                  <w:marTop w:val="0"/>
                  <w:marBottom w:val="0"/>
                  <w:divBdr>
                    <w:top w:val="none" w:sz="0" w:space="0" w:color="auto"/>
                    <w:left w:val="none" w:sz="0" w:space="0" w:color="auto"/>
                    <w:bottom w:val="none" w:sz="0" w:space="0" w:color="auto"/>
                    <w:right w:val="none" w:sz="0" w:space="0" w:color="auto"/>
                  </w:divBdr>
                  <w:divsChild>
                    <w:div w:id="2121728555">
                      <w:marLeft w:val="0"/>
                      <w:marRight w:val="0"/>
                      <w:marTop w:val="0"/>
                      <w:marBottom w:val="0"/>
                      <w:divBdr>
                        <w:top w:val="none" w:sz="0" w:space="0" w:color="auto"/>
                        <w:left w:val="none" w:sz="0" w:space="0" w:color="auto"/>
                        <w:bottom w:val="none" w:sz="0" w:space="0" w:color="auto"/>
                        <w:right w:val="none" w:sz="0" w:space="0" w:color="auto"/>
                      </w:divBdr>
                    </w:div>
                  </w:divsChild>
                </w:div>
                <w:div w:id="1412199875">
                  <w:marLeft w:val="0"/>
                  <w:marRight w:val="0"/>
                  <w:marTop w:val="0"/>
                  <w:marBottom w:val="0"/>
                  <w:divBdr>
                    <w:top w:val="none" w:sz="0" w:space="0" w:color="auto"/>
                    <w:left w:val="none" w:sz="0" w:space="0" w:color="auto"/>
                    <w:bottom w:val="none" w:sz="0" w:space="0" w:color="auto"/>
                    <w:right w:val="none" w:sz="0" w:space="0" w:color="auto"/>
                  </w:divBdr>
                  <w:divsChild>
                    <w:div w:id="415593869">
                      <w:marLeft w:val="0"/>
                      <w:marRight w:val="0"/>
                      <w:marTop w:val="0"/>
                      <w:marBottom w:val="0"/>
                      <w:divBdr>
                        <w:top w:val="none" w:sz="0" w:space="0" w:color="auto"/>
                        <w:left w:val="none" w:sz="0" w:space="0" w:color="auto"/>
                        <w:bottom w:val="none" w:sz="0" w:space="0" w:color="auto"/>
                        <w:right w:val="none" w:sz="0" w:space="0" w:color="auto"/>
                      </w:divBdr>
                    </w:div>
                  </w:divsChild>
                </w:div>
                <w:div w:id="556743793">
                  <w:marLeft w:val="0"/>
                  <w:marRight w:val="0"/>
                  <w:marTop w:val="0"/>
                  <w:marBottom w:val="0"/>
                  <w:divBdr>
                    <w:top w:val="none" w:sz="0" w:space="0" w:color="auto"/>
                    <w:left w:val="none" w:sz="0" w:space="0" w:color="auto"/>
                    <w:bottom w:val="none" w:sz="0" w:space="0" w:color="auto"/>
                    <w:right w:val="none" w:sz="0" w:space="0" w:color="auto"/>
                  </w:divBdr>
                  <w:divsChild>
                    <w:div w:id="1508983166">
                      <w:marLeft w:val="0"/>
                      <w:marRight w:val="0"/>
                      <w:marTop w:val="0"/>
                      <w:marBottom w:val="0"/>
                      <w:divBdr>
                        <w:top w:val="none" w:sz="0" w:space="0" w:color="auto"/>
                        <w:left w:val="none" w:sz="0" w:space="0" w:color="auto"/>
                        <w:bottom w:val="none" w:sz="0" w:space="0" w:color="auto"/>
                        <w:right w:val="none" w:sz="0" w:space="0" w:color="auto"/>
                      </w:divBdr>
                    </w:div>
                  </w:divsChild>
                </w:div>
                <w:div w:id="1413549219">
                  <w:marLeft w:val="0"/>
                  <w:marRight w:val="0"/>
                  <w:marTop w:val="0"/>
                  <w:marBottom w:val="0"/>
                  <w:divBdr>
                    <w:top w:val="none" w:sz="0" w:space="0" w:color="auto"/>
                    <w:left w:val="none" w:sz="0" w:space="0" w:color="auto"/>
                    <w:bottom w:val="none" w:sz="0" w:space="0" w:color="auto"/>
                    <w:right w:val="none" w:sz="0" w:space="0" w:color="auto"/>
                  </w:divBdr>
                  <w:divsChild>
                    <w:div w:id="1331058516">
                      <w:marLeft w:val="0"/>
                      <w:marRight w:val="0"/>
                      <w:marTop w:val="0"/>
                      <w:marBottom w:val="0"/>
                      <w:divBdr>
                        <w:top w:val="none" w:sz="0" w:space="0" w:color="auto"/>
                        <w:left w:val="none" w:sz="0" w:space="0" w:color="auto"/>
                        <w:bottom w:val="none" w:sz="0" w:space="0" w:color="auto"/>
                        <w:right w:val="none" w:sz="0" w:space="0" w:color="auto"/>
                      </w:divBdr>
                    </w:div>
                  </w:divsChild>
                </w:div>
                <w:div w:id="967124687">
                  <w:marLeft w:val="0"/>
                  <w:marRight w:val="0"/>
                  <w:marTop w:val="0"/>
                  <w:marBottom w:val="0"/>
                  <w:divBdr>
                    <w:top w:val="none" w:sz="0" w:space="0" w:color="auto"/>
                    <w:left w:val="none" w:sz="0" w:space="0" w:color="auto"/>
                    <w:bottom w:val="none" w:sz="0" w:space="0" w:color="auto"/>
                    <w:right w:val="none" w:sz="0" w:space="0" w:color="auto"/>
                  </w:divBdr>
                  <w:divsChild>
                    <w:div w:id="1245063980">
                      <w:marLeft w:val="0"/>
                      <w:marRight w:val="0"/>
                      <w:marTop w:val="0"/>
                      <w:marBottom w:val="0"/>
                      <w:divBdr>
                        <w:top w:val="none" w:sz="0" w:space="0" w:color="auto"/>
                        <w:left w:val="none" w:sz="0" w:space="0" w:color="auto"/>
                        <w:bottom w:val="none" w:sz="0" w:space="0" w:color="auto"/>
                        <w:right w:val="none" w:sz="0" w:space="0" w:color="auto"/>
                      </w:divBdr>
                    </w:div>
                  </w:divsChild>
                </w:div>
                <w:div w:id="3827723">
                  <w:marLeft w:val="0"/>
                  <w:marRight w:val="0"/>
                  <w:marTop w:val="0"/>
                  <w:marBottom w:val="0"/>
                  <w:divBdr>
                    <w:top w:val="none" w:sz="0" w:space="0" w:color="auto"/>
                    <w:left w:val="none" w:sz="0" w:space="0" w:color="auto"/>
                    <w:bottom w:val="none" w:sz="0" w:space="0" w:color="auto"/>
                    <w:right w:val="none" w:sz="0" w:space="0" w:color="auto"/>
                  </w:divBdr>
                  <w:divsChild>
                    <w:div w:id="1564021668">
                      <w:marLeft w:val="0"/>
                      <w:marRight w:val="0"/>
                      <w:marTop w:val="0"/>
                      <w:marBottom w:val="0"/>
                      <w:divBdr>
                        <w:top w:val="none" w:sz="0" w:space="0" w:color="auto"/>
                        <w:left w:val="none" w:sz="0" w:space="0" w:color="auto"/>
                        <w:bottom w:val="none" w:sz="0" w:space="0" w:color="auto"/>
                        <w:right w:val="none" w:sz="0" w:space="0" w:color="auto"/>
                      </w:divBdr>
                    </w:div>
                  </w:divsChild>
                </w:div>
                <w:div w:id="118108433">
                  <w:marLeft w:val="0"/>
                  <w:marRight w:val="0"/>
                  <w:marTop w:val="0"/>
                  <w:marBottom w:val="0"/>
                  <w:divBdr>
                    <w:top w:val="none" w:sz="0" w:space="0" w:color="auto"/>
                    <w:left w:val="none" w:sz="0" w:space="0" w:color="auto"/>
                    <w:bottom w:val="none" w:sz="0" w:space="0" w:color="auto"/>
                    <w:right w:val="none" w:sz="0" w:space="0" w:color="auto"/>
                  </w:divBdr>
                  <w:divsChild>
                    <w:div w:id="608661142">
                      <w:marLeft w:val="0"/>
                      <w:marRight w:val="0"/>
                      <w:marTop w:val="0"/>
                      <w:marBottom w:val="0"/>
                      <w:divBdr>
                        <w:top w:val="none" w:sz="0" w:space="0" w:color="auto"/>
                        <w:left w:val="none" w:sz="0" w:space="0" w:color="auto"/>
                        <w:bottom w:val="none" w:sz="0" w:space="0" w:color="auto"/>
                        <w:right w:val="none" w:sz="0" w:space="0" w:color="auto"/>
                      </w:divBdr>
                    </w:div>
                  </w:divsChild>
                </w:div>
                <w:div w:id="1290940201">
                  <w:marLeft w:val="0"/>
                  <w:marRight w:val="0"/>
                  <w:marTop w:val="0"/>
                  <w:marBottom w:val="0"/>
                  <w:divBdr>
                    <w:top w:val="none" w:sz="0" w:space="0" w:color="auto"/>
                    <w:left w:val="none" w:sz="0" w:space="0" w:color="auto"/>
                    <w:bottom w:val="none" w:sz="0" w:space="0" w:color="auto"/>
                    <w:right w:val="none" w:sz="0" w:space="0" w:color="auto"/>
                  </w:divBdr>
                  <w:divsChild>
                    <w:div w:id="2142263634">
                      <w:marLeft w:val="0"/>
                      <w:marRight w:val="0"/>
                      <w:marTop w:val="0"/>
                      <w:marBottom w:val="0"/>
                      <w:divBdr>
                        <w:top w:val="none" w:sz="0" w:space="0" w:color="auto"/>
                        <w:left w:val="none" w:sz="0" w:space="0" w:color="auto"/>
                        <w:bottom w:val="none" w:sz="0" w:space="0" w:color="auto"/>
                        <w:right w:val="none" w:sz="0" w:space="0" w:color="auto"/>
                      </w:divBdr>
                    </w:div>
                  </w:divsChild>
                </w:div>
                <w:div w:id="16320336">
                  <w:marLeft w:val="0"/>
                  <w:marRight w:val="0"/>
                  <w:marTop w:val="0"/>
                  <w:marBottom w:val="0"/>
                  <w:divBdr>
                    <w:top w:val="none" w:sz="0" w:space="0" w:color="auto"/>
                    <w:left w:val="none" w:sz="0" w:space="0" w:color="auto"/>
                    <w:bottom w:val="none" w:sz="0" w:space="0" w:color="auto"/>
                    <w:right w:val="none" w:sz="0" w:space="0" w:color="auto"/>
                  </w:divBdr>
                  <w:divsChild>
                    <w:div w:id="1180124348">
                      <w:marLeft w:val="0"/>
                      <w:marRight w:val="0"/>
                      <w:marTop w:val="0"/>
                      <w:marBottom w:val="0"/>
                      <w:divBdr>
                        <w:top w:val="none" w:sz="0" w:space="0" w:color="auto"/>
                        <w:left w:val="none" w:sz="0" w:space="0" w:color="auto"/>
                        <w:bottom w:val="none" w:sz="0" w:space="0" w:color="auto"/>
                        <w:right w:val="none" w:sz="0" w:space="0" w:color="auto"/>
                      </w:divBdr>
                    </w:div>
                  </w:divsChild>
                </w:div>
                <w:div w:id="399408835">
                  <w:marLeft w:val="0"/>
                  <w:marRight w:val="0"/>
                  <w:marTop w:val="0"/>
                  <w:marBottom w:val="0"/>
                  <w:divBdr>
                    <w:top w:val="none" w:sz="0" w:space="0" w:color="auto"/>
                    <w:left w:val="none" w:sz="0" w:space="0" w:color="auto"/>
                    <w:bottom w:val="none" w:sz="0" w:space="0" w:color="auto"/>
                    <w:right w:val="none" w:sz="0" w:space="0" w:color="auto"/>
                  </w:divBdr>
                  <w:divsChild>
                    <w:div w:id="382294757">
                      <w:marLeft w:val="0"/>
                      <w:marRight w:val="0"/>
                      <w:marTop w:val="0"/>
                      <w:marBottom w:val="0"/>
                      <w:divBdr>
                        <w:top w:val="none" w:sz="0" w:space="0" w:color="auto"/>
                        <w:left w:val="none" w:sz="0" w:space="0" w:color="auto"/>
                        <w:bottom w:val="none" w:sz="0" w:space="0" w:color="auto"/>
                        <w:right w:val="none" w:sz="0" w:space="0" w:color="auto"/>
                      </w:divBdr>
                    </w:div>
                  </w:divsChild>
                </w:div>
                <w:div w:id="299308306">
                  <w:marLeft w:val="0"/>
                  <w:marRight w:val="0"/>
                  <w:marTop w:val="0"/>
                  <w:marBottom w:val="0"/>
                  <w:divBdr>
                    <w:top w:val="none" w:sz="0" w:space="0" w:color="auto"/>
                    <w:left w:val="none" w:sz="0" w:space="0" w:color="auto"/>
                    <w:bottom w:val="none" w:sz="0" w:space="0" w:color="auto"/>
                    <w:right w:val="none" w:sz="0" w:space="0" w:color="auto"/>
                  </w:divBdr>
                  <w:divsChild>
                    <w:div w:id="744381604">
                      <w:marLeft w:val="0"/>
                      <w:marRight w:val="0"/>
                      <w:marTop w:val="0"/>
                      <w:marBottom w:val="0"/>
                      <w:divBdr>
                        <w:top w:val="none" w:sz="0" w:space="0" w:color="auto"/>
                        <w:left w:val="none" w:sz="0" w:space="0" w:color="auto"/>
                        <w:bottom w:val="none" w:sz="0" w:space="0" w:color="auto"/>
                        <w:right w:val="none" w:sz="0" w:space="0" w:color="auto"/>
                      </w:divBdr>
                    </w:div>
                  </w:divsChild>
                </w:div>
                <w:div w:id="1658875361">
                  <w:marLeft w:val="0"/>
                  <w:marRight w:val="0"/>
                  <w:marTop w:val="0"/>
                  <w:marBottom w:val="0"/>
                  <w:divBdr>
                    <w:top w:val="none" w:sz="0" w:space="0" w:color="auto"/>
                    <w:left w:val="none" w:sz="0" w:space="0" w:color="auto"/>
                    <w:bottom w:val="none" w:sz="0" w:space="0" w:color="auto"/>
                    <w:right w:val="none" w:sz="0" w:space="0" w:color="auto"/>
                  </w:divBdr>
                  <w:divsChild>
                    <w:div w:id="1557006776">
                      <w:marLeft w:val="0"/>
                      <w:marRight w:val="0"/>
                      <w:marTop w:val="0"/>
                      <w:marBottom w:val="0"/>
                      <w:divBdr>
                        <w:top w:val="none" w:sz="0" w:space="0" w:color="auto"/>
                        <w:left w:val="none" w:sz="0" w:space="0" w:color="auto"/>
                        <w:bottom w:val="none" w:sz="0" w:space="0" w:color="auto"/>
                        <w:right w:val="none" w:sz="0" w:space="0" w:color="auto"/>
                      </w:divBdr>
                    </w:div>
                  </w:divsChild>
                </w:div>
                <w:div w:id="1636569901">
                  <w:marLeft w:val="0"/>
                  <w:marRight w:val="0"/>
                  <w:marTop w:val="0"/>
                  <w:marBottom w:val="0"/>
                  <w:divBdr>
                    <w:top w:val="none" w:sz="0" w:space="0" w:color="auto"/>
                    <w:left w:val="none" w:sz="0" w:space="0" w:color="auto"/>
                    <w:bottom w:val="none" w:sz="0" w:space="0" w:color="auto"/>
                    <w:right w:val="none" w:sz="0" w:space="0" w:color="auto"/>
                  </w:divBdr>
                  <w:divsChild>
                    <w:div w:id="1820994702">
                      <w:marLeft w:val="0"/>
                      <w:marRight w:val="0"/>
                      <w:marTop w:val="0"/>
                      <w:marBottom w:val="0"/>
                      <w:divBdr>
                        <w:top w:val="none" w:sz="0" w:space="0" w:color="auto"/>
                        <w:left w:val="none" w:sz="0" w:space="0" w:color="auto"/>
                        <w:bottom w:val="none" w:sz="0" w:space="0" w:color="auto"/>
                        <w:right w:val="none" w:sz="0" w:space="0" w:color="auto"/>
                      </w:divBdr>
                    </w:div>
                  </w:divsChild>
                </w:div>
                <w:div w:id="378286929">
                  <w:marLeft w:val="0"/>
                  <w:marRight w:val="0"/>
                  <w:marTop w:val="0"/>
                  <w:marBottom w:val="0"/>
                  <w:divBdr>
                    <w:top w:val="none" w:sz="0" w:space="0" w:color="auto"/>
                    <w:left w:val="none" w:sz="0" w:space="0" w:color="auto"/>
                    <w:bottom w:val="none" w:sz="0" w:space="0" w:color="auto"/>
                    <w:right w:val="none" w:sz="0" w:space="0" w:color="auto"/>
                  </w:divBdr>
                  <w:divsChild>
                    <w:div w:id="987057828">
                      <w:marLeft w:val="0"/>
                      <w:marRight w:val="0"/>
                      <w:marTop w:val="0"/>
                      <w:marBottom w:val="0"/>
                      <w:divBdr>
                        <w:top w:val="none" w:sz="0" w:space="0" w:color="auto"/>
                        <w:left w:val="none" w:sz="0" w:space="0" w:color="auto"/>
                        <w:bottom w:val="none" w:sz="0" w:space="0" w:color="auto"/>
                        <w:right w:val="none" w:sz="0" w:space="0" w:color="auto"/>
                      </w:divBdr>
                    </w:div>
                  </w:divsChild>
                </w:div>
                <w:div w:id="122189988">
                  <w:marLeft w:val="0"/>
                  <w:marRight w:val="0"/>
                  <w:marTop w:val="0"/>
                  <w:marBottom w:val="0"/>
                  <w:divBdr>
                    <w:top w:val="none" w:sz="0" w:space="0" w:color="auto"/>
                    <w:left w:val="none" w:sz="0" w:space="0" w:color="auto"/>
                    <w:bottom w:val="none" w:sz="0" w:space="0" w:color="auto"/>
                    <w:right w:val="none" w:sz="0" w:space="0" w:color="auto"/>
                  </w:divBdr>
                  <w:divsChild>
                    <w:div w:id="882055547">
                      <w:marLeft w:val="0"/>
                      <w:marRight w:val="0"/>
                      <w:marTop w:val="0"/>
                      <w:marBottom w:val="0"/>
                      <w:divBdr>
                        <w:top w:val="none" w:sz="0" w:space="0" w:color="auto"/>
                        <w:left w:val="none" w:sz="0" w:space="0" w:color="auto"/>
                        <w:bottom w:val="none" w:sz="0" w:space="0" w:color="auto"/>
                        <w:right w:val="none" w:sz="0" w:space="0" w:color="auto"/>
                      </w:divBdr>
                    </w:div>
                  </w:divsChild>
                </w:div>
                <w:div w:id="1975090310">
                  <w:marLeft w:val="0"/>
                  <w:marRight w:val="0"/>
                  <w:marTop w:val="0"/>
                  <w:marBottom w:val="0"/>
                  <w:divBdr>
                    <w:top w:val="none" w:sz="0" w:space="0" w:color="auto"/>
                    <w:left w:val="none" w:sz="0" w:space="0" w:color="auto"/>
                    <w:bottom w:val="none" w:sz="0" w:space="0" w:color="auto"/>
                    <w:right w:val="none" w:sz="0" w:space="0" w:color="auto"/>
                  </w:divBdr>
                  <w:divsChild>
                    <w:div w:id="1255279957">
                      <w:marLeft w:val="0"/>
                      <w:marRight w:val="0"/>
                      <w:marTop w:val="0"/>
                      <w:marBottom w:val="0"/>
                      <w:divBdr>
                        <w:top w:val="none" w:sz="0" w:space="0" w:color="auto"/>
                        <w:left w:val="none" w:sz="0" w:space="0" w:color="auto"/>
                        <w:bottom w:val="none" w:sz="0" w:space="0" w:color="auto"/>
                        <w:right w:val="none" w:sz="0" w:space="0" w:color="auto"/>
                      </w:divBdr>
                    </w:div>
                  </w:divsChild>
                </w:div>
                <w:div w:id="444347917">
                  <w:marLeft w:val="0"/>
                  <w:marRight w:val="0"/>
                  <w:marTop w:val="0"/>
                  <w:marBottom w:val="0"/>
                  <w:divBdr>
                    <w:top w:val="none" w:sz="0" w:space="0" w:color="auto"/>
                    <w:left w:val="none" w:sz="0" w:space="0" w:color="auto"/>
                    <w:bottom w:val="none" w:sz="0" w:space="0" w:color="auto"/>
                    <w:right w:val="none" w:sz="0" w:space="0" w:color="auto"/>
                  </w:divBdr>
                  <w:divsChild>
                    <w:div w:id="1181360721">
                      <w:marLeft w:val="0"/>
                      <w:marRight w:val="0"/>
                      <w:marTop w:val="0"/>
                      <w:marBottom w:val="0"/>
                      <w:divBdr>
                        <w:top w:val="none" w:sz="0" w:space="0" w:color="auto"/>
                        <w:left w:val="none" w:sz="0" w:space="0" w:color="auto"/>
                        <w:bottom w:val="none" w:sz="0" w:space="0" w:color="auto"/>
                        <w:right w:val="none" w:sz="0" w:space="0" w:color="auto"/>
                      </w:divBdr>
                    </w:div>
                  </w:divsChild>
                </w:div>
                <w:div w:id="2035765385">
                  <w:marLeft w:val="0"/>
                  <w:marRight w:val="0"/>
                  <w:marTop w:val="0"/>
                  <w:marBottom w:val="0"/>
                  <w:divBdr>
                    <w:top w:val="none" w:sz="0" w:space="0" w:color="auto"/>
                    <w:left w:val="none" w:sz="0" w:space="0" w:color="auto"/>
                    <w:bottom w:val="none" w:sz="0" w:space="0" w:color="auto"/>
                    <w:right w:val="none" w:sz="0" w:space="0" w:color="auto"/>
                  </w:divBdr>
                  <w:divsChild>
                    <w:div w:id="849293962">
                      <w:marLeft w:val="0"/>
                      <w:marRight w:val="0"/>
                      <w:marTop w:val="0"/>
                      <w:marBottom w:val="0"/>
                      <w:divBdr>
                        <w:top w:val="none" w:sz="0" w:space="0" w:color="auto"/>
                        <w:left w:val="none" w:sz="0" w:space="0" w:color="auto"/>
                        <w:bottom w:val="none" w:sz="0" w:space="0" w:color="auto"/>
                        <w:right w:val="none" w:sz="0" w:space="0" w:color="auto"/>
                      </w:divBdr>
                    </w:div>
                  </w:divsChild>
                </w:div>
                <w:div w:id="790393497">
                  <w:marLeft w:val="0"/>
                  <w:marRight w:val="0"/>
                  <w:marTop w:val="0"/>
                  <w:marBottom w:val="0"/>
                  <w:divBdr>
                    <w:top w:val="none" w:sz="0" w:space="0" w:color="auto"/>
                    <w:left w:val="none" w:sz="0" w:space="0" w:color="auto"/>
                    <w:bottom w:val="none" w:sz="0" w:space="0" w:color="auto"/>
                    <w:right w:val="none" w:sz="0" w:space="0" w:color="auto"/>
                  </w:divBdr>
                  <w:divsChild>
                    <w:div w:id="917060043">
                      <w:marLeft w:val="0"/>
                      <w:marRight w:val="0"/>
                      <w:marTop w:val="0"/>
                      <w:marBottom w:val="0"/>
                      <w:divBdr>
                        <w:top w:val="none" w:sz="0" w:space="0" w:color="auto"/>
                        <w:left w:val="none" w:sz="0" w:space="0" w:color="auto"/>
                        <w:bottom w:val="none" w:sz="0" w:space="0" w:color="auto"/>
                        <w:right w:val="none" w:sz="0" w:space="0" w:color="auto"/>
                      </w:divBdr>
                    </w:div>
                  </w:divsChild>
                </w:div>
                <w:div w:id="439760535">
                  <w:marLeft w:val="0"/>
                  <w:marRight w:val="0"/>
                  <w:marTop w:val="0"/>
                  <w:marBottom w:val="0"/>
                  <w:divBdr>
                    <w:top w:val="none" w:sz="0" w:space="0" w:color="auto"/>
                    <w:left w:val="none" w:sz="0" w:space="0" w:color="auto"/>
                    <w:bottom w:val="none" w:sz="0" w:space="0" w:color="auto"/>
                    <w:right w:val="none" w:sz="0" w:space="0" w:color="auto"/>
                  </w:divBdr>
                  <w:divsChild>
                    <w:div w:id="2128423359">
                      <w:marLeft w:val="0"/>
                      <w:marRight w:val="0"/>
                      <w:marTop w:val="0"/>
                      <w:marBottom w:val="0"/>
                      <w:divBdr>
                        <w:top w:val="none" w:sz="0" w:space="0" w:color="auto"/>
                        <w:left w:val="none" w:sz="0" w:space="0" w:color="auto"/>
                        <w:bottom w:val="none" w:sz="0" w:space="0" w:color="auto"/>
                        <w:right w:val="none" w:sz="0" w:space="0" w:color="auto"/>
                      </w:divBdr>
                    </w:div>
                  </w:divsChild>
                </w:div>
                <w:div w:id="1299190606">
                  <w:marLeft w:val="0"/>
                  <w:marRight w:val="0"/>
                  <w:marTop w:val="0"/>
                  <w:marBottom w:val="0"/>
                  <w:divBdr>
                    <w:top w:val="none" w:sz="0" w:space="0" w:color="auto"/>
                    <w:left w:val="none" w:sz="0" w:space="0" w:color="auto"/>
                    <w:bottom w:val="none" w:sz="0" w:space="0" w:color="auto"/>
                    <w:right w:val="none" w:sz="0" w:space="0" w:color="auto"/>
                  </w:divBdr>
                  <w:divsChild>
                    <w:div w:id="1146892066">
                      <w:marLeft w:val="0"/>
                      <w:marRight w:val="0"/>
                      <w:marTop w:val="0"/>
                      <w:marBottom w:val="0"/>
                      <w:divBdr>
                        <w:top w:val="none" w:sz="0" w:space="0" w:color="auto"/>
                        <w:left w:val="none" w:sz="0" w:space="0" w:color="auto"/>
                        <w:bottom w:val="none" w:sz="0" w:space="0" w:color="auto"/>
                        <w:right w:val="none" w:sz="0" w:space="0" w:color="auto"/>
                      </w:divBdr>
                    </w:div>
                  </w:divsChild>
                </w:div>
                <w:div w:id="1671130271">
                  <w:marLeft w:val="0"/>
                  <w:marRight w:val="0"/>
                  <w:marTop w:val="0"/>
                  <w:marBottom w:val="0"/>
                  <w:divBdr>
                    <w:top w:val="none" w:sz="0" w:space="0" w:color="auto"/>
                    <w:left w:val="none" w:sz="0" w:space="0" w:color="auto"/>
                    <w:bottom w:val="none" w:sz="0" w:space="0" w:color="auto"/>
                    <w:right w:val="none" w:sz="0" w:space="0" w:color="auto"/>
                  </w:divBdr>
                  <w:divsChild>
                    <w:div w:id="452985218">
                      <w:marLeft w:val="0"/>
                      <w:marRight w:val="0"/>
                      <w:marTop w:val="0"/>
                      <w:marBottom w:val="0"/>
                      <w:divBdr>
                        <w:top w:val="none" w:sz="0" w:space="0" w:color="auto"/>
                        <w:left w:val="none" w:sz="0" w:space="0" w:color="auto"/>
                        <w:bottom w:val="none" w:sz="0" w:space="0" w:color="auto"/>
                        <w:right w:val="none" w:sz="0" w:space="0" w:color="auto"/>
                      </w:divBdr>
                    </w:div>
                  </w:divsChild>
                </w:div>
                <w:div w:id="183247978">
                  <w:marLeft w:val="0"/>
                  <w:marRight w:val="0"/>
                  <w:marTop w:val="0"/>
                  <w:marBottom w:val="0"/>
                  <w:divBdr>
                    <w:top w:val="none" w:sz="0" w:space="0" w:color="auto"/>
                    <w:left w:val="none" w:sz="0" w:space="0" w:color="auto"/>
                    <w:bottom w:val="none" w:sz="0" w:space="0" w:color="auto"/>
                    <w:right w:val="none" w:sz="0" w:space="0" w:color="auto"/>
                  </w:divBdr>
                  <w:divsChild>
                    <w:div w:id="785546596">
                      <w:marLeft w:val="0"/>
                      <w:marRight w:val="0"/>
                      <w:marTop w:val="0"/>
                      <w:marBottom w:val="0"/>
                      <w:divBdr>
                        <w:top w:val="none" w:sz="0" w:space="0" w:color="auto"/>
                        <w:left w:val="none" w:sz="0" w:space="0" w:color="auto"/>
                        <w:bottom w:val="none" w:sz="0" w:space="0" w:color="auto"/>
                        <w:right w:val="none" w:sz="0" w:space="0" w:color="auto"/>
                      </w:divBdr>
                    </w:div>
                  </w:divsChild>
                </w:div>
                <w:div w:id="1516729561">
                  <w:marLeft w:val="0"/>
                  <w:marRight w:val="0"/>
                  <w:marTop w:val="0"/>
                  <w:marBottom w:val="0"/>
                  <w:divBdr>
                    <w:top w:val="none" w:sz="0" w:space="0" w:color="auto"/>
                    <w:left w:val="none" w:sz="0" w:space="0" w:color="auto"/>
                    <w:bottom w:val="none" w:sz="0" w:space="0" w:color="auto"/>
                    <w:right w:val="none" w:sz="0" w:space="0" w:color="auto"/>
                  </w:divBdr>
                  <w:divsChild>
                    <w:div w:id="2019772660">
                      <w:marLeft w:val="0"/>
                      <w:marRight w:val="0"/>
                      <w:marTop w:val="0"/>
                      <w:marBottom w:val="0"/>
                      <w:divBdr>
                        <w:top w:val="none" w:sz="0" w:space="0" w:color="auto"/>
                        <w:left w:val="none" w:sz="0" w:space="0" w:color="auto"/>
                        <w:bottom w:val="none" w:sz="0" w:space="0" w:color="auto"/>
                        <w:right w:val="none" w:sz="0" w:space="0" w:color="auto"/>
                      </w:divBdr>
                    </w:div>
                  </w:divsChild>
                </w:div>
                <w:div w:id="1621492608">
                  <w:marLeft w:val="0"/>
                  <w:marRight w:val="0"/>
                  <w:marTop w:val="0"/>
                  <w:marBottom w:val="0"/>
                  <w:divBdr>
                    <w:top w:val="none" w:sz="0" w:space="0" w:color="auto"/>
                    <w:left w:val="none" w:sz="0" w:space="0" w:color="auto"/>
                    <w:bottom w:val="none" w:sz="0" w:space="0" w:color="auto"/>
                    <w:right w:val="none" w:sz="0" w:space="0" w:color="auto"/>
                  </w:divBdr>
                  <w:divsChild>
                    <w:div w:id="1503348220">
                      <w:marLeft w:val="0"/>
                      <w:marRight w:val="0"/>
                      <w:marTop w:val="0"/>
                      <w:marBottom w:val="0"/>
                      <w:divBdr>
                        <w:top w:val="none" w:sz="0" w:space="0" w:color="auto"/>
                        <w:left w:val="none" w:sz="0" w:space="0" w:color="auto"/>
                        <w:bottom w:val="none" w:sz="0" w:space="0" w:color="auto"/>
                        <w:right w:val="none" w:sz="0" w:space="0" w:color="auto"/>
                      </w:divBdr>
                    </w:div>
                  </w:divsChild>
                </w:div>
                <w:div w:id="945766967">
                  <w:marLeft w:val="0"/>
                  <w:marRight w:val="0"/>
                  <w:marTop w:val="0"/>
                  <w:marBottom w:val="0"/>
                  <w:divBdr>
                    <w:top w:val="none" w:sz="0" w:space="0" w:color="auto"/>
                    <w:left w:val="none" w:sz="0" w:space="0" w:color="auto"/>
                    <w:bottom w:val="none" w:sz="0" w:space="0" w:color="auto"/>
                    <w:right w:val="none" w:sz="0" w:space="0" w:color="auto"/>
                  </w:divBdr>
                  <w:divsChild>
                    <w:div w:id="1501240614">
                      <w:marLeft w:val="0"/>
                      <w:marRight w:val="0"/>
                      <w:marTop w:val="0"/>
                      <w:marBottom w:val="0"/>
                      <w:divBdr>
                        <w:top w:val="none" w:sz="0" w:space="0" w:color="auto"/>
                        <w:left w:val="none" w:sz="0" w:space="0" w:color="auto"/>
                        <w:bottom w:val="none" w:sz="0" w:space="0" w:color="auto"/>
                        <w:right w:val="none" w:sz="0" w:space="0" w:color="auto"/>
                      </w:divBdr>
                    </w:div>
                  </w:divsChild>
                </w:div>
                <w:div w:id="294525456">
                  <w:marLeft w:val="0"/>
                  <w:marRight w:val="0"/>
                  <w:marTop w:val="0"/>
                  <w:marBottom w:val="0"/>
                  <w:divBdr>
                    <w:top w:val="none" w:sz="0" w:space="0" w:color="auto"/>
                    <w:left w:val="none" w:sz="0" w:space="0" w:color="auto"/>
                    <w:bottom w:val="none" w:sz="0" w:space="0" w:color="auto"/>
                    <w:right w:val="none" w:sz="0" w:space="0" w:color="auto"/>
                  </w:divBdr>
                  <w:divsChild>
                    <w:div w:id="1207253296">
                      <w:marLeft w:val="0"/>
                      <w:marRight w:val="0"/>
                      <w:marTop w:val="0"/>
                      <w:marBottom w:val="0"/>
                      <w:divBdr>
                        <w:top w:val="none" w:sz="0" w:space="0" w:color="auto"/>
                        <w:left w:val="none" w:sz="0" w:space="0" w:color="auto"/>
                        <w:bottom w:val="none" w:sz="0" w:space="0" w:color="auto"/>
                        <w:right w:val="none" w:sz="0" w:space="0" w:color="auto"/>
                      </w:divBdr>
                    </w:div>
                  </w:divsChild>
                </w:div>
                <w:div w:id="1025322908">
                  <w:marLeft w:val="0"/>
                  <w:marRight w:val="0"/>
                  <w:marTop w:val="0"/>
                  <w:marBottom w:val="0"/>
                  <w:divBdr>
                    <w:top w:val="none" w:sz="0" w:space="0" w:color="auto"/>
                    <w:left w:val="none" w:sz="0" w:space="0" w:color="auto"/>
                    <w:bottom w:val="none" w:sz="0" w:space="0" w:color="auto"/>
                    <w:right w:val="none" w:sz="0" w:space="0" w:color="auto"/>
                  </w:divBdr>
                  <w:divsChild>
                    <w:div w:id="1766221866">
                      <w:marLeft w:val="0"/>
                      <w:marRight w:val="0"/>
                      <w:marTop w:val="0"/>
                      <w:marBottom w:val="0"/>
                      <w:divBdr>
                        <w:top w:val="none" w:sz="0" w:space="0" w:color="auto"/>
                        <w:left w:val="none" w:sz="0" w:space="0" w:color="auto"/>
                        <w:bottom w:val="none" w:sz="0" w:space="0" w:color="auto"/>
                        <w:right w:val="none" w:sz="0" w:space="0" w:color="auto"/>
                      </w:divBdr>
                    </w:div>
                  </w:divsChild>
                </w:div>
                <w:div w:id="49888483">
                  <w:marLeft w:val="0"/>
                  <w:marRight w:val="0"/>
                  <w:marTop w:val="0"/>
                  <w:marBottom w:val="0"/>
                  <w:divBdr>
                    <w:top w:val="none" w:sz="0" w:space="0" w:color="auto"/>
                    <w:left w:val="none" w:sz="0" w:space="0" w:color="auto"/>
                    <w:bottom w:val="none" w:sz="0" w:space="0" w:color="auto"/>
                    <w:right w:val="none" w:sz="0" w:space="0" w:color="auto"/>
                  </w:divBdr>
                  <w:divsChild>
                    <w:div w:id="478498331">
                      <w:marLeft w:val="0"/>
                      <w:marRight w:val="0"/>
                      <w:marTop w:val="0"/>
                      <w:marBottom w:val="0"/>
                      <w:divBdr>
                        <w:top w:val="none" w:sz="0" w:space="0" w:color="auto"/>
                        <w:left w:val="none" w:sz="0" w:space="0" w:color="auto"/>
                        <w:bottom w:val="none" w:sz="0" w:space="0" w:color="auto"/>
                        <w:right w:val="none" w:sz="0" w:space="0" w:color="auto"/>
                      </w:divBdr>
                    </w:div>
                  </w:divsChild>
                </w:div>
                <w:div w:id="239798682">
                  <w:marLeft w:val="0"/>
                  <w:marRight w:val="0"/>
                  <w:marTop w:val="0"/>
                  <w:marBottom w:val="0"/>
                  <w:divBdr>
                    <w:top w:val="none" w:sz="0" w:space="0" w:color="auto"/>
                    <w:left w:val="none" w:sz="0" w:space="0" w:color="auto"/>
                    <w:bottom w:val="none" w:sz="0" w:space="0" w:color="auto"/>
                    <w:right w:val="none" w:sz="0" w:space="0" w:color="auto"/>
                  </w:divBdr>
                  <w:divsChild>
                    <w:div w:id="1805926028">
                      <w:marLeft w:val="0"/>
                      <w:marRight w:val="0"/>
                      <w:marTop w:val="0"/>
                      <w:marBottom w:val="0"/>
                      <w:divBdr>
                        <w:top w:val="none" w:sz="0" w:space="0" w:color="auto"/>
                        <w:left w:val="none" w:sz="0" w:space="0" w:color="auto"/>
                        <w:bottom w:val="none" w:sz="0" w:space="0" w:color="auto"/>
                        <w:right w:val="none" w:sz="0" w:space="0" w:color="auto"/>
                      </w:divBdr>
                    </w:div>
                  </w:divsChild>
                </w:div>
                <w:div w:id="1824544950">
                  <w:marLeft w:val="0"/>
                  <w:marRight w:val="0"/>
                  <w:marTop w:val="0"/>
                  <w:marBottom w:val="0"/>
                  <w:divBdr>
                    <w:top w:val="none" w:sz="0" w:space="0" w:color="auto"/>
                    <w:left w:val="none" w:sz="0" w:space="0" w:color="auto"/>
                    <w:bottom w:val="none" w:sz="0" w:space="0" w:color="auto"/>
                    <w:right w:val="none" w:sz="0" w:space="0" w:color="auto"/>
                  </w:divBdr>
                  <w:divsChild>
                    <w:div w:id="1433891831">
                      <w:marLeft w:val="0"/>
                      <w:marRight w:val="0"/>
                      <w:marTop w:val="0"/>
                      <w:marBottom w:val="0"/>
                      <w:divBdr>
                        <w:top w:val="none" w:sz="0" w:space="0" w:color="auto"/>
                        <w:left w:val="none" w:sz="0" w:space="0" w:color="auto"/>
                        <w:bottom w:val="none" w:sz="0" w:space="0" w:color="auto"/>
                        <w:right w:val="none" w:sz="0" w:space="0" w:color="auto"/>
                      </w:divBdr>
                    </w:div>
                  </w:divsChild>
                </w:div>
                <w:div w:id="1968122918">
                  <w:marLeft w:val="0"/>
                  <w:marRight w:val="0"/>
                  <w:marTop w:val="0"/>
                  <w:marBottom w:val="0"/>
                  <w:divBdr>
                    <w:top w:val="none" w:sz="0" w:space="0" w:color="auto"/>
                    <w:left w:val="none" w:sz="0" w:space="0" w:color="auto"/>
                    <w:bottom w:val="none" w:sz="0" w:space="0" w:color="auto"/>
                    <w:right w:val="none" w:sz="0" w:space="0" w:color="auto"/>
                  </w:divBdr>
                  <w:divsChild>
                    <w:div w:id="1651715689">
                      <w:marLeft w:val="0"/>
                      <w:marRight w:val="0"/>
                      <w:marTop w:val="0"/>
                      <w:marBottom w:val="0"/>
                      <w:divBdr>
                        <w:top w:val="none" w:sz="0" w:space="0" w:color="auto"/>
                        <w:left w:val="none" w:sz="0" w:space="0" w:color="auto"/>
                        <w:bottom w:val="none" w:sz="0" w:space="0" w:color="auto"/>
                        <w:right w:val="none" w:sz="0" w:space="0" w:color="auto"/>
                      </w:divBdr>
                    </w:div>
                  </w:divsChild>
                </w:div>
                <w:div w:id="1154839481">
                  <w:marLeft w:val="0"/>
                  <w:marRight w:val="0"/>
                  <w:marTop w:val="0"/>
                  <w:marBottom w:val="0"/>
                  <w:divBdr>
                    <w:top w:val="none" w:sz="0" w:space="0" w:color="auto"/>
                    <w:left w:val="none" w:sz="0" w:space="0" w:color="auto"/>
                    <w:bottom w:val="none" w:sz="0" w:space="0" w:color="auto"/>
                    <w:right w:val="none" w:sz="0" w:space="0" w:color="auto"/>
                  </w:divBdr>
                  <w:divsChild>
                    <w:div w:id="1056126915">
                      <w:marLeft w:val="0"/>
                      <w:marRight w:val="0"/>
                      <w:marTop w:val="0"/>
                      <w:marBottom w:val="0"/>
                      <w:divBdr>
                        <w:top w:val="none" w:sz="0" w:space="0" w:color="auto"/>
                        <w:left w:val="none" w:sz="0" w:space="0" w:color="auto"/>
                        <w:bottom w:val="none" w:sz="0" w:space="0" w:color="auto"/>
                        <w:right w:val="none" w:sz="0" w:space="0" w:color="auto"/>
                      </w:divBdr>
                    </w:div>
                  </w:divsChild>
                </w:div>
                <w:div w:id="1447887822">
                  <w:marLeft w:val="0"/>
                  <w:marRight w:val="0"/>
                  <w:marTop w:val="0"/>
                  <w:marBottom w:val="0"/>
                  <w:divBdr>
                    <w:top w:val="none" w:sz="0" w:space="0" w:color="auto"/>
                    <w:left w:val="none" w:sz="0" w:space="0" w:color="auto"/>
                    <w:bottom w:val="none" w:sz="0" w:space="0" w:color="auto"/>
                    <w:right w:val="none" w:sz="0" w:space="0" w:color="auto"/>
                  </w:divBdr>
                  <w:divsChild>
                    <w:div w:id="600913012">
                      <w:marLeft w:val="0"/>
                      <w:marRight w:val="0"/>
                      <w:marTop w:val="0"/>
                      <w:marBottom w:val="0"/>
                      <w:divBdr>
                        <w:top w:val="none" w:sz="0" w:space="0" w:color="auto"/>
                        <w:left w:val="none" w:sz="0" w:space="0" w:color="auto"/>
                        <w:bottom w:val="none" w:sz="0" w:space="0" w:color="auto"/>
                        <w:right w:val="none" w:sz="0" w:space="0" w:color="auto"/>
                      </w:divBdr>
                    </w:div>
                  </w:divsChild>
                </w:div>
                <w:div w:id="1645307527">
                  <w:marLeft w:val="0"/>
                  <w:marRight w:val="0"/>
                  <w:marTop w:val="0"/>
                  <w:marBottom w:val="0"/>
                  <w:divBdr>
                    <w:top w:val="none" w:sz="0" w:space="0" w:color="auto"/>
                    <w:left w:val="none" w:sz="0" w:space="0" w:color="auto"/>
                    <w:bottom w:val="none" w:sz="0" w:space="0" w:color="auto"/>
                    <w:right w:val="none" w:sz="0" w:space="0" w:color="auto"/>
                  </w:divBdr>
                  <w:divsChild>
                    <w:div w:id="179046139">
                      <w:marLeft w:val="0"/>
                      <w:marRight w:val="0"/>
                      <w:marTop w:val="0"/>
                      <w:marBottom w:val="0"/>
                      <w:divBdr>
                        <w:top w:val="none" w:sz="0" w:space="0" w:color="auto"/>
                        <w:left w:val="none" w:sz="0" w:space="0" w:color="auto"/>
                        <w:bottom w:val="none" w:sz="0" w:space="0" w:color="auto"/>
                        <w:right w:val="none" w:sz="0" w:space="0" w:color="auto"/>
                      </w:divBdr>
                    </w:div>
                  </w:divsChild>
                </w:div>
                <w:div w:id="34236872">
                  <w:marLeft w:val="0"/>
                  <w:marRight w:val="0"/>
                  <w:marTop w:val="0"/>
                  <w:marBottom w:val="0"/>
                  <w:divBdr>
                    <w:top w:val="none" w:sz="0" w:space="0" w:color="auto"/>
                    <w:left w:val="none" w:sz="0" w:space="0" w:color="auto"/>
                    <w:bottom w:val="none" w:sz="0" w:space="0" w:color="auto"/>
                    <w:right w:val="none" w:sz="0" w:space="0" w:color="auto"/>
                  </w:divBdr>
                  <w:divsChild>
                    <w:div w:id="2127575044">
                      <w:marLeft w:val="0"/>
                      <w:marRight w:val="0"/>
                      <w:marTop w:val="0"/>
                      <w:marBottom w:val="0"/>
                      <w:divBdr>
                        <w:top w:val="none" w:sz="0" w:space="0" w:color="auto"/>
                        <w:left w:val="none" w:sz="0" w:space="0" w:color="auto"/>
                        <w:bottom w:val="none" w:sz="0" w:space="0" w:color="auto"/>
                        <w:right w:val="none" w:sz="0" w:space="0" w:color="auto"/>
                      </w:divBdr>
                    </w:div>
                  </w:divsChild>
                </w:div>
                <w:div w:id="1440612482">
                  <w:marLeft w:val="0"/>
                  <w:marRight w:val="0"/>
                  <w:marTop w:val="0"/>
                  <w:marBottom w:val="0"/>
                  <w:divBdr>
                    <w:top w:val="none" w:sz="0" w:space="0" w:color="auto"/>
                    <w:left w:val="none" w:sz="0" w:space="0" w:color="auto"/>
                    <w:bottom w:val="none" w:sz="0" w:space="0" w:color="auto"/>
                    <w:right w:val="none" w:sz="0" w:space="0" w:color="auto"/>
                  </w:divBdr>
                  <w:divsChild>
                    <w:div w:id="1018972978">
                      <w:marLeft w:val="0"/>
                      <w:marRight w:val="0"/>
                      <w:marTop w:val="0"/>
                      <w:marBottom w:val="0"/>
                      <w:divBdr>
                        <w:top w:val="none" w:sz="0" w:space="0" w:color="auto"/>
                        <w:left w:val="none" w:sz="0" w:space="0" w:color="auto"/>
                        <w:bottom w:val="none" w:sz="0" w:space="0" w:color="auto"/>
                        <w:right w:val="none" w:sz="0" w:space="0" w:color="auto"/>
                      </w:divBdr>
                    </w:div>
                  </w:divsChild>
                </w:div>
                <w:div w:id="1424378808">
                  <w:marLeft w:val="0"/>
                  <w:marRight w:val="0"/>
                  <w:marTop w:val="0"/>
                  <w:marBottom w:val="0"/>
                  <w:divBdr>
                    <w:top w:val="none" w:sz="0" w:space="0" w:color="auto"/>
                    <w:left w:val="none" w:sz="0" w:space="0" w:color="auto"/>
                    <w:bottom w:val="none" w:sz="0" w:space="0" w:color="auto"/>
                    <w:right w:val="none" w:sz="0" w:space="0" w:color="auto"/>
                  </w:divBdr>
                  <w:divsChild>
                    <w:div w:id="2000109378">
                      <w:marLeft w:val="0"/>
                      <w:marRight w:val="0"/>
                      <w:marTop w:val="0"/>
                      <w:marBottom w:val="0"/>
                      <w:divBdr>
                        <w:top w:val="none" w:sz="0" w:space="0" w:color="auto"/>
                        <w:left w:val="none" w:sz="0" w:space="0" w:color="auto"/>
                        <w:bottom w:val="none" w:sz="0" w:space="0" w:color="auto"/>
                        <w:right w:val="none" w:sz="0" w:space="0" w:color="auto"/>
                      </w:divBdr>
                    </w:div>
                  </w:divsChild>
                </w:div>
                <w:div w:id="2064136075">
                  <w:marLeft w:val="0"/>
                  <w:marRight w:val="0"/>
                  <w:marTop w:val="0"/>
                  <w:marBottom w:val="0"/>
                  <w:divBdr>
                    <w:top w:val="none" w:sz="0" w:space="0" w:color="auto"/>
                    <w:left w:val="none" w:sz="0" w:space="0" w:color="auto"/>
                    <w:bottom w:val="none" w:sz="0" w:space="0" w:color="auto"/>
                    <w:right w:val="none" w:sz="0" w:space="0" w:color="auto"/>
                  </w:divBdr>
                  <w:divsChild>
                    <w:div w:id="29259884">
                      <w:marLeft w:val="0"/>
                      <w:marRight w:val="0"/>
                      <w:marTop w:val="0"/>
                      <w:marBottom w:val="0"/>
                      <w:divBdr>
                        <w:top w:val="none" w:sz="0" w:space="0" w:color="auto"/>
                        <w:left w:val="none" w:sz="0" w:space="0" w:color="auto"/>
                        <w:bottom w:val="none" w:sz="0" w:space="0" w:color="auto"/>
                        <w:right w:val="none" w:sz="0" w:space="0" w:color="auto"/>
                      </w:divBdr>
                    </w:div>
                  </w:divsChild>
                </w:div>
                <w:div w:id="1128279746">
                  <w:marLeft w:val="0"/>
                  <w:marRight w:val="0"/>
                  <w:marTop w:val="0"/>
                  <w:marBottom w:val="0"/>
                  <w:divBdr>
                    <w:top w:val="none" w:sz="0" w:space="0" w:color="auto"/>
                    <w:left w:val="none" w:sz="0" w:space="0" w:color="auto"/>
                    <w:bottom w:val="none" w:sz="0" w:space="0" w:color="auto"/>
                    <w:right w:val="none" w:sz="0" w:space="0" w:color="auto"/>
                  </w:divBdr>
                  <w:divsChild>
                    <w:div w:id="1553686173">
                      <w:marLeft w:val="0"/>
                      <w:marRight w:val="0"/>
                      <w:marTop w:val="0"/>
                      <w:marBottom w:val="0"/>
                      <w:divBdr>
                        <w:top w:val="none" w:sz="0" w:space="0" w:color="auto"/>
                        <w:left w:val="none" w:sz="0" w:space="0" w:color="auto"/>
                        <w:bottom w:val="none" w:sz="0" w:space="0" w:color="auto"/>
                        <w:right w:val="none" w:sz="0" w:space="0" w:color="auto"/>
                      </w:divBdr>
                    </w:div>
                  </w:divsChild>
                </w:div>
                <w:div w:id="7877376">
                  <w:marLeft w:val="0"/>
                  <w:marRight w:val="0"/>
                  <w:marTop w:val="0"/>
                  <w:marBottom w:val="0"/>
                  <w:divBdr>
                    <w:top w:val="none" w:sz="0" w:space="0" w:color="auto"/>
                    <w:left w:val="none" w:sz="0" w:space="0" w:color="auto"/>
                    <w:bottom w:val="none" w:sz="0" w:space="0" w:color="auto"/>
                    <w:right w:val="none" w:sz="0" w:space="0" w:color="auto"/>
                  </w:divBdr>
                  <w:divsChild>
                    <w:div w:id="1643921793">
                      <w:marLeft w:val="0"/>
                      <w:marRight w:val="0"/>
                      <w:marTop w:val="0"/>
                      <w:marBottom w:val="0"/>
                      <w:divBdr>
                        <w:top w:val="none" w:sz="0" w:space="0" w:color="auto"/>
                        <w:left w:val="none" w:sz="0" w:space="0" w:color="auto"/>
                        <w:bottom w:val="none" w:sz="0" w:space="0" w:color="auto"/>
                        <w:right w:val="none" w:sz="0" w:space="0" w:color="auto"/>
                      </w:divBdr>
                    </w:div>
                  </w:divsChild>
                </w:div>
                <w:div w:id="188179530">
                  <w:marLeft w:val="0"/>
                  <w:marRight w:val="0"/>
                  <w:marTop w:val="0"/>
                  <w:marBottom w:val="0"/>
                  <w:divBdr>
                    <w:top w:val="none" w:sz="0" w:space="0" w:color="auto"/>
                    <w:left w:val="none" w:sz="0" w:space="0" w:color="auto"/>
                    <w:bottom w:val="none" w:sz="0" w:space="0" w:color="auto"/>
                    <w:right w:val="none" w:sz="0" w:space="0" w:color="auto"/>
                  </w:divBdr>
                  <w:divsChild>
                    <w:div w:id="640887888">
                      <w:marLeft w:val="0"/>
                      <w:marRight w:val="0"/>
                      <w:marTop w:val="0"/>
                      <w:marBottom w:val="0"/>
                      <w:divBdr>
                        <w:top w:val="none" w:sz="0" w:space="0" w:color="auto"/>
                        <w:left w:val="none" w:sz="0" w:space="0" w:color="auto"/>
                        <w:bottom w:val="none" w:sz="0" w:space="0" w:color="auto"/>
                        <w:right w:val="none" w:sz="0" w:space="0" w:color="auto"/>
                      </w:divBdr>
                    </w:div>
                  </w:divsChild>
                </w:div>
                <w:div w:id="319043288">
                  <w:marLeft w:val="0"/>
                  <w:marRight w:val="0"/>
                  <w:marTop w:val="0"/>
                  <w:marBottom w:val="0"/>
                  <w:divBdr>
                    <w:top w:val="none" w:sz="0" w:space="0" w:color="auto"/>
                    <w:left w:val="none" w:sz="0" w:space="0" w:color="auto"/>
                    <w:bottom w:val="none" w:sz="0" w:space="0" w:color="auto"/>
                    <w:right w:val="none" w:sz="0" w:space="0" w:color="auto"/>
                  </w:divBdr>
                  <w:divsChild>
                    <w:div w:id="222569301">
                      <w:marLeft w:val="0"/>
                      <w:marRight w:val="0"/>
                      <w:marTop w:val="0"/>
                      <w:marBottom w:val="0"/>
                      <w:divBdr>
                        <w:top w:val="none" w:sz="0" w:space="0" w:color="auto"/>
                        <w:left w:val="none" w:sz="0" w:space="0" w:color="auto"/>
                        <w:bottom w:val="none" w:sz="0" w:space="0" w:color="auto"/>
                        <w:right w:val="none" w:sz="0" w:space="0" w:color="auto"/>
                      </w:divBdr>
                    </w:div>
                  </w:divsChild>
                </w:div>
                <w:div w:id="101657795">
                  <w:marLeft w:val="0"/>
                  <w:marRight w:val="0"/>
                  <w:marTop w:val="0"/>
                  <w:marBottom w:val="0"/>
                  <w:divBdr>
                    <w:top w:val="none" w:sz="0" w:space="0" w:color="auto"/>
                    <w:left w:val="none" w:sz="0" w:space="0" w:color="auto"/>
                    <w:bottom w:val="none" w:sz="0" w:space="0" w:color="auto"/>
                    <w:right w:val="none" w:sz="0" w:space="0" w:color="auto"/>
                  </w:divBdr>
                  <w:divsChild>
                    <w:div w:id="67502994">
                      <w:marLeft w:val="0"/>
                      <w:marRight w:val="0"/>
                      <w:marTop w:val="0"/>
                      <w:marBottom w:val="0"/>
                      <w:divBdr>
                        <w:top w:val="none" w:sz="0" w:space="0" w:color="auto"/>
                        <w:left w:val="none" w:sz="0" w:space="0" w:color="auto"/>
                        <w:bottom w:val="none" w:sz="0" w:space="0" w:color="auto"/>
                        <w:right w:val="none" w:sz="0" w:space="0" w:color="auto"/>
                      </w:divBdr>
                    </w:div>
                  </w:divsChild>
                </w:div>
                <w:div w:id="656155522">
                  <w:marLeft w:val="0"/>
                  <w:marRight w:val="0"/>
                  <w:marTop w:val="0"/>
                  <w:marBottom w:val="0"/>
                  <w:divBdr>
                    <w:top w:val="none" w:sz="0" w:space="0" w:color="auto"/>
                    <w:left w:val="none" w:sz="0" w:space="0" w:color="auto"/>
                    <w:bottom w:val="none" w:sz="0" w:space="0" w:color="auto"/>
                    <w:right w:val="none" w:sz="0" w:space="0" w:color="auto"/>
                  </w:divBdr>
                  <w:divsChild>
                    <w:div w:id="1277100647">
                      <w:marLeft w:val="0"/>
                      <w:marRight w:val="0"/>
                      <w:marTop w:val="0"/>
                      <w:marBottom w:val="0"/>
                      <w:divBdr>
                        <w:top w:val="none" w:sz="0" w:space="0" w:color="auto"/>
                        <w:left w:val="none" w:sz="0" w:space="0" w:color="auto"/>
                        <w:bottom w:val="none" w:sz="0" w:space="0" w:color="auto"/>
                        <w:right w:val="none" w:sz="0" w:space="0" w:color="auto"/>
                      </w:divBdr>
                    </w:div>
                  </w:divsChild>
                </w:div>
                <w:div w:id="1556819846">
                  <w:marLeft w:val="0"/>
                  <w:marRight w:val="0"/>
                  <w:marTop w:val="0"/>
                  <w:marBottom w:val="0"/>
                  <w:divBdr>
                    <w:top w:val="none" w:sz="0" w:space="0" w:color="auto"/>
                    <w:left w:val="none" w:sz="0" w:space="0" w:color="auto"/>
                    <w:bottom w:val="none" w:sz="0" w:space="0" w:color="auto"/>
                    <w:right w:val="none" w:sz="0" w:space="0" w:color="auto"/>
                  </w:divBdr>
                  <w:divsChild>
                    <w:div w:id="1133140524">
                      <w:marLeft w:val="0"/>
                      <w:marRight w:val="0"/>
                      <w:marTop w:val="0"/>
                      <w:marBottom w:val="0"/>
                      <w:divBdr>
                        <w:top w:val="none" w:sz="0" w:space="0" w:color="auto"/>
                        <w:left w:val="none" w:sz="0" w:space="0" w:color="auto"/>
                        <w:bottom w:val="none" w:sz="0" w:space="0" w:color="auto"/>
                        <w:right w:val="none" w:sz="0" w:space="0" w:color="auto"/>
                      </w:divBdr>
                    </w:div>
                  </w:divsChild>
                </w:div>
                <w:div w:id="1846937392">
                  <w:marLeft w:val="0"/>
                  <w:marRight w:val="0"/>
                  <w:marTop w:val="0"/>
                  <w:marBottom w:val="0"/>
                  <w:divBdr>
                    <w:top w:val="none" w:sz="0" w:space="0" w:color="auto"/>
                    <w:left w:val="none" w:sz="0" w:space="0" w:color="auto"/>
                    <w:bottom w:val="none" w:sz="0" w:space="0" w:color="auto"/>
                    <w:right w:val="none" w:sz="0" w:space="0" w:color="auto"/>
                  </w:divBdr>
                  <w:divsChild>
                    <w:div w:id="1348486302">
                      <w:marLeft w:val="0"/>
                      <w:marRight w:val="0"/>
                      <w:marTop w:val="0"/>
                      <w:marBottom w:val="0"/>
                      <w:divBdr>
                        <w:top w:val="none" w:sz="0" w:space="0" w:color="auto"/>
                        <w:left w:val="none" w:sz="0" w:space="0" w:color="auto"/>
                        <w:bottom w:val="none" w:sz="0" w:space="0" w:color="auto"/>
                        <w:right w:val="none" w:sz="0" w:space="0" w:color="auto"/>
                      </w:divBdr>
                    </w:div>
                  </w:divsChild>
                </w:div>
                <w:div w:id="954407137">
                  <w:marLeft w:val="0"/>
                  <w:marRight w:val="0"/>
                  <w:marTop w:val="0"/>
                  <w:marBottom w:val="0"/>
                  <w:divBdr>
                    <w:top w:val="none" w:sz="0" w:space="0" w:color="auto"/>
                    <w:left w:val="none" w:sz="0" w:space="0" w:color="auto"/>
                    <w:bottom w:val="none" w:sz="0" w:space="0" w:color="auto"/>
                    <w:right w:val="none" w:sz="0" w:space="0" w:color="auto"/>
                  </w:divBdr>
                  <w:divsChild>
                    <w:div w:id="1034386208">
                      <w:marLeft w:val="0"/>
                      <w:marRight w:val="0"/>
                      <w:marTop w:val="0"/>
                      <w:marBottom w:val="0"/>
                      <w:divBdr>
                        <w:top w:val="none" w:sz="0" w:space="0" w:color="auto"/>
                        <w:left w:val="none" w:sz="0" w:space="0" w:color="auto"/>
                        <w:bottom w:val="none" w:sz="0" w:space="0" w:color="auto"/>
                        <w:right w:val="none" w:sz="0" w:space="0" w:color="auto"/>
                      </w:divBdr>
                    </w:div>
                  </w:divsChild>
                </w:div>
                <w:div w:id="1790665013">
                  <w:marLeft w:val="0"/>
                  <w:marRight w:val="0"/>
                  <w:marTop w:val="0"/>
                  <w:marBottom w:val="0"/>
                  <w:divBdr>
                    <w:top w:val="none" w:sz="0" w:space="0" w:color="auto"/>
                    <w:left w:val="none" w:sz="0" w:space="0" w:color="auto"/>
                    <w:bottom w:val="none" w:sz="0" w:space="0" w:color="auto"/>
                    <w:right w:val="none" w:sz="0" w:space="0" w:color="auto"/>
                  </w:divBdr>
                  <w:divsChild>
                    <w:div w:id="2000426909">
                      <w:marLeft w:val="0"/>
                      <w:marRight w:val="0"/>
                      <w:marTop w:val="0"/>
                      <w:marBottom w:val="0"/>
                      <w:divBdr>
                        <w:top w:val="none" w:sz="0" w:space="0" w:color="auto"/>
                        <w:left w:val="none" w:sz="0" w:space="0" w:color="auto"/>
                        <w:bottom w:val="none" w:sz="0" w:space="0" w:color="auto"/>
                        <w:right w:val="none" w:sz="0" w:space="0" w:color="auto"/>
                      </w:divBdr>
                    </w:div>
                  </w:divsChild>
                </w:div>
                <w:div w:id="1309549520">
                  <w:marLeft w:val="0"/>
                  <w:marRight w:val="0"/>
                  <w:marTop w:val="0"/>
                  <w:marBottom w:val="0"/>
                  <w:divBdr>
                    <w:top w:val="none" w:sz="0" w:space="0" w:color="auto"/>
                    <w:left w:val="none" w:sz="0" w:space="0" w:color="auto"/>
                    <w:bottom w:val="none" w:sz="0" w:space="0" w:color="auto"/>
                    <w:right w:val="none" w:sz="0" w:space="0" w:color="auto"/>
                  </w:divBdr>
                  <w:divsChild>
                    <w:div w:id="1561478491">
                      <w:marLeft w:val="0"/>
                      <w:marRight w:val="0"/>
                      <w:marTop w:val="0"/>
                      <w:marBottom w:val="0"/>
                      <w:divBdr>
                        <w:top w:val="none" w:sz="0" w:space="0" w:color="auto"/>
                        <w:left w:val="none" w:sz="0" w:space="0" w:color="auto"/>
                        <w:bottom w:val="none" w:sz="0" w:space="0" w:color="auto"/>
                        <w:right w:val="none" w:sz="0" w:space="0" w:color="auto"/>
                      </w:divBdr>
                    </w:div>
                  </w:divsChild>
                </w:div>
                <w:div w:id="1929344241">
                  <w:marLeft w:val="0"/>
                  <w:marRight w:val="0"/>
                  <w:marTop w:val="0"/>
                  <w:marBottom w:val="0"/>
                  <w:divBdr>
                    <w:top w:val="none" w:sz="0" w:space="0" w:color="auto"/>
                    <w:left w:val="none" w:sz="0" w:space="0" w:color="auto"/>
                    <w:bottom w:val="none" w:sz="0" w:space="0" w:color="auto"/>
                    <w:right w:val="none" w:sz="0" w:space="0" w:color="auto"/>
                  </w:divBdr>
                  <w:divsChild>
                    <w:div w:id="105661651">
                      <w:marLeft w:val="0"/>
                      <w:marRight w:val="0"/>
                      <w:marTop w:val="0"/>
                      <w:marBottom w:val="0"/>
                      <w:divBdr>
                        <w:top w:val="none" w:sz="0" w:space="0" w:color="auto"/>
                        <w:left w:val="none" w:sz="0" w:space="0" w:color="auto"/>
                        <w:bottom w:val="none" w:sz="0" w:space="0" w:color="auto"/>
                        <w:right w:val="none" w:sz="0" w:space="0" w:color="auto"/>
                      </w:divBdr>
                    </w:div>
                  </w:divsChild>
                </w:div>
                <w:div w:id="975376573">
                  <w:marLeft w:val="0"/>
                  <w:marRight w:val="0"/>
                  <w:marTop w:val="0"/>
                  <w:marBottom w:val="0"/>
                  <w:divBdr>
                    <w:top w:val="none" w:sz="0" w:space="0" w:color="auto"/>
                    <w:left w:val="none" w:sz="0" w:space="0" w:color="auto"/>
                    <w:bottom w:val="none" w:sz="0" w:space="0" w:color="auto"/>
                    <w:right w:val="none" w:sz="0" w:space="0" w:color="auto"/>
                  </w:divBdr>
                  <w:divsChild>
                    <w:div w:id="1916013930">
                      <w:marLeft w:val="0"/>
                      <w:marRight w:val="0"/>
                      <w:marTop w:val="0"/>
                      <w:marBottom w:val="0"/>
                      <w:divBdr>
                        <w:top w:val="none" w:sz="0" w:space="0" w:color="auto"/>
                        <w:left w:val="none" w:sz="0" w:space="0" w:color="auto"/>
                        <w:bottom w:val="none" w:sz="0" w:space="0" w:color="auto"/>
                        <w:right w:val="none" w:sz="0" w:space="0" w:color="auto"/>
                      </w:divBdr>
                    </w:div>
                  </w:divsChild>
                </w:div>
                <w:div w:id="1479688422">
                  <w:marLeft w:val="0"/>
                  <w:marRight w:val="0"/>
                  <w:marTop w:val="0"/>
                  <w:marBottom w:val="0"/>
                  <w:divBdr>
                    <w:top w:val="none" w:sz="0" w:space="0" w:color="auto"/>
                    <w:left w:val="none" w:sz="0" w:space="0" w:color="auto"/>
                    <w:bottom w:val="none" w:sz="0" w:space="0" w:color="auto"/>
                    <w:right w:val="none" w:sz="0" w:space="0" w:color="auto"/>
                  </w:divBdr>
                  <w:divsChild>
                    <w:div w:id="995259012">
                      <w:marLeft w:val="0"/>
                      <w:marRight w:val="0"/>
                      <w:marTop w:val="0"/>
                      <w:marBottom w:val="0"/>
                      <w:divBdr>
                        <w:top w:val="none" w:sz="0" w:space="0" w:color="auto"/>
                        <w:left w:val="none" w:sz="0" w:space="0" w:color="auto"/>
                        <w:bottom w:val="none" w:sz="0" w:space="0" w:color="auto"/>
                        <w:right w:val="none" w:sz="0" w:space="0" w:color="auto"/>
                      </w:divBdr>
                    </w:div>
                  </w:divsChild>
                </w:div>
                <w:div w:id="760376149">
                  <w:marLeft w:val="0"/>
                  <w:marRight w:val="0"/>
                  <w:marTop w:val="0"/>
                  <w:marBottom w:val="0"/>
                  <w:divBdr>
                    <w:top w:val="none" w:sz="0" w:space="0" w:color="auto"/>
                    <w:left w:val="none" w:sz="0" w:space="0" w:color="auto"/>
                    <w:bottom w:val="none" w:sz="0" w:space="0" w:color="auto"/>
                    <w:right w:val="none" w:sz="0" w:space="0" w:color="auto"/>
                  </w:divBdr>
                  <w:divsChild>
                    <w:div w:id="1380207509">
                      <w:marLeft w:val="0"/>
                      <w:marRight w:val="0"/>
                      <w:marTop w:val="0"/>
                      <w:marBottom w:val="0"/>
                      <w:divBdr>
                        <w:top w:val="none" w:sz="0" w:space="0" w:color="auto"/>
                        <w:left w:val="none" w:sz="0" w:space="0" w:color="auto"/>
                        <w:bottom w:val="none" w:sz="0" w:space="0" w:color="auto"/>
                        <w:right w:val="none" w:sz="0" w:space="0" w:color="auto"/>
                      </w:divBdr>
                    </w:div>
                  </w:divsChild>
                </w:div>
                <w:div w:id="399062447">
                  <w:marLeft w:val="0"/>
                  <w:marRight w:val="0"/>
                  <w:marTop w:val="0"/>
                  <w:marBottom w:val="0"/>
                  <w:divBdr>
                    <w:top w:val="none" w:sz="0" w:space="0" w:color="auto"/>
                    <w:left w:val="none" w:sz="0" w:space="0" w:color="auto"/>
                    <w:bottom w:val="none" w:sz="0" w:space="0" w:color="auto"/>
                    <w:right w:val="none" w:sz="0" w:space="0" w:color="auto"/>
                  </w:divBdr>
                  <w:divsChild>
                    <w:div w:id="1346323338">
                      <w:marLeft w:val="0"/>
                      <w:marRight w:val="0"/>
                      <w:marTop w:val="0"/>
                      <w:marBottom w:val="0"/>
                      <w:divBdr>
                        <w:top w:val="none" w:sz="0" w:space="0" w:color="auto"/>
                        <w:left w:val="none" w:sz="0" w:space="0" w:color="auto"/>
                        <w:bottom w:val="none" w:sz="0" w:space="0" w:color="auto"/>
                        <w:right w:val="none" w:sz="0" w:space="0" w:color="auto"/>
                      </w:divBdr>
                    </w:div>
                  </w:divsChild>
                </w:div>
                <w:div w:id="885262730">
                  <w:marLeft w:val="0"/>
                  <w:marRight w:val="0"/>
                  <w:marTop w:val="0"/>
                  <w:marBottom w:val="0"/>
                  <w:divBdr>
                    <w:top w:val="none" w:sz="0" w:space="0" w:color="auto"/>
                    <w:left w:val="none" w:sz="0" w:space="0" w:color="auto"/>
                    <w:bottom w:val="none" w:sz="0" w:space="0" w:color="auto"/>
                    <w:right w:val="none" w:sz="0" w:space="0" w:color="auto"/>
                  </w:divBdr>
                  <w:divsChild>
                    <w:div w:id="144322188">
                      <w:marLeft w:val="0"/>
                      <w:marRight w:val="0"/>
                      <w:marTop w:val="0"/>
                      <w:marBottom w:val="0"/>
                      <w:divBdr>
                        <w:top w:val="none" w:sz="0" w:space="0" w:color="auto"/>
                        <w:left w:val="none" w:sz="0" w:space="0" w:color="auto"/>
                        <w:bottom w:val="none" w:sz="0" w:space="0" w:color="auto"/>
                        <w:right w:val="none" w:sz="0" w:space="0" w:color="auto"/>
                      </w:divBdr>
                    </w:div>
                  </w:divsChild>
                </w:div>
                <w:div w:id="1208444687">
                  <w:marLeft w:val="0"/>
                  <w:marRight w:val="0"/>
                  <w:marTop w:val="0"/>
                  <w:marBottom w:val="0"/>
                  <w:divBdr>
                    <w:top w:val="none" w:sz="0" w:space="0" w:color="auto"/>
                    <w:left w:val="none" w:sz="0" w:space="0" w:color="auto"/>
                    <w:bottom w:val="none" w:sz="0" w:space="0" w:color="auto"/>
                    <w:right w:val="none" w:sz="0" w:space="0" w:color="auto"/>
                  </w:divBdr>
                  <w:divsChild>
                    <w:div w:id="1943102886">
                      <w:marLeft w:val="0"/>
                      <w:marRight w:val="0"/>
                      <w:marTop w:val="0"/>
                      <w:marBottom w:val="0"/>
                      <w:divBdr>
                        <w:top w:val="none" w:sz="0" w:space="0" w:color="auto"/>
                        <w:left w:val="none" w:sz="0" w:space="0" w:color="auto"/>
                        <w:bottom w:val="none" w:sz="0" w:space="0" w:color="auto"/>
                        <w:right w:val="none" w:sz="0" w:space="0" w:color="auto"/>
                      </w:divBdr>
                    </w:div>
                  </w:divsChild>
                </w:div>
                <w:div w:id="1942832484">
                  <w:marLeft w:val="0"/>
                  <w:marRight w:val="0"/>
                  <w:marTop w:val="0"/>
                  <w:marBottom w:val="0"/>
                  <w:divBdr>
                    <w:top w:val="none" w:sz="0" w:space="0" w:color="auto"/>
                    <w:left w:val="none" w:sz="0" w:space="0" w:color="auto"/>
                    <w:bottom w:val="none" w:sz="0" w:space="0" w:color="auto"/>
                    <w:right w:val="none" w:sz="0" w:space="0" w:color="auto"/>
                  </w:divBdr>
                  <w:divsChild>
                    <w:div w:id="1234395396">
                      <w:marLeft w:val="0"/>
                      <w:marRight w:val="0"/>
                      <w:marTop w:val="0"/>
                      <w:marBottom w:val="0"/>
                      <w:divBdr>
                        <w:top w:val="none" w:sz="0" w:space="0" w:color="auto"/>
                        <w:left w:val="none" w:sz="0" w:space="0" w:color="auto"/>
                        <w:bottom w:val="none" w:sz="0" w:space="0" w:color="auto"/>
                        <w:right w:val="none" w:sz="0" w:space="0" w:color="auto"/>
                      </w:divBdr>
                    </w:div>
                  </w:divsChild>
                </w:div>
                <w:div w:id="1447886894">
                  <w:marLeft w:val="0"/>
                  <w:marRight w:val="0"/>
                  <w:marTop w:val="0"/>
                  <w:marBottom w:val="0"/>
                  <w:divBdr>
                    <w:top w:val="none" w:sz="0" w:space="0" w:color="auto"/>
                    <w:left w:val="none" w:sz="0" w:space="0" w:color="auto"/>
                    <w:bottom w:val="none" w:sz="0" w:space="0" w:color="auto"/>
                    <w:right w:val="none" w:sz="0" w:space="0" w:color="auto"/>
                  </w:divBdr>
                  <w:divsChild>
                    <w:div w:id="548105943">
                      <w:marLeft w:val="0"/>
                      <w:marRight w:val="0"/>
                      <w:marTop w:val="0"/>
                      <w:marBottom w:val="0"/>
                      <w:divBdr>
                        <w:top w:val="none" w:sz="0" w:space="0" w:color="auto"/>
                        <w:left w:val="none" w:sz="0" w:space="0" w:color="auto"/>
                        <w:bottom w:val="none" w:sz="0" w:space="0" w:color="auto"/>
                        <w:right w:val="none" w:sz="0" w:space="0" w:color="auto"/>
                      </w:divBdr>
                    </w:div>
                  </w:divsChild>
                </w:div>
                <w:div w:id="1592547662">
                  <w:marLeft w:val="0"/>
                  <w:marRight w:val="0"/>
                  <w:marTop w:val="0"/>
                  <w:marBottom w:val="0"/>
                  <w:divBdr>
                    <w:top w:val="none" w:sz="0" w:space="0" w:color="auto"/>
                    <w:left w:val="none" w:sz="0" w:space="0" w:color="auto"/>
                    <w:bottom w:val="none" w:sz="0" w:space="0" w:color="auto"/>
                    <w:right w:val="none" w:sz="0" w:space="0" w:color="auto"/>
                  </w:divBdr>
                  <w:divsChild>
                    <w:div w:id="1871334568">
                      <w:marLeft w:val="0"/>
                      <w:marRight w:val="0"/>
                      <w:marTop w:val="0"/>
                      <w:marBottom w:val="0"/>
                      <w:divBdr>
                        <w:top w:val="none" w:sz="0" w:space="0" w:color="auto"/>
                        <w:left w:val="none" w:sz="0" w:space="0" w:color="auto"/>
                        <w:bottom w:val="none" w:sz="0" w:space="0" w:color="auto"/>
                        <w:right w:val="none" w:sz="0" w:space="0" w:color="auto"/>
                      </w:divBdr>
                    </w:div>
                  </w:divsChild>
                </w:div>
                <w:div w:id="858202584">
                  <w:marLeft w:val="0"/>
                  <w:marRight w:val="0"/>
                  <w:marTop w:val="0"/>
                  <w:marBottom w:val="0"/>
                  <w:divBdr>
                    <w:top w:val="none" w:sz="0" w:space="0" w:color="auto"/>
                    <w:left w:val="none" w:sz="0" w:space="0" w:color="auto"/>
                    <w:bottom w:val="none" w:sz="0" w:space="0" w:color="auto"/>
                    <w:right w:val="none" w:sz="0" w:space="0" w:color="auto"/>
                  </w:divBdr>
                  <w:divsChild>
                    <w:div w:id="556092533">
                      <w:marLeft w:val="0"/>
                      <w:marRight w:val="0"/>
                      <w:marTop w:val="0"/>
                      <w:marBottom w:val="0"/>
                      <w:divBdr>
                        <w:top w:val="none" w:sz="0" w:space="0" w:color="auto"/>
                        <w:left w:val="none" w:sz="0" w:space="0" w:color="auto"/>
                        <w:bottom w:val="none" w:sz="0" w:space="0" w:color="auto"/>
                        <w:right w:val="none" w:sz="0" w:space="0" w:color="auto"/>
                      </w:divBdr>
                    </w:div>
                  </w:divsChild>
                </w:div>
                <w:div w:id="1819221095">
                  <w:marLeft w:val="0"/>
                  <w:marRight w:val="0"/>
                  <w:marTop w:val="0"/>
                  <w:marBottom w:val="0"/>
                  <w:divBdr>
                    <w:top w:val="none" w:sz="0" w:space="0" w:color="auto"/>
                    <w:left w:val="none" w:sz="0" w:space="0" w:color="auto"/>
                    <w:bottom w:val="none" w:sz="0" w:space="0" w:color="auto"/>
                    <w:right w:val="none" w:sz="0" w:space="0" w:color="auto"/>
                  </w:divBdr>
                  <w:divsChild>
                    <w:div w:id="1579902452">
                      <w:marLeft w:val="0"/>
                      <w:marRight w:val="0"/>
                      <w:marTop w:val="0"/>
                      <w:marBottom w:val="0"/>
                      <w:divBdr>
                        <w:top w:val="none" w:sz="0" w:space="0" w:color="auto"/>
                        <w:left w:val="none" w:sz="0" w:space="0" w:color="auto"/>
                        <w:bottom w:val="none" w:sz="0" w:space="0" w:color="auto"/>
                        <w:right w:val="none" w:sz="0" w:space="0" w:color="auto"/>
                      </w:divBdr>
                    </w:div>
                  </w:divsChild>
                </w:div>
                <w:div w:id="1636182770">
                  <w:marLeft w:val="0"/>
                  <w:marRight w:val="0"/>
                  <w:marTop w:val="0"/>
                  <w:marBottom w:val="0"/>
                  <w:divBdr>
                    <w:top w:val="none" w:sz="0" w:space="0" w:color="auto"/>
                    <w:left w:val="none" w:sz="0" w:space="0" w:color="auto"/>
                    <w:bottom w:val="none" w:sz="0" w:space="0" w:color="auto"/>
                    <w:right w:val="none" w:sz="0" w:space="0" w:color="auto"/>
                  </w:divBdr>
                  <w:divsChild>
                    <w:div w:id="447817236">
                      <w:marLeft w:val="0"/>
                      <w:marRight w:val="0"/>
                      <w:marTop w:val="0"/>
                      <w:marBottom w:val="0"/>
                      <w:divBdr>
                        <w:top w:val="none" w:sz="0" w:space="0" w:color="auto"/>
                        <w:left w:val="none" w:sz="0" w:space="0" w:color="auto"/>
                        <w:bottom w:val="none" w:sz="0" w:space="0" w:color="auto"/>
                        <w:right w:val="none" w:sz="0" w:space="0" w:color="auto"/>
                      </w:divBdr>
                    </w:div>
                  </w:divsChild>
                </w:div>
                <w:div w:id="1320689325">
                  <w:marLeft w:val="0"/>
                  <w:marRight w:val="0"/>
                  <w:marTop w:val="0"/>
                  <w:marBottom w:val="0"/>
                  <w:divBdr>
                    <w:top w:val="none" w:sz="0" w:space="0" w:color="auto"/>
                    <w:left w:val="none" w:sz="0" w:space="0" w:color="auto"/>
                    <w:bottom w:val="none" w:sz="0" w:space="0" w:color="auto"/>
                    <w:right w:val="none" w:sz="0" w:space="0" w:color="auto"/>
                  </w:divBdr>
                  <w:divsChild>
                    <w:div w:id="276135727">
                      <w:marLeft w:val="0"/>
                      <w:marRight w:val="0"/>
                      <w:marTop w:val="0"/>
                      <w:marBottom w:val="0"/>
                      <w:divBdr>
                        <w:top w:val="none" w:sz="0" w:space="0" w:color="auto"/>
                        <w:left w:val="none" w:sz="0" w:space="0" w:color="auto"/>
                        <w:bottom w:val="none" w:sz="0" w:space="0" w:color="auto"/>
                        <w:right w:val="none" w:sz="0" w:space="0" w:color="auto"/>
                      </w:divBdr>
                    </w:div>
                  </w:divsChild>
                </w:div>
                <w:div w:id="465125543">
                  <w:marLeft w:val="0"/>
                  <w:marRight w:val="0"/>
                  <w:marTop w:val="0"/>
                  <w:marBottom w:val="0"/>
                  <w:divBdr>
                    <w:top w:val="none" w:sz="0" w:space="0" w:color="auto"/>
                    <w:left w:val="none" w:sz="0" w:space="0" w:color="auto"/>
                    <w:bottom w:val="none" w:sz="0" w:space="0" w:color="auto"/>
                    <w:right w:val="none" w:sz="0" w:space="0" w:color="auto"/>
                  </w:divBdr>
                  <w:divsChild>
                    <w:div w:id="1543206654">
                      <w:marLeft w:val="0"/>
                      <w:marRight w:val="0"/>
                      <w:marTop w:val="0"/>
                      <w:marBottom w:val="0"/>
                      <w:divBdr>
                        <w:top w:val="none" w:sz="0" w:space="0" w:color="auto"/>
                        <w:left w:val="none" w:sz="0" w:space="0" w:color="auto"/>
                        <w:bottom w:val="none" w:sz="0" w:space="0" w:color="auto"/>
                        <w:right w:val="none" w:sz="0" w:space="0" w:color="auto"/>
                      </w:divBdr>
                    </w:div>
                  </w:divsChild>
                </w:div>
                <w:div w:id="721634405">
                  <w:marLeft w:val="0"/>
                  <w:marRight w:val="0"/>
                  <w:marTop w:val="0"/>
                  <w:marBottom w:val="0"/>
                  <w:divBdr>
                    <w:top w:val="none" w:sz="0" w:space="0" w:color="auto"/>
                    <w:left w:val="none" w:sz="0" w:space="0" w:color="auto"/>
                    <w:bottom w:val="none" w:sz="0" w:space="0" w:color="auto"/>
                    <w:right w:val="none" w:sz="0" w:space="0" w:color="auto"/>
                  </w:divBdr>
                  <w:divsChild>
                    <w:div w:id="1947033287">
                      <w:marLeft w:val="0"/>
                      <w:marRight w:val="0"/>
                      <w:marTop w:val="0"/>
                      <w:marBottom w:val="0"/>
                      <w:divBdr>
                        <w:top w:val="none" w:sz="0" w:space="0" w:color="auto"/>
                        <w:left w:val="none" w:sz="0" w:space="0" w:color="auto"/>
                        <w:bottom w:val="none" w:sz="0" w:space="0" w:color="auto"/>
                        <w:right w:val="none" w:sz="0" w:space="0" w:color="auto"/>
                      </w:divBdr>
                    </w:div>
                  </w:divsChild>
                </w:div>
                <w:div w:id="259609773">
                  <w:marLeft w:val="0"/>
                  <w:marRight w:val="0"/>
                  <w:marTop w:val="0"/>
                  <w:marBottom w:val="0"/>
                  <w:divBdr>
                    <w:top w:val="none" w:sz="0" w:space="0" w:color="auto"/>
                    <w:left w:val="none" w:sz="0" w:space="0" w:color="auto"/>
                    <w:bottom w:val="none" w:sz="0" w:space="0" w:color="auto"/>
                    <w:right w:val="none" w:sz="0" w:space="0" w:color="auto"/>
                  </w:divBdr>
                  <w:divsChild>
                    <w:div w:id="89662934">
                      <w:marLeft w:val="0"/>
                      <w:marRight w:val="0"/>
                      <w:marTop w:val="0"/>
                      <w:marBottom w:val="0"/>
                      <w:divBdr>
                        <w:top w:val="none" w:sz="0" w:space="0" w:color="auto"/>
                        <w:left w:val="none" w:sz="0" w:space="0" w:color="auto"/>
                        <w:bottom w:val="none" w:sz="0" w:space="0" w:color="auto"/>
                        <w:right w:val="none" w:sz="0" w:space="0" w:color="auto"/>
                      </w:divBdr>
                    </w:div>
                  </w:divsChild>
                </w:div>
                <w:div w:id="1606184437">
                  <w:marLeft w:val="0"/>
                  <w:marRight w:val="0"/>
                  <w:marTop w:val="0"/>
                  <w:marBottom w:val="0"/>
                  <w:divBdr>
                    <w:top w:val="none" w:sz="0" w:space="0" w:color="auto"/>
                    <w:left w:val="none" w:sz="0" w:space="0" w:color="auto"/>
                    <w:bottom w:val="none" w:sz="0" w:space="0" w:color="auto"/>
                    <w:right w:val="none" w:sz="0" w:space="0" w:color="auto"/>
                  </w:divBdr>
                  <w:divsChild>
                    <w:div w:id="14305488">
                      <w:marLeft w:val="0"/>
                      <w:marRight w:val="0"/>
                      <w:marTop w:val="0"/>
                      <w:marBottom w:val="0"/>
                      <w:divBdr>
                        <w:top w:val="none" w:sz="0" w:space="0" w:color="auto"/>
                        <w:left w:val="none" w:sz="0" w:space="0" w:color="auto"/>
                        <w:bottom w:val="none" w:sz="0" w:space="0" w:color="auto"/>
                        <w:right w:val="none" w:sz="0" w:space="0" w:color="auto"/>
                      </w:divBdr>
                    </w:div>
                  </w:divsChild>
                </w:div>
                <w:div w:id="1516571640">
                  <w:marLeft w:val="0"/>
                  <w:marRight w:val="0"/>
                  <w:marTop w:val="0"/>
                  <w:marBottom w:val="0"/>
                  <w:divBdr>
                    <w:top w:val="none" w:sz="0" w:space="0" w:color="auto"/>
                    <w:left w:val="none" w:sz="0" w:space="0" w:color="auto"/>
                    <w:bottom w:val="none" w:sz="0" w:space="0" w:color="auto"/>
                    <w:right w:val="none" w:sz="0" w:space="0" w:color="auto"/>
                  </w:divBdr>
                  <w:divsChild>
                    <w:div w:id="1874344359">
                      <w:marLeft w:val="0"/>
                      <w:marRight w:val="0"/>
                      <w:marTop w:val="0"/>
                      <w:marBottom w:val="0"/>
                      <w:divBdr>
                        <w:top w:val="none" w:sz="0" w:space="0" w:color="auto"/>
                        <w:left w:val="none" w:sz="0" w:space="0" w:color="auto"/>
                        <w:bottom w:val="none" w:sz="0" w:space="0" w:color="auto"/>
                        <w:right w:val="none" w:sz="0" w:space="0" w:color="auto"/>
                      </w:divBdr>
                    </w:div>
                  </w:divsChild>
                </w:div>
                <w:div w:id="2018382699">
                  <w:marLeft w:val="0"/>
                  <w:marRight w:val="0"/>
                  <w:marTop w:val="0"/>
                  <w:marBottom w:val="0"/>
                  <w:divBdr>
                    <w:top w:val="none" w:sz="0" w:space="0" w:color="auto"/>
                    <w:left w:val="none" w:sz="0" w:space="0" w:color="auto"/>
                    <w:bottom w:val="none" w:sz="0" w:space="0" w:color="auto"/>
                    <w:right w:val="none" w:sz="0" w:space="0" w:color="auto"/>
                  </w:divBdr>
                  <w:divsChild>
                    <w:div w:id="938179893">
                      <w:marLeft w:val="0"/>
                      <w:marRight w:val="0"/>
                      <w:marTop w:val="0"/>
                      <w:marBottom w:val="0"/>
                      <w:divBdr>
                        <w:top w:val="none" w:sz="0" w:space="0" w:color="auto"/>
                        <w:left w:val="none" w:sz="0" w:space="0" w:color="auto"/>
                        <w:bottom w:val="none" w:sz="0" w:space="0" w:color="auto"/>
                        <w:right w:val="none" w:sz="0" w:space="0" w:color="auto"/>
                      </w:divBdr>
                    </w:div>
                  </w:divsChild>
                </w:div>
                <w:div w:id="104278573">
                  <w:marLeft w:val="0"/>
                  <w:marRight w:val="0"/>
                  <w:marTop w:val="0"/>
                  <w:marBottom w:val="0"/>
                  <w:divBdr>
                    <w:top w:val="none" w:sz="0" w:space="0" w:color="auto"/>
                    <w:left w:val="none" w:sz="0" w:space="0" w:color="auto"/>
                    <w:bottom w:val="none" w:sz="0" w:space="0" w:color="auto"/>
                    <w:right w:val="none" w:sz="0" w:space="0" w:color="auto"/>
                  </w:divBdr>
                  <w:divsChild>
                    <w:div w:id="111020139">
                      <w:marLeft w:val="0"/>
                      <w:marRight w:val="0"/>
                      <w:marTop w:val="0"/>
                      <w:marBottom w:val="0"/>
                      <w:divBdr>
                        <w:top w:val="none" w:sz="0" w:space="0" w:color="auto"/>
                        <w:left w:val="none" w:sz="0" w:space="0" w:color="auto"/>
                        <w:bottom w:val="none" w:sz="0" w:space="0" w:color="auto"/>
                        <w:right w:val="none" w:sz="0" w:space="0" w:color="auto"/>
                      </w:divBdr>
                    </w:div>
                  </w:divsChild>
                </w:div>
                <w:div w:id="774904235">
                  <w:marLeft w:val="0"/>
                  <w:marRight w:val="0"/>
                  <w:marTop w:val="0"/>
                  <w:marBottom w:val="0"/>
                  <w:divBdr>
                    <w:top w:val="none" w:sz="0" w:space="0" w:color="auto"/>
                    <w:left w:val="none" w:sz="0" w:space="0" w:color="auto"/>
                    <w:bottom w:val="none" w:sz="0" w:space="0" w:color="auto"/>
                    <w:right w:val="none" w:sz="0" w:space="0" w:color="auto"/>
                  </w:divBdr>
                  <w:divsChild>
                    <w:div w:id="112746804">
                      <w:marLeft w:val="0"/>
                      <w:marRight w:val="0"/>
                      <w:marTop w:val="0"/>
                      <w:marBottom w:val="0"/>
                      <w:divBdr>
                        <w:top w:val="none" w:sz="0" w:space="0" w:color="auto"/>
                        <w:left w:val="none" w:sz="0" w:space="0" w:color="auto"/>
                        <w:bottom w:val="none" w:sz="0" w:space="0" w:color="auto"/>
                        <w:right w:val="none" w:sz="0" w:space="0" w:color="auto"/>
                      </w:divBdr>
                    </w:div>
                  </w:divsChild>
                </w:div>
                <w:div w:id="1480228651">
                  <w:marLeft w:val="0"/>
                  <w:marRight w:val="0"/>
                  <w:marTop w:val="0"/>
                  <w:marBottom w:val="0"/>
                  <w:divBdr>
                    <w:top w:val="none" w:sz="0" w:space="0" w:color="auto"/>
                    <w:left w:val="none" w:sz="0" w:space="0" w:color="auto"/>
                    <w:bottom w:val="none" w:sz="0" w:space="0" w:color="auto"/>
                    <w:right w:val="none" w:sz="0" w:space="0" w:color="auto"/>
                  </w:divBdr>
                  <w:divsChild>
                    <w:div w:id="1138764085">
                      <w:marLeft w:val="0"/>
                      <w:marRight w:val="0"/>
                      <w:marTop w:val="0"/>
                      <w:marBottom w:val="0"/>
                      <w:divBdr>
                        <w:top w:val="none" w:sz="0" w:space="0" w:color="auto"/>
                        <w:left w:val="none" w:sz="0" w:space="0" w:color="auto"/>
                        <w:bottom w:val="none" w:sz="0" w:space="0" w:color="auto"/>
                        <w:right w:val="none" w:sz="0" w:space="0" w:color="auto"/>
                      </w:divBdr>
                    </w:div>
                  </w:divsChild>
                </w:div>
                <w:div w:id="1043363279">
                  <w:marLeft w:val="0"/>
                  <w:marRight w:val="0"/>
                  <w:marTop w:val="0"/>
                  <w:marBottom w:val="0"/>
                  <w:divBdr>
                    <w:top w:val="none" w:sz="0" w:space="0" w:color="auto"/>
                    <w:left w:val="none" w:sz="0" w:space="0" w:color="auto"/>
                    <w:bottom w:val="none" w:sz="0" w:space="0" w:color="auto"/>
                    <w:right w:val="none" w:sz="0" w:space="0" w:color="auto"/>
                  </w:divBdr>
                  <w:divsChild>
                    <w:div w:id="1183471207">
                      <w:marLeft w:val="0"/>
                      <w:marRight w:val="0"/>
                      <w:marTop w:val="0"/>
                      <w:marBottom w:val="0"/>
                      <w:divBdr>
                        <w:top w:val="none" w:sz="0" w:space="0" w:color="auto"/>
                        <w:left w:val="none" w:sz="0" w:space="0" w:color="auto"/>
                        <w:bottom w:val="none" w:sz="0" w:space="0" w:color="auto"/>
                        <w:right w:val="none" w:sz="0" w:space="0" w:color="auto"/>
                      </w:divBdr>
                    </w:div>
                  </w:divsChild>
                </w:div>
                <w:div w:id="676539617">
                  <w:marLeft w:val="0"/>
                  <w:marRight w:val="0"/>
                  <w:marTop w:val="0"/>
                  <w:marBottom w:val="0"/>
                  <w:divBdr>
                    <w:top w:val="none" w:sz="0" w:space="0" w:color="auto"/>
                    <w:left w:val="none" w:sz="0" w:space="0" w:color="auto"/>
                    <w:bottom w:val="none" w:sz="0" w:space="0" w:color="auto"/>
                    <w:right w:val="none" w:sz="0" w:space="0" w:color="auto"/>
                  </w:divBdr>
                  <w:divsChild>
                    <w:div w:id="859245163">
                      <w:marLeft w:val="0"/>
                      <w:marRight w:val="0"/>
                      <w:marTop w:val="0"/>
                      <w:marBottom w:val="0"/>
                      <w:divBdr>
                        <w:top w:val="none" w:sz="0" w:space="0" w:color="auto"/>
                        <w:left w:val="none" w:sz="0" w:space="0" w:color="auto"/>
                        <w:bottom w:val="none" w:sz="0" w:space="0" w:color="auto"/>
                        <w:right w:val="none" w:sz="0" w:space="0" w:color="auto"/>
                      </w:divBdr>
                    </w:div>
                  </w:divsChild>
                </w:div>
                <w:div w:id="870413497">
                  <w:marLeft w:val="0"/>
                  <w:marRight w:val="0"/>
                  <w:marTop w:val="0"/>
                  <w:marBottom w:val="0"/>
                  <w:divBdr>
                    <w:top w:val="none" w:sz="0" w:space="0" w:color="auto"/>
                    <w:left w:val="none" w:sz="0" w:space="0" w:color="auto"/>
                    <w:bottom w:val="none" w:sz="0" w:space="0" w:color="auto"/>
                    <w:right w:val="none" w:sz="0" w:space="0" w:color="auto"/>
                  </w:divBdr>
                  <w:divsChild>
                    <w:div w:id="967394280">
                      <w:marLeft w:val="0"/>
                      <w:marRight w:val="0"/>
                      <w:marTop w:val="0"/>
                      <w:marBottom w:val="0"/>
                      <w:divBdr>
                        <w:top w:val="none" w:sz="0" w:space="0" w:color="auto"/>
                        <w:left w:val="none" w:sz="0" w:space="0" w:color="auto"/>
                        <w:bottom w:val="none" w:sz="0" w:space="0" w:color="auto"/>
                        <w:right w:val="none" w:sz="0" w:space="0" w:color="auto"/>
                      </w:divBdr>
                    </w:div>
                  </w:divsChild>
                </w:div>
                <w:div w:id="1072890549">
                  <w:marLeft w:val="0"/>
                  <w:marRight w:val="0"/>
                  <w:marTop w:val="0"/>
                  <w:marBottom w:val="0"/>
                  <w:divBdr>
                    <w:top w:val="none" w:sz="0" w:space="0" w:color="auto"/>
                    <w:left w:val="none" w:sz="0" w:space="0" w:color="auto"/>
                    <w:bottom w:val="none" w:sz="0" w:space="0" w:color="auto"/>
                    <w:right w:val="none" w:sz="0" w:space="0" w:color="auto"/>
                  </w:divBdr>
                  <w:divsChild>
                    <w:div w:id="1986085854">
                      <w:marLeft w:val="0"/>
                      <w:marRight w:val="0"/>
                      <w:marTop w:val="0"/>
                      <w:marBottom w:val="0"/>
                      <w:divBdr>
                        <w:top w:val="none" w:sz="0" w:space="0" w:color="auto"/>
                        <w:left w:val="none" w:sz="0" w:space="0" w:color="auto"/>
                        <w:bottom w:val="none" w:sz="0" w:space="0" w:color="auto"/>
                        <w:right w:val="none" w:sz="0" w:space="0" w:color="auto"/>
                      </w:divBdr>
                    </w:div>
                  </w:divsChild>
                </w:div>
                <w:div w:id="1952122731">
                  <w:marLeft w:val="0"/>
                  <w:marRight w:val="0"/>
                  <w:marTop w:val="0"/>
                  <w:marBottom w:val="0"/>
                  <w:divBdr>
                    <w:top w:val="none" w:sz="0" w:space="0" w:color="auto"/>
                    <w:left w:val="none" w:sz="0" w:space="0" w:color="auto"/>
                    <w:bottom w:val="none" w:sz="0" w:space="0" w:color="auto"/>
                    <w:right w:val="none" w:sz="0" w:space="0" w:color="auto"/>
                  </w:divBdr>
                  <w:divsChild>
                    <w:div w:id="1489320276">
                      <w:marLeft w:val="0"/>
                      <w:marRight w:val="0"/>
                      <w:marTop w:val="0"/>
                      <w:marBottom w:val="0"/>
                      <w:divBdr>
                        <w:top w:val="none" w:sz="0" w:space="0" w:color="auto"/>
                        <w:left w:val="none" w:sz="0" w:space="0" w:color="auto"/>
                        <w:bottom w:val="none" w:sz="0" w:space="0" w:color="auto"/>
                        <w:right w:val="none" w:sz="0" w:space="0" w:color="auto"/>
                      </w:divBdr>
                    </w:div>
                  </w:divsChild>
                </w:div>
                <w:div w:id="121387599">
                  <w:marLeft w:val="0"/>
                  <w:marRight w:val="0"/>
                  <w:marTop w:val="0"/>
                  <w:marBottom w:val="0"/>
                  <w:divBdr>
                    <w:top w:val="none" w:sz="0" w:space="0" w:color="auto"/>
                    <w:left w:val="none" w:sz="0" w:space="0" w:color="auto"/>
                    <w:bottom w:val="none" w:sz="0" w:space="0" w:color="auto"/>
                    <w:right w:val="none" w:sz="0" w:space="0" w:color="auto"/>
                  </w:divBdr>
                  <w:divsChild>
                    <w:div w:id="334042824">
                      <w:marLeft w:val="0"/>
                      <w:marRight w:val="0"/>
                      <w:marTop w:val="0"/>
                      <w:marBottom w:val="0"/>
                      <w:divBdr>
                        <w:top w:val="none" w:sz="0" w:space="0" w:color="auto"/>
                        <w:left w:val="none" w:sz="0" w:space="0" w:color="auto"/>
                        <w:bottom w:val="none" w:sz="0" w:space="0" w:color="auto"/>
                        <w:right w:val="none" w:sz="0" w:space="0" w:color="auto"/>
                      </w:divBdr>
                    </w:div>
                  </w:divsChild>
                </w:div>
                <w:div w:id="886180362">
                  <w:marLeft w:val="0"/>
                  <w:marRight w:val="0"/>
                  <w:marTop w:val="0"/>
                  <w:marBottom w:val="0"/>
                  <w:divBdr>
                    <w:top w:val="none" w:sz="0" w:space="0" w:color="auto"/>
                    <w:left w:val="none" w:sz="0" w:space="0" w:color="auto"/>
                    <w:bottom w:val="none" w:sz="0" w:space="0" w:color="auto"/>
                    <w:right w:val="none" w:sz="0" w:space="0" w:color="auto"/>
                  </w:divBdr>
                  <w:divsChild>
                    <w:div w:id="1885867103">
                      <w:marLeft w:val="0"/>
                      <w:marRight w:val="0"/>
                      <w:marTop w:val="0"/>
                      <w:marBottom w:val="0"/>
                      <w:divBdr>
                        <w:top w:val="none" w:sz="0" w:space="0" w:color="auto"/>
                        <w:left w:val="none" w:sz="0" w:space="0" w:color="auto"/>
                        <w:bottom w:val="none" w:sz="0" w:space="0" w:color="auto"/>
                        <w:right w:val="none" w:sz="0" w:space="0" w:color="auto"/>
                      </w:divBdr>
                    </w:div>
                  </w:divsChild>
                </w:div>
                <w:div w:id="1682927523">
                  <w:marLeft w:val="0"/>
                  <w:marRight w:val="0"/>
                  <w:marTop w:val="0"/>
                  <w:marBottom w:val="0"/>
                  <w:divBdr>
                    <w:top w:val="none" w:sz="0" w:space="0" w:color="auto"/>
                    <w:left w:val="none" w:sz="0" w:space="0" w:color="auto"/>
                    <w:bottom w:val="none" w:sz="0" w:space="0" w:color="auto"/>
                    <w:right w:val="none" w:sz="0" w:space="0" w:color="auto"/>
                  </w:divBdr>
                  <w:divsChild>
                    <w:div w:id="1018774182">
                      <w:marLeft w:val="0"/>
                      <w:marRight w:val="0"/>
                      <w:marTop w:val="0"/>
                      <w:marBottom w:val="0"/>
                      <w:divBdr>
                        <w:top w:val="none" w:sz="0" w:space="0" w:color="auto"/>
                        <w:left w:val="none" w:sz="0" w:space="0" w:color="auto"/>
                        <w:bottom w:val="none" w:sz="0" w:space="0" w:color="auto"/>
                        <w:right w:val="none" w:sz="0" w:space="0" w:color="auto"/>
                      </w:divBdr>
                    </w:div>
                  </w:divsChild>
                </w:div>
                <w:div w:id="193537812">
                  <w:marLeft w:val="0"/>
                  <w:marRight w:val="0"/>
                  <w:marTop w:val="0"/>
                  <w:marBottom w:val="0"/>
                  <w:divBdr>
                    <w:top w:val="none" w:sz="0" w:space="0" w:color="auto"/>
                    <w:left w:val="none" w:sz="0" w:space="0" w:color="auto"/>
                    <w:bottom w:val="none" w:sz="0" w:space="0" w:color="auto"/>
                    <w:right w:val="none" w:sz="0" w:space="0" w:color="auto"/>
                  </w:divBdr>
                  <w:divsChild>
                    <w:div w:id="1834831130">
                      <w:marLeft w:val="0"/>
                      <w:marRight w:val="0"/>
                      <w:marTop w:val="0"/>
                      <w:marBottom w:val="0"/>
                      <w:divBdr>
                        <w:top w:val="none" w:sz="0" w:space="0" w:color="auto"/>
                        <w:left w:val="none" w:sz="0" w:space="0" w:color="auto"/>
                        <w:bottom w:val="none" w:sz="0" w:space="0" w:color="auto"/>
                        <w:right w:val="none" w:sz="0" w:space="0" w:color="auto"/>
                      </w:divBdr>
                    </w:div>
                  </w:divsChild>
                </w:div>
                <w:div w:id="1211065462">
                  <w:marLeft w:val="0"/>
                  <w:marRight w:val="0"/>
                  <w:marTop w:val="0"/>
                  <w:marBottom w:val="0"/>
                  <w:divBdr>
                    <w:top w:val="none" w:sz="0" w:space="0" w:color="auto"/>
                    <w:left w:val="none" w:sz="0" w:space="0" w:color="auto"/>
                    <w:bottom w:val="none" w:sz="0" w:space="0" w:color="auto"/>
                    <w:right w:val="none" w:sz="0" w:space="0" w:color="auto"/>
                  </w:divBdr>
                  <w:divsChild>
                    <w:div w:id="1149982381">
                      <w:marLeft w:val="0"/>
                      <w:marRight w:val="0"/>
                      <w:marTop w:val="0"/>
                      <w:marBottom w:val="0"/>
                      <w:divBdr>
                        <w:top w:val="none" w:sz="0" w:space="0" w:color="auto"/>
                        <w:left w:val="none" w:sz="0" w:space="0" w:color="auto"/>
                        <w:bottom w:val="none" w:sz="0" w:space="0" w:color="auto"/>
                        <w:right w:val="none" w:sz="0" w:space="0" w:color="auto"/>
                      </w:divBdr>
                    </w:div>
                  </w:divsChild>
                </w:div>
                <w:div w:id="1254391405">
                  <w:marLeft w:val="0"/>
                  <w:marRight w:val="0"/>
                  <w:marTop w:val="0"/>
                  <w:marBottom w:val="0"/>
                  <w:divBdr>
                    <w:top w:val="none" w:sz="0" w:space="0" w:color="auto"/>
                    <w:left w:val="none" w:sz="0" w:space="0" w:color="auto"/>
                    <w:bottom w:val="none" w:sz="0" w:space="0" w:color="auto"/>
                    <w:right w:val="none" w:sz="0" w:space="0" w:color="auto"/>
                  </w:divBdr>
                  <w:divsChild>
                    <w:div w:id="920674906">
                      <w:marLeft w:val="0"/>
                      <w:marRight w:val="0"/>
                      <w:marTop w:val="0"/>
                      <w:marBottom w:val="0"/>
                      <w:divBdr>
                        <w:top w:val="none" w:sz="0" w:space="0" w:color="auto"/>
                        <w:left w:val="none" w:sz="0" w:space="0" w:color="auto"/>
                        <w:bottom w:val="none" w:sz="0" w:space="0" w:color="auto"/>
                        <w:right w:val="none" w:sz="0" w:space="0" w:color="auto"/>
                      </w:divBdr>
                    </w:div>
                  </w:divsChild>
                </w:div>
                <w:div w:id="1109199346">
                  <w:marLeft w:val="0"/>
                  <w:marRight w:val="0"/>
                  <w:marTop w:val="0"/>
                  <w:marBottom w:val="0"/>
                  <w:divBdr>
                    <w:top w:val="none" w:sz="0" w:space="0" w:color="auto"/>
                    <w:left w:val="none" w:sz="0" w:space="0" w:color="auto"/>
                    <w:bottom w:val="none" w:sz="0" w:space="0" w:color="auto"/>
                    <w:right w:val="none" w:sz="0" w:space="0" w:color="auto"/>
                  </w:divBdr>
                  <w:divsChild>
                    <w:div w:id="1126238030">
                      <w:marLeft w:val="0"/>
                      <w:marRight w:val="0"/>
                      <w:marTop w:val="0"/>
                      <w:marBottom w:val="0"/>
                      <w:divBdr>
                        <w:top w:val="none" w:sz="0" w:space="0" w:color="auto"/>
                        <w:left w:val="none" w:sz="0" w:space="0" w:color="auto"/>
                        <w:bottom w:val="none" w:sz="0" w:space="0" w:color="auto"/>
                        <w:right w:val="none" w:sz="0" w:space="0" w:color="auto"/>
                      </w:divBdr>
                    </w:div>
                  </w:divsChild>
                </w:div>
                <w:div w:id="1639845754">
                  <w:marLeft w:val="0"/>
                  <w:marRight w:val="0"/>
                  <w:marTop w:val="0"/>
                  <w:marBottom w:val="0"/>
                  <w:divBdr>
                    <w:top w:val="none" w:sz="0" w:space="0" w:color="auto"/>
                    <w:left w:val="none" w:sz="0" w:space="0" w:color="auto"/>
                    <w:bottom w:val="none" w:sz="0" w:space="0" w:color="auto"/>
                    <w:right w:val="none" w:sz="0" w:space="0" w:color="auto"/>
                  </w:divBdr>
                  <w:divsChild>
                    <w:div w:id="202905564">
                      <w:marLeft w:val="0"/>
                      <w:marRight w:val="0"/>
                      <w:marTop w:val="0"/>
                      <w:marBottom w:val="0"/>
                      <w:divBdr>
                        <w:top w:val="none" w:sz="0" w:space="0" w:color="auto"/>
                        <w:left w:val="none" w:sz="0" w:space="0" w:color="auto"/>
                        <w:bottom w:val="none" w:sz="0" w:space="0" w:color="auto"/>
                        <w:right w:val="none" w:sz="0" w:space="0" w:color="auto"/>
                      </w:divBdr>
                    </w:div>
                  </w:divsChild>
                </w:div>
                <w:div w:id="903569035">
                  <w:marLeft w:val="0"/>
                  <w:marRight w:val="0"/>
                  <w:marTop w:val="0"/>
                  <w:marBottom w:val="0"/>
                  <w:divBdr>
                    <w:top w:val="none" w:sz="0" w:space="0" w:color="auto"/>
                    <w:left w:val="none" w:sz="0" w:space="0" w:color="auto"/>
                    <w:bottom w:val="none" w:sz="0" w:space="0" w:color="auto"/>
                    <w:right w:val="none" w:sz="0" w:space="0" w:color="auto"/>
                  </w:divBdr>
                  <w:divsChild>
                    <w:div w:id="1141196052">
                      <w:marLeft w:val="0"/>
                      <w:marRight w:val="0"/>
                      <w:marTop w:val="0"/>
                      <w:marBottom w:val="0"/>
                      <w:divBdr>
                        <w:top w:val="none" w:sz="0" w:space="0" w:color="auto"/>
                        <w:left w:val="none" w:sz="0" w:space="0" w:color="auto"/>
                        <w:bottom w:val="none" w:sz="0" w:space="0" w:color="auto"/>
                        <w:right w:val="none" w:sz="0" w:space="0" w:color="auto"/>
                      </w:divBdr>
                    </w:div>
                  </w:divsChild>
                </w:div>
                <w:div w:id="512108883">
                  <w:marLeft w:val="0"/>
                  <w:marRight w:val="0"/>
                  <w:marTop w:val="0"/>
                  <w:marBottom w:val="0"/>
                  <w:divBdr>
                    <w:top w:val="none" w:sz="0" w:space="0" w:color="auto"/>
                    <w:left w:val="none" w:sz="0" w:space="0" w:color="auto"/>
                    <w:bottom w:val="none" w:sz="0" w:space="0" w:color="auto"/>
                    <w:right w:val="none" w:sz="0" w:space="0" w:color="auto"/>
                  </w:divBdr>
                  <w:divsChild>
                    <w:div w:id="233396257">
                      <w:marLeft w:val="0"/>
                      <w:marRight w:val="0"/>
                      <w:marTop w:val="0"/>
                      <w:marBottom w:val="0"/>
                      <w:divBdr>
                        <w:top w:val="none" w:sz="0" w:space="0" w:color="auto"/>
                        <w:left w:val="none" w:sz="0" w:space="0" w:color="auto"/>
                        <w:bottom w:val="none" w:sz="0" w:space="0" w:color="auto"/>
                        <w:right w:val="none" w:sz="0" w:space="0" w:color="auto"/>
                      </w:divBdr>
                    </w:div>
                  </w:divsChild>
                </w:div>
                <w:div w:id="1129207659">
                  <w:marLeft w:val="0"/>
                  <w:marRight w:val="0"/>
                  <w:marTop w:val="0"/>
                  <w:marBottom w:val="0"/>
                  <w:divBdr>
                    <w:top w:val="none" w:sz="0" w:space="0" w:color="auto"/>
                    <w:left w:val="none" w:sz="0" w:space="0" w:color="auto"/>
                    <w:bottom w:val="none" w:sz="0" w:space="0" w:color="auto"/>
                    <w:right w:val="none" w:sz="0" w:space="0" w:color="auto"/>
                  </w:divBdr>
                  <w:divsChild>
                    <w:div w:id="1858470747">
                      <w:marLeft w:val="0"/>
                      <w:marRight w:val="0"/>
                      <w:marTop w:val="0"/>
                      <w:marBottom w:val="0"/>
                      <w:divBdr>
                        <w:top w:val="none" w:sz="0" w:space="0" w:color="auto"/>
                        <w:left w:val="none" w:sz="0" w:space="0" w:color="auto"/>
                        <w:bottom w:val="none" w:sz="0" w:space="0" w:color="auto"/>
                        <w:right w:val="none" w:sz="0" w:space="0" w:color="auto"/>
                      </w:divBdr>
                    </w:div>
                  </w:divsChild>
                </w:div>
                <w:div w:id="2107917749">
                  <w:marLeft w:val="0"/>
                  <w:marRight w:val="0"/>
                  <w:marTop w:val="0"/>
                  <w:marBottom w:val="0"/>
                  <w:divBdr>
                    <w:top w:val="none" w:sz="0" w:space="0" w:color="auto"/>
                    <w:left w:val="none" w:sz="0" w:space="0" w:color="auto"/>
                    <w:bottom w:val="none" w:sz="0" w:space="0" w:color="auto"/>
                    <w:right w:val="none" w:sz="0" w:space="0" w:color="auto"/>
                  </w:divBdr>
                  <w:divsChild>
                    <w:div w:id="1257405886">
                      <w:marLeft w:val="0"/>
                      <w:marRight w:val="0"/>
                      <w:marTop w:val="0"/>
                      <w:marBottom w:val="0"/>
                      <w:divBdr>
                        <w:top w:val="none" w:sz="0" w:space="0" w:color="auto"/>
                        <w:left w:val="none" w:sz="0" w:space="0" w:color="auto"/>
                        <w:bottom w:val="none" w:sz="0" w:space="0" w:color="auto"/>
                        <w:right w:val="none" w:sz="0" w:space="0" w:color="auto"/>
                      </w:divBdr>
                    </w:div>
                  </w:divsChild>
                </w:div>
                <w:div w:id="1979845131">
                  <w:marLeft w:val="0"/>
                  <w:marRight w:val="0"/>
                  <w:marTop w:val="0"/>
                  <w:marBottom w:val="0"/>
                  <w:divBdr>
                    <w:top w:val="none" w:sz="0" w:space="0" w:color="auto"/>
                    <w:left w:val="none" w:sz="0" w:space="0" w:color="auto"/>
                    <w:bottom w:val="none" w:sz="0" w:space="0" w:color="auto"/>
                    <w:right w:val="none" w:sz="0" w:space="0" w:color="auto"/>
                  </w:divBdr>
                  <w:divsChild>
                    <w:div w:id="1124232086">
                      <w:marLeft w:val="0"/>
                      <w:marRight w:val="0"/>
                      <w:marTop w:val="0"/>
                      <w:marBottom w:val="0"/>
                      <w:divBdr>
                        <w:top w:val="none" w:sz="0" w:space="0" w:color="auto"/>
                        <w:left w:val="none" w:sz="0" w:space="0" w:color="auto"/>
                        <w:bottom w:val="none" w:sz="0" w:space="0" w:color="auto"/>
                        <w:right w:val="none" w:sz="0" w:space="0" w:color="auto"/>
                      </w:divBdr>
                    </w:div>
                  </w:divsChild>
                </w:div>
                <w:div w:id="589436691">
                  <w:marLeft w:val="0"/>
                  <w:marRight w:val="0"/>
                  <w:marTop w:val="0"/>
                  <w:marBottom w:val="0"/>
                  <w:divBdr>
                    <w:top w:val="none" w:sz="0" w:space="0" w:color="auto"/>
                    <w:left w:val="none" w:sz="0" w:space="0" w:color="auto"/>
                    <w:bottom w:val="none" w:sz="0" w:space="0" w:color="auto"/>
                    <w:right w:val="none" w:sz="0" w:space="0" w:color="auto"/>
                  </w:divBdr>
                  <w:divsChild>
                    <w:div w:id="1368018784">
                      <w:marLeft w:val="0"/>
                      <w:marRight w:val="0"/>
                      <w:marTop w:val="0"/>
                      <w:marBottom w:val="0"/>
                      <w:divBdr>
                        <w:top w:val="none" w:sz="0" w:space="0" w:color="auto"/>
                        <w:left w:val="none" w:sz="0" w:space="0" w:color="auto"/>
                        <w:bottom w:val="none" w:sz="0" w:space="0" w:color="auto"/>
                        <w:right w:val="none" w:sz="0" w:space="0" w:color="auto"/>
                      </w:divBdr>
                    </w:div>
                  </w:divsChild>
                </w:div>
                <w:div w:id="2010742744">
                  <w:marLeft w:val="0"/>
                  <w:marRight w:val="0"/>
                  <w:marTop w:val="0"/>
                  <w:marBottom w:val="0"/>
                  <w:divBdr>
                    <w:top w:val="none" w:sz="0" w:space="0" w:color="auto"/>
                    <w:left w:val="none" w:sz="0" w:space="0" w:color="auto"/>
                    <w:bottom w:val="none" w:sz="0" w:space="0" w:color="auto"/>
                    <w:right w:val="none" w:sz="0" w:space="0" w:color="auto"/>
                  </w:divBdr>
                  <w:divsChild>
                    <w:div w:id="1384065640">
                      <w:marLeft w:val="0"/>
                      <w:marRight w:val="0"/>
                      <w:marTop w:val="0"/>
                      <w:marBottom w:val="0"/>
                      <w:divBdr>
                        <w:top w:val="none" w:sz="0" w:space="0" w:color="auto"/>
                        <w:left w:val="none" w:sz="0" w:space="0" w:color="auto"/>
                        <w:bottom w:val="none" w:sz="0" w:space="0" w:color="auto"/>
                        <w:right w:val="none" w:sz="0" w:space="0" w:color="auto"/>
                      </w:divBdr>
                    </w:div>
                  </w:divsChild>
                </w:div>
                <w:div w:id="2034379989">
                  <w:marLeft w:val="0"/>
                  <w:marRight w:val="0"/>
                  <w:marTop w:val="0"/>
                  <w:marBottom w:val="0"/>
                  <w:divBdr>
                    <w:top w:val="none" w:sz="0" w:space="0" w:color="auto"/>
                    <w:left w:val="none" w:sz="0" w:space="0" w:color="auto"/>
                    <w:bottom w:val="none" w:sz="0" w:space="0" w:color="auto"/>
                    <w:right w:val="none" w:sz="0" w:space="0" w:color="auto"/>
                  </w:divBdr>
                  <w:divsChild>
                    <w:div w:id="653489640">
                      <w:marLeft w:val="0"/>
                      <w:marRight w:val="0"/>
                      <w:marTop w:val="0"/>
                      <w:marBottom w:val="0"/>
                      <w:divBdr>
                        <w:top w:val="none" w:sz="0" w:space="0" w:color="auto"/>
                        <w:left w:val="none" w:sz="0" w:space="0" w:color="auto"/>
                        <w:bottom w:val="none" w:sz="0" w:space="0" w:color="auto"/>
                        <w:right w:val="none" w:sz="0" w:space="0" w:color="auto"/>
                      </w:divBdr>
                    </w:div>
                  </w:divsChild>
                </w:div>
                <w:div w:id="859205435">
                  <w:marLeft w:val="0"/>
                  <w:marRight w:val="0"/>
                  <w:marTop w:val="0"/>
                  <w:marBottom w:val="0"/>
                  <w:divBdr>
                    <w:top w:val="none" w:sz="0" w:space="0" w:color="auto"/>
                    <w:left w:val="none" w:sz="0" w:space="0" w:color="auto"/>
                    <w:bottom w:val="none" w:sz="0" w:space="0" w:color="auto"/>
                    <w:right w:val="none" w:sz="0" w:space="0" w:color="auto"/>
                  </w:divBdr>
                  <w:divsChild>
                    <w:div w:id="1935019254">
                      <w:marLeft w:val="0"/>
                      <w:marRight w:val="0"/>
                      <w:marTop w:val="0"/>
                      <w:marBottom w:val="0"/>
                      <w:divBdr>
                        <w:top w:val="none" w:sz="0" w:space="0" w:color="auto"/>
                        <w:left w:val="none" w:sz="0" w:space="0" w:color="auto"/>
                        <w:bottom w:val="none" w:sz="0" w:space="0" w:color="auto"/>
                        <w:right w:val="none" w:sz="0" w:space="0" w:color="auto"/>
                      </w:divBdr>
                    </w:div>
                  </w:divsChild>
                </w:div>
                <w:div w:id="1271820541">
                  <w:marLeft w:val="0"/>
                  <w:marRight w:val="0"/>
                  <w:marTop w:val="0"/>
                  <w:marBottom w:val="0"/>
                  <w:divBdr>
                    <w:top w:val="none" w:sz="0" w:space="0" w:color="auto"/>
                    <w:left w:val="none" w:sz="0" w:space="0" w:color="auto"/>
                    <w:bottom w:val="none" w:sz="0" w:space="0" w:color="auto"/>
                    <w:right w:val="none" w:sz="0" w:space="0" w:color="auto"/>
                  </w:divBdr>
                  <w:divsChild>
                    <w:div w:id="1094470693">
                      <w:marLeft w:val="0"/>
                      <w:marRight w:val="0"/>
                      <w:marTop w:val="0"/>
                      <w:marBottom w:val="0"/>
                      <w:divBdr>
                        <w:top w:val="none" w:sz="0" w:space="0" w:color="auto"/>
                        <w:left w:val="none" w:sz="0" w:space="0" w:color="auto"/>
                        <w:bottom w:val="none" w:sz="0" w:space="0" w:color="auto"/>
                        <w:right w:val="none" w:sz="0" w:space="0" w:color="auto"/>
                      </w:divBdr>
                    </w:div>
                  </w:divsChild>
                </w:div>
                <w:div w:id="823399837">
                  <w:marLeft w:val="0"/>
                  <w:marRight w:val="0"/>
                  <w:marTop w:val="0"/>
                  <w:marBottom w:val="0"/>
                  <w:divBdr>
                    <w:top w:val="none" w:sz="0" w:space="0" w:color="auto"/>
                    <w:left w:val="none" w:sz="0" w:space="0" w:color="auto"/>
                    <w:bottom w:val="none" w:sz="0" w:space="0" w:color="auto"/>
                    <w:right w:val="none" w:sz="0" w:space="0" w:color="auto"/>
                  </w:divBdr>
                  <w:divsChild>
                    <w:div w:id="1011444795">
                      <w:marLeft w:val="0"/>
                      <w:marRight w:val="0"/>
                      <w:marTop w:val="0"/>
                      <w:marBottom w:val="0"/>
                      <w:divBdr>
                        <w:top w:val="none" w:sz="0" w:space="0" w:color="auto"/>
                        <w:left w:val="none" w:sz="0" w:space="0" w:color="auto"/>
                        <w:bottom w:val="none" w:sz="0" w:space="0" w:color="auto"/>
                        <w:right w:val="none" w:sz="0" w:space="0" w:color="auto"/>
                      </w:divBdr>
                    </w:div>
                  </w:divsChild>
                </w:div>
                <w:div w:id="1173761335">
                  <w:marLeft w:val="0"/>
                  <w:marRight w:val="0"/>
                  <w:marTop w:val="0"/>
                  <w:marBottom w:val="0"/>
                  <w:divBdr>
                    <w:top w:val="none" w:sz="0" w:space="0" w:color="auto"/>
                    <w:left w:val="none" w:sz="0" w:space="0" w:color="auto"/>
                    <w:bottom w:val="none" w:sz="0" w:space="0" w:color="auto"/>
                    <w:right w:val="none" w:sz="0" w:space="0" w:color="auto"/>
                  </w:divBdr>
                  <w:divsChild>
                    <w:div w:id="864635167">
                      <w:marLeft w:val="0"/>
                      <w:marRight w:val="0"/>
                      <w:marTop w:val="0"/>
                      <w:marBottom w:val="0"/>
                      <w:divBdr>
                        <w:top w:val="none" w:sz="0" w:space="0" w:color="auto"/>
                        <w:left w:val="none" w:sz="0" w:space="0" w:color="auto"/>
                        <w:bottom w:val="none" w:sz="0" w:space="0" w:color="auto"/>
                        <w:right w:val="none" w:sz="0" w:space="0" w:color="auto"/>
                      </w:divBdr>
                    </w:div>
                  </w:divsChild>
                </w:div>
                <w:div w:id="111442796">
                  <w:marLeft w:val="0"/>
                  <w:marRight w:val="0"/>
                  <w:marTop w:val="0"/>
                  <w:marBottom w:val="0"/>
                  <w:divBdr>
                    <w:top w:val="none" w:sz="0" w:space="0" w:color="auto"/>
                    <w:left w:val="none" w:sz="0" w:space="0" w:color="auto"/>
                    <w:bottom w:val="none" w:sz="0" w:space="0" w:color="auto"/>
                    <w:right w:val="none" w:sz="0" w:space="0" w:color="auto"/>
                  </w:divBdr>
                  <w:divsChild>
                    <w:div w:id="750591161">
                      <w:marLeft w:val="0"/>
                      <w:marRight w:val="0"/>
                      <w:marTop w:val="0"/>
                      <w:marBottom w:val="0"/>
                      <w:divBdr>
                        <w:top w:val="none" w:sz="0" w:space="0" w:color="auto"/>
                        <w:left w:val="none" w:sz="0" w:space="0" w:color="auto"/>
                        <w:bottom w:val="none" w:sz="0" w:space="0" w:color="auto"/>
                        <w:right w:val="none" w:sz="0" w:space="0" w:color="auto"/>
                      </w:divBdr>
                    </w:div>
                  </w:divsChild>
                </w:div>
                <w:div w:id="1372145531">
                  <w:marLeft w:val="0"/>
                  <w:marRight w:val="0"/>
                  <w:marTop w:val="0"/>
                  <w:marBottom w:val="0"/>
                  <w:divBdr>
                    <w:top w:val="none" w:sz="0" w:space="0" w:color="auto"/>
                    <w:left w:val="none" w:sz="0" w:space="0" w:color="auto"/>
                    <w:bottom w:val="none" w:sz="0" w:space="0" w:color="auto"/>
                    <w:right w:val="none" w:sz="0" w:space="0" w:color="auto"/>
                  </w:divBdr>
                  <w:divsChild>
                    <w:div w:id="418916834">
                      <w:marLeft w:val="0"/>
                      <w:marRight w:val="0"/>
                      <w:marTop w:val="0"/>
                      <w:marBottom w:val="0"/>
                      <w:divBdr>
                        <w:top w:val="none" w:sz="0" w:space="0" w:color="auto"/>
                        <w:left w:val="none" w:sz="0" w:space="0" w:color="auto"/>
                        <w:bottom w:val="none" w:sz="0" w:space="0" w:color="auto"/>
                        <w:right w:val="none" w:sz="0" w:space="0" w:color="auto"/>
                      </w:divBdr>
                    </w:div>
                  </w:divsChild>
                </w:div>
                <w:div w:id="2083020426">
                  <w:marLeft w:val="0"/>
                  <w:marRight w:val="0"/>
                  <w:marTop w:val="0"/>
                  <w:marBottom w:val="0"/>
                  <w:divBdr>
                    <w:top w:val="none" w:sz="0" w:space="0" w:color="auto"/>
                    <w:left w:val="none" w:sz="0" w:space="0" w:color="auto"/>
                    <w:bottom w:val="none" w:sz="0" w:space="0" w:color="auto"/>
                    <w:right w:val="none" w:sz="0" w:space="0" w:color="auto"/>
                  </w:divBdr>
                  <w:divsChild>
                    <w:div w:id="1280599757">
                      <w:marLeft w:val="0"/>
                      <w:marRight w:val="0"/>
                      <w:marTop w:val="0"/>
                      <w:marBottom w:val="0"/>
                      <w:divBdr>
                        <w:top w:val="none" w:sz="0" w:space="0" w:color="auto"/>
                        <w:left w:val="none" w:sz="0" w:space="0" w:color="auto"/>
                        <w:bottom w:val="none" w:sz="0" w:space="0" w:color="auto"/>
                        <w:right w:val="none" w:sz="0" w:space="0" w:color="auto"/>
                      </w:divBdr>
                    </w:div>
                  </w:divsChild>
                </w:div>
                <w:div w:id="2126387939">
                  <w:marLeft w:val="0"/>
                  <w:marRight w:val="0"/>
                  <w:marTop w:val="0"/>
                  <w:marBottom w:val="0"/>
                  <w:divBdr>
                    <w:top w:val="none" w:sz="0" w:space="0" w:color="auto"/>
                    <w:left w:val="none" w:sz="0" w:space="0" w:color="auto"/>
                    <w:bottom w:val="none" w:sz="0" w:space="0" w:color="auto"/>
                    <w:right w:val="none" w:sz="0" w:space="0" w:color="auto"/>
                  </w:divBdr>
                  <w:divsChild>
                    <w:div w:id="1761901603">
                      <w:marLeft w:val="0"/>
                      <w:marRight w:val="0"/>
                      <w:marTop w:val="0"/>
                      <w:marBottom w:val="0"/>
                      <w:divBdr>
                        <w:top w:val="none" w:sz="0" w:space="0" w:color="auto"/>
                        <w:left w:val="none" w:sz="0" w:space="0" w:color="auto"/>
                        <w:bottom w:val="none" w:sz="0" w:space="0" w:color="auto"/>
                        <w:right w:val="none" w:sz="0" w:space="0" w:color="auto"/>
                      </w:divBdr>
                    </w:div>
                  </w:divsChild>
                </w:div>
                <w:div w:id="1081567104">
                  <w:marLeft w:val="0"/>
                  <w:marRight w:val="0"/>
                  <w:marTop w:val="0"/>
                  <w:marBottom w:val="0"/>
                  <w:divBdr>
                    <w:top w:val="none" w:sz="0" w:space="0" w:color="auto"/>
                    <w:left w:val="none" w:sz="0" w:space="0" w:color="auto"/>
                    <w:bottom w:val="none" w:sz="0" w:space="0" w:color="auto"/>
                    <w:right w:val="none" w:sz="0" w:space="0" w:color="auto"/>
                  </w:divBdr>
                  <w:divsChild>
                    <w:div w:id="89938368">
                      <w:marLeft w:val="0"/>
                      <w:marRight w:val="0"/>
                      <w:marTop w:val="0"/>
                      <w:marBottom w:val="0"/>
                      <w:divBdr>
                        <w:top w:val="none" w:sz="0" w:space="0" w:color="auto"/>
                        <w:left w:val="none" w:sz="0" w:space="0" w:color="auto"/>
                        <w:bottom w:val="none" w:sz="0" w:space="0" w:color="auto"/>
                        <w:right w:val="none" w:sz="0" w:space="0" w:color="auto"/>
                      </w:divBdr>
                    </w:div>
                  </w:divsChild>
                </w:div>
                <w:div w:id="1455636225">
                  <w:marLeft w:val="0"/>
                  <w:marRight w:val="0"/>
                  <w:marTop w:val="0"/>
                  <w:marBottom w:val="0"/>
                  <w:divBdr>
                    <w:top w:val="none" w:sz="0" w:space="0" w:color="auto"/>
                    <w:left w:val="none" w:sz="0" w:space="0" w:color="auto"/>
                    <w:bottom w:val="none" w:sz="0" w:space="0" w:color="auto"/>
                    <w:right w:val="none" w:sz="0" w:space="0" w:color="auto"/>
                  </w:divBdr>
                  <w:divsChild>
                    <w:div w:id="824585198">
                      <w:marLeft w:val="0"/>
                      <w:marRight w:val="0"/>
                      <w:marTop w:val="0"/>
                      <w:marBottom w:val="0"/>
                      <w:divBdr>
                        <w:top w:val="none" w:sz="0" w:space="0" w:color="auto"/>
                        <w:left w:val="none" w:sz="0" w:space="0" w:color="auto"/>
                        <w:bottom w:val="none" w:sz="0" w:space="0" w:color="auto"/>
                        <w:right w:val="none" w:sz="0" w:space="0" w:color="auto"/>
                      </w:divBdr>
                    </w:div>
                  </w:divsChild>
                </w:div>
                <w:div w:id="145903139">
                  <w:marLeft w:val="0"/>
                  <w:marRight w:val="0"/>
                  <w:marTop w:val="0"/>
                  <w:marBottom w:val="0"/>
                  <w:divBdr>
                    <w:top w:val="none" w:sz="0" w:space="0" w:color="auto"/>
                    <w:left w:val="none" w:sz="0" w:space="0" w:color="auto"/>
                    <w:bottom w:val="none" w:sz="0" w:space="0" w:color="auto"/>
                    <w:right w:val="none" w:sz="0" w:space="0" w:color="auto"/>
                  </w:divBdr>
                  <w:divsChild>
                    <w:div w:id="827592041">
                      <w:marLeft w:val="0"/>
                      <w:marRight w:val="0"/>
                      <w:marTop w:val="0"/>
                      <w:marBottom w:val="0"/>
                      <w:divBdr>
                        <w:top w:val="none" w:sz="0" w:space="0" w:color="auto"/>
                        <w:left w:val="none" w:sz="0" w:space="0" w:color="auto"/>
                        <w:bottom w:val="none" w:sz="0" w:space="0" w:color="auto"/>
                        <w:right w:val="none" w:sz="0" w:space="0" w:color="auto"/>
                      </w:divBdr>
                    </w:div>
                  </w:divsChild>
                </w:div>
                <w:div w:id="39667719">
                  <w:marLeft w:val="0"/>
                  <w:marRight w:val="0"/>
                  <w:marTop w:val="0"/>
                  <w:marBottom w:val="0"/>
                  <w:divBdr>
                    <w:top w:val="none" w:sz="0" w:space="0" w:color="auto"/>
                    <w:left w:val="none" w:sz="0" w:space="0" w:color="auto"/>
                    <w:bottom w:val="none" w:sz="0" w:space="0" w:color="auto"/>
                    <w:right w:val="none" w:sz="0" w:space="0" w:color="auto"/>
                  </w:divBdr>
                  <w:divsChild>
                    <w:div w:id="740297952">
                      <w:marLeft w:val="0"/>
                      <w:marRight w:val="0"/>
                      <w:marTop w:val="0"/>
                      <w:marBottom w:val="0"/>
                      <w:divBdr>
                        <w:top w:val="none" w:sz="0" w:space="0" w:color="auto"/>
                        <w:left w:val="none" w:sz="0" w:space="0" w:color="auto"/>
                        <w:bottom w:val="none" w:sz="0" w:space="0" w:color="auto"/>
                        <w:right w:val="none" w:sz="0" w:space="0" w:color="auto"/>
                      </w:divBdr>
                    </w:div>
                  </w:divsChild>
                </w:div>
                <w:div w:id="224224015">
                  <w:marLeft w:val="0"/>
                  <w:marRight w:val="0"/>
                  <w:marTop w:val="0"/>
                  <w:marBottom w:val="0"/>
                  <w:divBdr>
                    <w:top w:val="none" w:sz="0" w:space="0" w:color="auto"/>
                    <w:left w:val="none" w:sz="0" w:space="0" w:color="auto"/>
                    <w:bottom w:val="none" w:sz="0" w:space="0" w:color="auto"/>
                    <w:right w:val="none" w:sz="0" w:space="0" w:color="auto"/>
                  </w:divBdr>
                  <w:divsChild>
                    <w:div w:id="1633905008">
                      <w:marLeft w:val="0"/>
                      <w:marRight w:val="0"/>
                      <w:marTop w:val="0"/>
                      <w:marBottom w:val="0"/>
                      <w:divBdr>
                        <w:top w:val="none" w:sz="0" w:space="0" w:color="auto"/>
                        <w:left w:val="none" w:sz="0" w:space="0" w:color="auto"/>
                        <w:bottom w:val="none" w:sz="0" w:space="0" w:color="auto"/>
                        <w:right w:val="none" w:sz="0" w:space="0" w:color="auto"/>
                      </w:divBdr>
                    </w:div>
                  </w:divsChild>
                </w:div>
                <w:div w:id="1875074216">
                  <w:marLeft w:val="0"/>
                  <w:marRight w:val="0"/>
                  <w:marTop w:val="0"/>
                  <w:marBottom w:val="0"/>
                  <w:divBdr>
                    <w:top w:val="none" w:sz="0" w:space="0" w:color="auto"/>
                    <w:left w:val="none" w:sz="0" w:space="0" w:color="auto"/>
                    <w:bottom w:val="none" w:sz="0" w:space="0" w:color="auto"/>
                    <w:right w:val="none" w:sz="0" w:space="0" w:color="auto"/>
                  </w:divBdr>
                  <w:divsChild>
                    <w:div w:id="1692098983">
                      <w:marLeft w:val="0"/>
                      <w:marRight w:val="0"/>
                      <w:marTop w:val="0"/>
                      <w:marBottom w:val="0"/>
                      <w:divBdr>
                        <w:top w:val="none" w:sz="0" w:space="0" w:color="auto"/>
                        <w:left w:val="none" w:sz="0" w:space="0" w:color="auto"/>
                        <w:bottom w:val="none" w:sz="0" w:space="0" w:color="auto"/>
                        <w:right w:val="none" w:sz="0" w:space="0" w:color="auto"/>
                      </w:divBdr>
                    </w:div>
                  </w:divsChild>
                </w:div>
                <w:div w:id="1702197719">
                  <w:marLeft w:val="0"/>
                  <w:marRight w:val="0"/>
                  <w:marTop w:val="0"/>
                  <w:marBottom w:val="0"/>
                  <w:divBdr>
                    <w:top w:val="none" w:sz="0" w:space="0" w:color="auto"/>
                    <w:left w:val="none" w:sz="0" w:space="0" w:color="auto"/>
                    <w:bottom w:val="none" w:sz="0" w:space="0" w:color="auto"/>
                    <w:right w:val="none" w:sz="0" w:space="0" w:color="auto"/>
                  </w:divBdr>
                  <w:divsChild>
                    <w:div w:id="906837012">
                      <w:marLeft w:val="0"/>
                      <w:marRight w:val="0"/>
                      <w:marTop w:val="0"/>
                      <w:marBottom w:val="0"/>
                      <w:divBdr>
                        <w:top w:val="none" w:sz="0" w:space="0" w:color="auto"/>
                        <w:left w:val="none" w:sz="0" w:space="0" w:color="auto"/>
                        <w:bottom w:val="none" w:sz="0" w:space="0" w:color="auto"/>
                        <w:right w:val="none" w:sz="0" w:space="0" w:color="auto"/>
                      </w:divBdr>
                    </w:div>
                  </w:divsChild>
                </w:div>
                <w:div w:id="336738254">
                  <w:marLeft w:val="0"/>
                  <w:marRight w:val="0"/>
                  <w:marTop w:val="0"/>
                  <w:marBottom w:val="0"/>
                  <w:divBdr>
                    <w:top w:val="none" w:sz="0" w:space="0" w:color="auto"/>
                    <w:left w:val="none" w:sz="0" w:space="0" w:color="auto"/>
                    <w:bottom w:val="none" w:sz="0" w:space="0" w:color="auto"/>
                    <w:right w:val="none" w:sz="0" w:space="0" w:color="auto"/>
                  </w:divBdr>
                  <w:divsChild>
                    <w:div w:id="1470712144">
                      <w:marLeft w:val="0"/>
                      <w:marRight w:val="0"/>
                      <w:marTop w:val="0"/>
                      <w:marBottom w:val="0"/>
                      <w:divBdr>
                        <w:top w:val="none" w:sz="0" w:space="0" w:color="auto"/>
                        <w:left w:val="none" w:sz="0" w:space="0" w:color="auto"/>
                        <w:bottom w:val="none" w:sz="0" w:space="0" w:color="auto"/>
                        <w:right w:val="none" w:sz="0" w:space="0" w:color="auto"/>
                      </w:divBdr>
                    </w:div>
                  </w:divsChild>
                </w:div>
                <w:div w:id="824007405">
                  <w:marLeft w:val="0"/>
                  <w:marRight w:val="0"/>
                  <w:marTop w:val="0"/>
                  <w:marBottom w:val="0"/>
                  <w:divBdr>
                    <w:top w:val="none" w:sz="0" w:space="0" w:color="auto"/>
                    <w:left w:val="none" w:sz="0" w:space="0" w:color="auto"/>
                    <w:bottom w:val="none" w:sz="0" w:space="0" w:color="auto"/>
                    <w:right w:val="none" w:sz="0" w:space="0" w:color="auto"/>
                  </w:divBdr>
                  <w:divsChild>
                    <w:div w:id="2088188423">
                      <w:marLeft w:val="0"/>
                      <w:marRight w:val="0"/>
                      <w:marTop w:val="0"/>
                      <w:marBottom w:val="0"/>
                      <w:divBdr>
                        <w:top w:val="none" w:sz="0" w:space="0" w:color="auto"/>
                        <w:left w:val="none" w:sz="0" w:space="0" w:color="auto"/>
                        <w:bottom w:val="none" w:sz="0" w:space="0" w:color="auto"/>
                        <w:right w:val="none" w:sz="0" w:space="0" w:color="auto"/>
                      </w:divBdr>
                    </w:div>
                  </w:divsChild>
                </w:div>
                <w:div w:id="184483867">
                  <w:marLeft w:val="0"/>
                  <w:marRight w:val="0"/>
                  <w:marTop w:val="0"/>
                  <w:marBottom w:val="0"/>
                  <w:divBdr>
                    <w:top w:val="none" w:sz="0" w:space="0" w:color="auto"/>
                    <w:left w:val="none" w:sz="0" w:space="0" w:color="auto"/>
                    <w:bottom w:val="none" w:sz="0" w:space="0" w:color="auto"/>
                    <w:right w:val="none" w:sz="0" w:space="0" w:color="auto"/>
                  </w:divBdr>
                  <w:divsChild>
                    <w:div w:id="1724131831">
                      <w:marLeft w:val="0"/>
                      <w:marRight w:val="0"/>
                      <w:marTop w:val="0"/>
                      <w:marBottom w:val="0"/>
                      <w:divBdr>
                        <w:top w:val="none" w:sz="0" w:space="0" w:color="auto"/>
                        <w:left w:val="none" w:sz="0" w:space="0" w:color="auto"/>
                        <w:bottom w:val="none" w:sz="0" w:space="0" w:color="auto"/>
                        <w:right w:val="none" w:sz="0" w:space="0" w:color="auto"/>
                      </w:divBdr>
                    </w:div>
                  </w:divsChild>
                </w:div>
                <w:div w:id="338849405">
                  <w:marLeft w:val="0"/>
                  <w:marRight w:val="0"/>
                  <w:marTop w:val="0"/>
                  <w:marBottom w:val="0"/>
                  <w:divBdr>
                    <w:top w:val="none" w:sz="0" w:space="0" w:color="auto"/>
                    <w:left w:val="none" w:sz="0" w:space="0" w:color="auto"/>
                    <w:bottom w:val="none" w:sz="0" w:space="0" w:color="auto"/>
                    <w:right w:val="none" w:sz="0" w:space="0" w:color="auto"/>
                  </w:divBdr>
                  <w:divsChild>
                    <w:div w:id="420832700">
                      <w:marLeft w:val="0"/>
                      <w:marRight w:val="0"/>
                      <w:marTop w:val="0"/>
                      <w:marBottom w:val="0"/>
                      <w:divBdr>
                        <w:top w:val="none" w:sz="0" w:space="0" w:color="auto"/>
                        <w:left w:val="none" w:sz="0" w:space="0" w:color="auto"/>
                        <w:bottom w:val="none" w:sz="0" w:space="0" w:color="auto"/>
                        <w:right w:val="none" w:sz="0" w:space="0" w:color="auto"/>
                      </w:divBdr>
                    </w:div>
                  </w:divsChild>
                </w:div>
                <w:div w:id="307126035">
                  <w:marLeft w:val="0"/>
                  <w:marRight w:val="0"/>
                  <w:marTop w:val="0"/>
                  <w:marBottom w:val="0"/>
                  <w:divBdr>
                    <w:top w:val="none" w:sz="0" w:space="0" w:color="auto"/>
                    <w:left w:val="none" w:sz="0" w:space="0" w:color="auto"/>
                    <w:bottom w:val="none" w:sz="0" w:space="0" w:color="auto"/>
                    <w:right w:val="none" w:sz="0" w:space="0" w:color="auto"/>
                  </w:divBdr>
                  <w:divsChild>
                    <w:div w:id="1602252611">
                      <w:marLeft w:val="0"/>
                      <w:marRight w:val="0"/>
                      <w:marTop w:val="0"/>
                      <w:marBottom w:val="0"/>
                      <w:divBdr>
                        <w:top w:val="none" w:sz="0" w:space="0" w:color="auto"/>
                        <w:left w:val="none" w:sz="0" w:space="0" w:color="auto"/>
                        <w:bottom w:val="none" w:sz="0" w:space="0" w:color="auto"/>
                        <w:right w:val="none" w:sz="0" w:space="0" w:color="auto"/>
                      </w:divBdr>
                    </w:div>
                  </w:divsChild>
                </w:div>
                <w:div w:id="546067845">
                  <w:marLeft w:val="0"/>
                  <w:marRight w:val="0"/>
                  <w:marTop w:val="0"/>
                  <w:marBottom w:val="0"/>
                  <w:divBdr>
                    <w:top w:val="none" w:sz="0" w:space="0" w:color="auto"/>
                    <w:left w:val="none" w:sz="0" w:space="0" w:color="auto"/>
                    <w:bottom w:val="none" w:sz="0" w:space="0" w:color="auto"/>
                    <w:right w:val="none" w:sz="0" w:space="0" w:color="auto"/>
                  </w:divBdr>
                  <w:divsChild>
                    <w:div w:id="201943812">
                      <w:marLeft w:val="0"/>
                      <w:marRight w:val="0"/>
                      <w:marTop w:val="0"/>
                      <w:marBottom w:val="0"/>
                      <w:divBdr>
                        <w:top w:val="none" w:sz="0" w:space="0" w:color="auto"/>
                        <w:left w:val="none" w:sz="0" w:space="0" w:color="auto"/>
                        <w:bottom w:val="none" w:sz="0" w:space="0" w:color="auto"/>
                        <w:right w:val="none" w:sz="0" w:space="0" w:color="auto"/>
                      </w:divBdr>
                    </w:div>
                  </w:divsChild>
                </w:div>
                <w:div w:id="83186610">
                  <w:marLeft w:val="0"/>
                  <w:marRight w:val="0"/>
                  <w:marTop w:val="0"/>
                  <w:marBottom w:val="0"/>
                  <w:divBdr>
                    <w:top w:val="none" w:sz="0" w:space="0" w:color="auto"/>
                    <w:left w:val="none" w:sz="0" w:space="0" w:color="auto"/>
                    <w:bottom w:val="none" w:sz="0" w:space="0" w:color="auto"/>
                    <w:right w:val="none" w:sz="0" w:space="0" w:color="auto"/>
                  </w:divBdr>
                  <w:divsChild>
                    <w:div w:id="1763523505">
                      <w:marLeft w:val="0"/>
                      <w:marRight w:val="0"/>
                      <w:marTop w:val="0"/>
                      <w:marBottom w:val="0"/>
                      <w:divBdr>
                        <w:top w:val="none" w:sz="0" w:space="0" w:color="auto"/>
                        <w:left w:val="none" w:sz="0" w:space="0" w:color="auto"/>
                        <w:bottom w:val="none" w:sz="0" w:space="0" w:color="auto"/>
                        <w:right w:val="none" w:sz="0" w:space="0" w:color="auto"/>
                      </w:divBdr>
                    </w:div>
                  </w:divsChild>
                </w:div>
                <w:div w:id="785078457">
                  <w:marLeft w:val="0"/>
                  <w:marRight w:val="0"/>
                  <w:marTop w:val="0"/>
                  <w:marBottom w:val="0"/>
                  <w:divBdr>
                    <w:top w:val="none" w:sz="0" w:space="0" w:color="auto"/>
                    <w:left w:val="none" w:sz="0" w:space="0" w:color="auto"/>
                    <w:bottom w:val="none" w:sz="0" w:space="0" w:color="auto"/>
                    <w:right w:val="none" w:sz="0" w:space="0" w:color="auto"/>
                  </w:divBdr>
                  <w:divsChild>
                    <w:div w:id="1923374121">
                      <w:marLeft w:val="0"/>
                      <w:marRight w:val="0"/>
                      <w:marTop w:val="0"/>
                      <w:marBottom w:val="0"/>
                      <w:divBdr>
                        <w:top w:val="none" w:sz="0" w:space="0" w:color="auto"/>
                        <w:left w:val="none" w:sz="0" w:space="0" w:color="auto"/>
                        <w:bottom w:val="none" w:sz="0" w:space="0" w:color="auto"/>
                        <w:right w:val="none" w:sz="0" w:space="0" w:color="auto"/>
                      </w:divBdr>
                    </w:div>
                  </w:divsChild>
                </w:div>
                <w:div w:id="1308819459">
                  <w:marLeft w:val="0"/>
                  <w:marRight w:val="0"/>
                  <w:marTop w:val="0"/>
                  <w:marBottom w:val="0"/>
                  <w:divBdr>
                    <w:top w:val="none" w:sz="0" w:space="0" w:color="auto"/>
                    <w:left w:val="none" w:sz="0" w:space="0" w:color="auto"/>
                    <w:bottom w:val="none" w:sz="0" w:space="0" w:color="auto"/>
                    <w:right w:val="none" w:sz="0" w:space="0" w:color="auto"/>
                  </w:divBdr>
                  <w:divsChild>
                    <w:div w:id="1186599596">
                      <w:marLeft w:val="0"/>
                      <w:marRight w:val="0"/>
                      <w:marTop w:val="0"/>
                      <w:marBottom w:val="0"/>
                      <w:divBdr>
                        <w:top w:val="none" w:sz="0" w:space="0" w:color="auto"/>
                        <w:left w:val="none" w:sz="0" w:space="0" w:color="auto"/>
                        <w:bottom w:val="none" w:sz="0" w:space="0" w:color="auto"/>
                        <w:right w:val="none" w:sz="0" w:space="0" w:color="auto"/>
                      </w:divBdr>
                    </w:div>
                  </w:divsChild>
                </w:div>
                <w:div w:id="1785079368">
                  <w:marLeft w:val="0"/>
                  <w:marRight w:val="0"/>
                  <w:marTop w:val="0"/>
                  <w:marBottom w:val="0"/>
                  <w:divBdr>
                    <w:top w:val="none" w:sz="0" w:space="0" w:color="auto"/>
                    <w:left w:val="none" w:sz="0" w:space="0" w:color="auto"/>
                    <w:bottom w:val="none" w:sz="0" w:space="0" w:color="auto"/>
                    <w:right w:val="none" w:sz="0" w:space="0" w:color="auto"/>
                  </w:divBdr>
                  <w:divsChild>
                    <w:div w:id="32341627">
                      <w:marLeft w:val="0"/>
                      <w:marRight w:val="0"/>
                      <w:marTop w:val="0"/>
                      <w:marBottom w:val="0"/>
                      <w:divBdr>
                        <w:top w:val="none" w:sz="0" w:space="0" w:color="auto"/>
                        <w:left w:val="none" w:sz="0" w:space="0" w:color="auto"/>
                        <w:bottom w:val="none" w:sz="0" w:space="0" w:color="auto"/>
                        <w:right w:val="none" w:sz="0" w:space="0" w:color="auto"/>
                      </w:divBdr>
                    </w:div>
                  </w:divsChild>
                </w:div>
                <w:div w:id="632640253">
                  <w:marLeft w:val="0"/>
                  <w:marRight w:val="0"/>
                  <w:marTop w:val="0"/>
                  <w:marBottom w:val="0"/>
                  <w:divBdr>
                    <w:top w:val="none" w:sz="0" w:space="0" w:color="auto"/>
                    <w:left w:val="none" w:sz="0" w:space="0" w:color="auto"/>
                    <w:bottom w:val="none" w:sz="0" w:space="0" w:color="auto"/>
                    <w:right w:val="none" w:sz="0" w:space="0" w:color="auto"/>
                  </w:divBdr>
                  <w:divsChild>
                    <w:div w:id="678124228">
                      <w:marLeft w:val="0"/>
                      <w:marRight w:val="0"/>
                      <w:marTop w:val="0"/>
                      <w:marBottom w:val="0"/>
                      <w:divBdr>
                        <w:top w:val="none" w:sz="0" w:space="0" w:color="auto"/>
                        <w:left w:val="none" w:sz="0" w:space="0" w:color="auto"/>
                        <w:bottom w:val="none" w:sz="0" w:space="0" w:color="auto"/>
                        <w:right w:val="none" w:sz="0" w:space="0" w:color="auto"/>
                      </w:divBdr>
                    </w:div>
                  </w:divsChild>
                </w:div>
                <w:div w:id="1394935398">
                  <w:marLeft w:val="0"/>
                  <w:marRight w:val="0"/>
                  <w:marTop w:val="0"/>
                  <w:marBottom w:val="0"/>
                  <w:divBdr>
                    <w:top w:val="none" w:sz="0" w:space="0" w:color="auto"/>
                    <w:left w:val="none" w:sz="0" w:space="0" w:color="auto"/>
                    <w:bottom w:val="none" w:sz="0" w:space="0" w:color="auto"/>
                    <w:right w:val="none" w:sz="0" w:space="0" w:color="auto"/>
                  </w:divBdr>
                  <w:divsChild>
                    <w:div w:id="1642034443">
                      <w:marLeft w:val="0"/>
                      <w:marRight w:val="0"/>
                      <w:marTop w:val="0"/>
                      <w:marBottom w:val="0"/>
                      <w:divBdr>
                        <w:top w:val="none" w:sz="0" w:space="0" w:color="auto"/>
                        <w:left w:val="none" w:sz="0" w:space="0" w:color="auto"/>
                        <w:bottom w:val="none" w:sz="0" w:space="0" w:color="auto"/>
                        <w:right w:val="none" w:sz="0" w:space="0" w:color="auto"/>
                      </w:divBdr>
                    </w:div>
                  </w:divsChild>
                </w:div>
                <w:div w:id="249507341">
                  <w:marLeft w:val="0"/>
                  <w:marRight w:val="0"/>
                  <w:marTop w:val="0"/>
                  <w:marBottom w:val="0"/>
                  <w:divBdr>
                    <w:top w:val="none" w:sz="0" w:space="0" w:color="auto"/>
                    <w:left w:val="none" w:sz="0" w:space="0" w:color="auto"/>
                    <w:bottom w:val="none" w:sz="0" w:space="0" w:color="auto"/>
                    <w:right w:val="none" w:sz="0" w:space="0" w:color="auto"/>
                  </w:divBdr>
                  <w:divsChild>
                    <w:div w:id="140387030">
                      <w:marLeft w:val="0"/>
                      <w:marRight w:val="0"/>
                      <w:marTop w:val="0"/>
                      <w:marBottom w:val="0"/>
                      <w:divBdr>
                        <w:top w:val="none" w:sz="0" w:space="0" w:color="auto"/>
                        <w:left w:val="none" w:sz="0" w:space="0" w:color="auto"/>
                        <w:bottom w:val="none" w:sz="0" w:space="0" w:color="auto"/>
                        <w:right w:val="none" w:sz="0" w:space="0" w:color="auto"/>
                      </w:divBdr>
                    </w:div>
                  </w:divsChild>
                </w:div>
                <w:div w:id="599919337">
                  <w:marLeft w:val="0"/>
                  <w:marRight w:val="0"/>
                  <w:marTop w:val="0"/>
                  <w:marBottom w:val="0"/>
                  <w:divBdr>
                    <w:top w:val="none" w:sz="0" w:space="0" w:color="auto"/>
                    <w:left w:val="none" w:sz="0" w:space="0" w:color="auto"/>
                    <w:bottom w:val="none" w:sz="0" w:space="0" w:color="auto"/>
                    <w:right w:val="none" w:sz="0" w:space="0" w:color="auto"/>
                  </w:divBdr>
                  <w:divsChild>
                    <w:div w:id="1343120592">
                      <w:marLeft w:val="0"/>
                      <w:marRight w:val="0"/>
                      <w:marTop w:val="0"/>
                      <w:marBottom w:val="0"/>
                      <w:divBdr>
                        <w:top w:val="none" w:sz="0" w:space="0" w:color="auto"/>
                        <w:left w:val="none" w:sz="0" w:space="0" w:color="auto"/>
                        <w:bottom w:val="none" w:sz="0" w:space="0" w:color="auto"/>
                        <w:right w:val="none" w:sz="0" w:space="0" w:color="auto"/>
                      </w:divBdr>
                    </w:div>
                  </w:divsChild>
                </w:div>
                <w:div w:id="1675722081">
                  <w:marLeft w:val="0"/>
                  <w:marRight w:val="0"/>
                  <w:marTop w:val="0"/>
                  <w:marBottom w:val="0"/>
                  <w:divBdr>
                    <w:top w:val="none" w:sz="0" w:space="0" w:color="auto"/>
                    <w:left w:val="none" w:sz="0" w:space="0" w:color="auto"/>
                    <w:bottom w:val="none" w:sz="0" w:space="0" w:color="auto"/>
                    <w:right w:val="none" w:sz="0" w:space="0" w:color="auto"/>
                  </w:divBdr>
                  <w:divsChild>
                    <w:div w:id="476729229">
                      <w:marLeft w:val="0"/>
                      <w:marRight w:val="0"/>
                      <w:marTop w:val="0"/>
                      <w:marBottom w:val="0"/>
                      <w:divBdr>
                        <w:top w:val="none" w:sz="0" w:space="0" w:color="auto"/>
                        <w:left w:val="none" w:sz="0" w:space="0" w:color="auto"/>
                        <w:bottom w:val="none" w:sz="0" w:space="0" w:color="auto"/>
                        <w:right w:val="none" w:sz="0" w:space="0" w:color="auto"/>
                      </w:divBdr>
                    </w:div>
                  </w:divsChild>
                </w:div>
                <w:div w:id="622349290">
                  <w:marLeft w:val="0"/>
                  <w:marRight w:val="0"/>
                  <w:marTop w:val="0"/>
                  <w:marBottom w:val="0"/>
                  <w:divBdr>
                    <w:top w:val="none" w:sz="0" w:space="0" w:color="auto"/>
                    <w:left w:val="none" w:sz="0" w:space="0" w:color="auto"/>
                    <w:bottom w:val="none" w:sz="0" w:space="0" w:color="auto"/>
                    <w:right w:val="none" w:sz="0" w:space="0" w:color="auto"/>
                  </w:divBdr>
                  <w:divsChild>
                    <w:div w:id="798958168">
                      <w:marLeft w:val="0"/>
                      <w:marRight w:val="0"/>
                      <w:marTop w:val="0"/>
                      <w:marBottom w:val="0"/>
                      <w:divBdr>
                        <w:top w:val="none" w:sz="0" w:space="0" w:color="auto"/>
                        <w:left w:val="none" w:sz="0" w:space="0" w:color="auto"/>
                        <w:bottom w:val="none" w:sz="0" w:space="0" w:color="auto"/>
                        <w:right w:val="none" w:sz="0" w:space="0" w:color="auto"/>
                      </w:divBdr>
                    </w:div>
                  </w:divsChild>
                </w:div>
                <w:div w:id="1428429069">
                  <w:marLeft w:val="0"/>
                  <w:marRight w:val="0"/>
                  <w:marTop w:val="0"/>
                  <w:marBottom w:val="0"/>
                  <w:divBdr>
                    <w:top w:val="none" w:sz="0" w:space="0" w:color="auto"/>
                    <w:left w:val="none" w:sz="0" w:space="0" w:color="auto"/>
                    <w:bottom w:val="none" w:sz="0" w:space="0" w:color="auto"/>
                    <w:right w:val="none" w:sz="0" w:space="0" w:color="auto"/>
                  </w:divBdr>
                  <w:divsChild>
                    <w:div w:id="1913734388">
                      <w:marLeft w:val="0"/>
                      <w:marRight w:val="0"/>
                      <w:marTop w:val="0"/>
                      <w:marBottom w:val="0"/>
                      <w:divBdr>
                        <w:top w:val="none" w:sz="0" w:space="0" w:color="auto"/>
                        <w:left w:val="none" w:sz="0" w:space="0" w:color="auto"/>
                        <w:bottom w:val="none" w:sz="0" w:space="0" w:color="auto"/>
                        <w:right w:val="none" w:sz="0" w:space="0" w:color="auto"/>
                      </w:divBdr>
                    </w:div>
                  </w:divsChild>
                </w:div>
                <w:div w:id="801772270">
                  <w:marLeft w:val="0"/>
                  <w:marRight w:val="0"/>
                  <w:marTop w:val="0"/>
                  <w:marBottom w:val="0"/>
                  <w:divBdr>
                    <w:top w:val="none" w:sz="0" w:space="0" w:color="auto"/>
                    <w:left w:val="none" w:sz="0" w:space="0" w:color="auto"/>
                    <w:bottom w:val="none" w:sz="0" w:space="0" w:color="auto"/>
                    <w:right w:val="none" w:sz="0" w:space="0" w:color="auto"/>
                  </w:divBdr>
                  <w:divsChild>
                    <w:div w:id="268239089">
                      <w:marLeft w:val="0"/>
                      <w:marRight w:val="0"/>
                      <w:marTop w:val="0"/>
                      <w:marBottom w:val="0"/>
                      <w:divBdr>
                        <w:top w:val="none" w:sz="0" w:space="0" w:color="auto"/>
                        <w:left w:val="none" w:sz="0" w:space="0" w:color="auto"/>
                        <w:bottom w:val="none" w:sz="0" w:space="0" w:color="auto"/>
                        <w:right w:val="none" w:sz="0" w:space="0" w:color="auto"/>
                      </w:divBdr>
                    </w:div>
                  </w:divsChild>
                </w:div>
                <w:div w:id="1274828657">
                  <w:marLeft w:val="0"/>
                  <w:marRight w:val="0"/>
                  <w:marTop w:val="0"/>
                  <w:marBottom w:val="0"/>
                  <w:divBdr>
                    <w:top w:val="none" w:sz="0" w:space="0" w:color="auto"/>
                    <w:left w:val="none" w:sz="0" w:space="0" w:color="auto"/>
                    <w:bottom w:val="none" w:sz="0" w:space="0" w:color="auto"/>
                    <w:right w:val="none" w:sz="0" w:space="0" w:color="auto"/>
                  </w:divBdr>
                  <w:divsChild>
                    <w:div w:id="1360475235">
                      <w:marLeft w:val="0"/>
                      <w:marRight w:val="0"/>
                      <w:marTop w:val="0"/>
                      <w:marBottom w:val="0"/>
                      <w:divBdr>
                        <w:top w:val="none" w:sz="0" w:space="0" w:color="auto"/>
                        <w:left w:val="none" w:sz="0" w:space="0" w:color="auto"/>
                        <w:bottom w:val="none" w:sz="0" w:space="0" w:color="auto"/>
                        <w:right w:val="none" w:sz="0" w:space="0" w:color="auto"/>
                      </w:divBdr>
                    </w:div>
                  </w:divsChild>
                </w:div>
                <w:div w:id="1809934457">
                  <w:marLeft w:val="0"/>
                  <w:marRight w:val="0"/>
                  <w:marTop w:val="0"/>
                  <w:marBottom w:val="0"/>
                  <w:divBdr>
                    <w:top w:val="none" w:sz="0" w:space="0" w:color="auto"/>
                    <w:left w:val="none" w:sz="0" w:space="0" w:color="auto"/>
                    <w:bottom w:val="none" w:sz="0" w:space="0" w:color="auto"/>
                    <w:right w:val="none" w:sz="0" w:space="0" w:color="auto"/>
                  </w:divBdr>
                  <w:divsChild>
                    <w:div w:id="871259168">
                      <w:marLeft w:val="0"/>
                      <w:marRight w:val="0"/>
                      <w:marTop w:val="0"/>
                      <w:marBottom w:val="0"/>
                      <w:divBdr>
                        <w:top w:val="none" w:sz="0" w:space="0" w:color="auto"/>
                        <w:left w:val="none" w:sz="0" w:space="0" w:color="auto"/>
                        <w:bottom w:val="none" w:sz="0" w:space="0" w:color="auto"/>
                        <w:right w:val="none" w:sz="0" w:space="0" w:color="auto"/>
                      </w:divBdr>
                    </w:div>
                  </w:divsChild>
                </w:div>
                <w:div w:id="1422214693">
                  <w:marLeft w:val="0"/>
                  <w:marRight w:val="0"/>
                  <w:marTop w:val="0"/>
                  <w:marBottom w:val="0"/>
                  <w:divBdr>
                    <w:top w:val="none" w:sz="0" w:space="0" w:color="auto"/>
                    <w:left w:val="none" w:sz="0" w:space="0" w:color="auto"/>
                    <w:bottom w:val="none" w:sz="0" w:space="0" w:color="auto"/>
                    <w:right w:val="none" w:sz="0" w:space="0" w:color="auto"/>
                  </w:divBdr>
                  <w:divsChild>
                    <w:div w:id="345206347">
                      <w:marLeft w:val="0"/>
                      <w:marRight w:val="0"/>
                      <w:marTop w:val="0"/>
                      <w:marBottom w:val="0"/>
                      <w:divBdr>
                        <w:top w:val="none" w:sz="0" w:space="0" w:color="auto"/>
                        <w:left w:val="none" w:sz="0" w:space="0" w:color="auto"/>
                        <w:bottom w:val="none" w:sz="0" w:space="0" w:color="auto"/>
                        <w:right w:val="none" w:sz="0" w:space="0" w:color="auto"/>
                      </w:divBdr>
                    </w:div>
                  </w:divsChild>
                </w:div>
                <w:div w:id="2078478368">
                  <w:marLeft w:val="0"/>
                  <w:marRight w:val="0"/>
                  <w:marTop w:val="0"/>
                  <w:marBottom w:val="0"/>
                  <w:divBdr>
                    <w:top w:val="none" w:sz="0" w:space="0" w:color="auto"/>
                    <w:left w:val="none" w:sz="0" w:space="0" w:color="auto"/>
                    <w:bottom w:val="none" w:sz="0" w:space="0" w:color="auto"/>
                    <w:right w:val="none" w:sz="0" w:space="0" w:color="auto"/>
                  </w:divBdr>
                  <w:divsChild>
                    <w:div w:id="266892029">
                      <w:marLeft w:val="0"/>
                      <w:marRight w:val="0"/>
                      <w:marTop w:val="0"/>
                      <w:marBottom w:val="0"/>
                      <w:divBdr>
                        <w:top w:val="none" w:sz="0" w:space="0" w:color="auto"/>
                        <w:left w:val="none" w:sz="0" w:space="0" w:color="auto"/>
                        <w:bottom w:val="none" w:sz="0" w:space="0" w:color="auto"/>
                        <w:right w:val="none" w:sz="0" w:space="0" w:color="auto"/>
                      </w:divBdr>
                    </w:div>
                  </w:divsChild>
                </w:div>
                <w:div w:id="1136022896">
                  <w:marLeft w:val="0"/>
                  <w:marRight w:val="0"/>
                  <w:marTop w:val="0"/>
                  <w:marBottom w:val="0"/>
                  <w:divBdr>
                    <w:top w:val="none" w:sz="0" w:space="0" w:color="auto"/>
                    <w:left w:val="none" w:sz="0" w:space="0" w:color="auto"/>
                    <w:bottom w:val="none" w:sz="0" w:space="0" w:color="auto"/>
                    <w:right w:val="none" w:sz="0" w:space="0" w:color="auto"/>
                  </w:divBdr>
                  <w:divsChild>
                    <w:div w:id="896748454">
                      <w:marLeft w:val="0"/>
                      <w:marRight w:val="0"/>
                      <w:marTop w:val="0"/>
                      <w:marBottom w:val="0"/>
                      <w:divBdr>
                        <w:top w:val="none" w:sz="0" w:space="0" w:color="auto"/>
                        <w:left w:val="none" w:sz="0" w:space="0" w:color="auto"/>
                        <w:bottom w:val="none" w:sz="0" w:space="0" w:color="auto"/>
                        <w:right w:val="none" w:sz="0" w:space="0" w:color="auto"/>
                      </w:divBdr>
                    </w:div>
                  </w:divsChild>
                </w:div>
                <w:div w:id="751005388">
                  <w:marLeft w:val="0"/>
                  <w:marRight w:val="0"/>
                  <w:marTop w:val="0"/>
                  <w:marBottom w:val="0"/>
                  <w:divBdr>
                    <w:top w:val="none" w:sz="0" w:space="0" w:color="auto"/>
                    <w:left w:val="none" w:sz="0" w:space="0" w:color="auto"/>
                    <w:bottom w:val="none" w:sz="0" w:space="0" w:color="auto"/>
                    <w:right w:val="none" w:sz="0" w:space="0" w:color="auto"/>
                  </w:divBdr>
                  <w:divsChild>
                    <w:div w:id="1338003850">
                      <w:marLeft w:val="0"/>
                      <w:marRight w:val="0"/>
                      <w:marTop w:val="0"/>
                      <w:marBottom w:val="0"/>
                      <w:divBdr>
                        <w:top w:val="none" w:sz="0" w:space="0" w:color="auto"/>
                        <w:left w:val="none" w:sz="0" w:space="0" w:color="auto"/>
                        <w:bottom w:val="none" w:sz="0" w:space="0" w:color="auto"/>
                        <w:right w:val="none" w:sz="0" w:space="0" w:color="auto"/>
                      </w:divBdr>
                    </w:div>
                  </w:divsChild>
                </w:div>
                <w:div w:id="1131702860">
                  <w:marLeft w:val="0"/>
                  <w:marRight w:val="0"/>
                  <w:marTop w:val="0"/>
                  <w:marBottom w:val="0"/>
                  <w:divBdr>
                    <w:top w:val="none" w:sz="0" w:space="0" w:color="auto"/>
                    <w:left w:val="none" w:sz="0" w:space="0" w:color="auto"/>
                    <w:bottom w:val="none" w:sz="0" w:space="0" w:color="auto"/>
                    <w:right w:val="none" w:sz="0" w:space="0" w:color="auto"/>
                  </w:divBdr>
                  <w:divsChild>
                    <w:div w:id="958612837">
                      <w:marLeft w:val="0"/>
                      <w:marRight w:val="0"/>
                      <w:marTop w:val="0"/>
                      <w:marBottom w:val="0"/>
                      <w:divBdr>
                        <w:top w:val="none" w:sz="0" w:space="0" w:color="auto"/>
                        <w:left w:val="none" w:sz="0" w:space="0" w:color="auto"/>
                        <w:bottom w:val="none" w:sz="0" w:space="0" w:color="auto"/>
                        <w:right w:val="none" w:sz="0" w:space="0" w:color="auto"/>
                      </w:divBdr>
                    </w:div>
                  </w:divsChild>
                </w:div>
                <w:div w:id="1448114619">
                  <w:marLeft w:val="0"/>
                  <w:marRight w:val="0"/>
                  <w:marTop w:val="0"/>
                  <w:marBottom w:val="0"/>
                  <w:divBdr>
                    <w:top w:val="none" w:sz="0" w:space="0" w:color="auto"/>
                    <w:left w:val="none" w:sz="0" w:space="0" w:color="auto"/>
                    <w:bottom w:val="none" w:sz="0" w:space="0" w:color="auto"/>
                    <w:right w:val="none" w:sz="0" w:space="0" w:color="auto"/>
                  </w:divBdr>
                  <w:divsChild>
                    <w:div w:id="2074697190">
                      <w:marLeft w:val="0"/>
                      <w:marRight w:val="0"/>
                      <w:marTop w:val="0"/>
                      <w:marBottom w:val="0"/>
                      <w:divBdr>
                        <w:top w:val="none" w:sz="0" w:space="0" w:color="auto"/>
                        <w:left w:val="none" w:sz="0" w:space="0" w:color="auto"/>
                        <w:bottom w:val="none" w:sz="0" w:space="0" w:color="auto"/>
                        <w:right w:val="none" w:sz="0" w:space="0" w:color="auto"/>
                      </w:divBdr>
                    </w:div>
                  </w:divsChild>
                </w:div>
                <w:div w:id="798838167">
                  <w:marLeft w:val="0"/>
                  <w:marRight w:val="0"/>
                  <w:marTop w:val="0"/>
                  <w:marBottom w:val="0"/>
                  <w:divBdr>
                    <w:top w:val="none" w:sz="0" w:space="0" w:color="auto"/>
                    <w:left w:val="none" w:sz="0" w:space="0" w:color="auto"/>
                    <w:bottom w:val="none" w:sz="0" w:space="0" w:color="auto"/>
                    <w:right w:val="none" w:sz="0" w:space="0" w:color="auto"/>
                  </w:divBdr>
                  <w:divsChild>
                    <w:div w:id="519469466">
                      <w:marLeft w:val="0"/>
                      <w:marRight w:val="0"/>
                      <w:marTop w:val="0"/>
                      <w:marBottom w:val="0"/>
                      <w:divBdr>
                        <w:top w:val="none" w:sz="0" w:space="0" w:color="auto"/>
                        <w:left w:val="none" w:sz="0" w:space="0" w:color="auto"/>
                        <w:bottom w:val="none" w:sz="0" w:space="0" w:color="auto"/>
                        <w:right w:val="none" w:sz="0" w:space="0" w:color="auto"/>
                      </w:divBdr>
                    </w:div>
                  </w:divsChild>
                </w:div>
                <w:div w:id="1108500295">
                  <w:marLeft w:val="0"/>
                  <w:marRight w:val="0"/>
                  <w:marTop w:val="0"/>
                  <w:marBottom w:val="0"/>
                  <w:divBdr>
                    <w:top w:val="none" w:sz="0" w:space="0" w:color="auto"/>
                    <w:left w:val="none" w:sz="0" w:space="0" w:color="auto"/>
                    <w:bottom w:val="none" w:sz="0" w:space="0" w:color="auto"/>
                    <w:right w:val="none" w:sz="0" w:space="0" w:color="auto"/>
                  </w:divBdr>
                  <w:divsChild>
                    <w:div w:id="742996651">
                      <w:marLeft w:val="0"/>
                      <w:marRight w:val="0"/>
                      <w:marTop w:val="0"/>
                      <w:marBottom w:val="0"/>
                      <w:divBdr>
                        <w:top w:val="none" w:sz="0" w:space="0" w:color="auto"/>
                        <w:left w:val="none" w:sz="0" w:space="0" w:color="auto"/>
                        <w:bottom w:val="none" w:sz="0" w:space="0" w:color="auto"/>
                        <w:right w:val="none" w:sz="0" w:space="0" w:color="auto"/>
                      </w:divBdr>
                    </w:div>
                  </w:divsChild>
                </w:div>
                <w:div w:id="566574044">
                  <w:marLeft w:val="0"/>
                  <w:marRight w:val="0"/>
                  <w:marTop w:val="0"/>
                  <w:marBottom w:val="0"/>
                  <w:divBdr>
                    <w:top w:val="none" w:sz="0" w:space="0" w:color="auto"/>
                    <w:left w:val="none" w:sz="0" w:space="0" w:color="auto"/>
                    <w:bottom w:val="none" w:sz="0" w:space="0" w:color="auto"/>
                    <w:right w:val="none" w:sz="0" w:space="0" w:color="auto"/>
                  </w:divBdr>
                  <w:divsChild>
                    <w:div w:id="1555653987">
                      <w:marLeft w:val="0"/>
                      <w:marRight w:val="0"/>
                      <w:marTop w:val="0"/>
                      <w:marBottom w:val="0"/>
                      <w:divBdr>
                        <w:top w:val="none" w:sz="0" w:space="0" w:color="auto"/>
                        <w:left w:val="none" w:sz="0" w:space="0" w:color="auto"/>
                        <w:bottom w:val="none" w:sz="0" w:space="0" w:color="auto"/>
                        <w:right w:val="none" w:sz="0" w:space="0" w:color="auto"/>
                      </w:divBdr>
                    </w:div>
                  </w:divsChild>
                </w:div>
                <w:div w:id="382295980">
                  <w:marLeft w:val="0"/>
                  <w:marRight w:val="0"/>
                  <w:marTop w:val="0"/>
                  <w:marBottom w:val="0"/>
                  <w:divBdr>
                    <w:top w:val="none" w:sz="0" w:space="0" w:color="auto"/>
                    <w:left w:val="none" w:sz="0" w:space="0" w:color="auto"/>
                    <w:bottom w:val="none" w:sz="0" w:space="0" w:color="auto"/>
                    <w:right w:val="none" w:sz="0" w:space="0" w:color="auto"/>
                  </w:divBdr>
                  <w:divsChild>
                    <w:div w:id="267933666">
                      <w:marLeft w:val="0"/>
                      <w:marRight w:val="0"/>
                      <w:marTop w:val="0"/>
                      <w:marBottom w:val="0"/>
                      <w:divBdr>
                        <w:top w:val="none" w:sz="0" w:space="0" w:color="auto"/>
                        <w:left w:val="none" w:sz="0" w:space="0" w:color="auto"/>
                        <w:bottom w:val="none" w:sz="0" w:space="0" w:color="auto"/>
                        <w:right w:val="none" w:sz="0" w:space="0" w:color="auto"/>
                      </w:divBdr>
                    </w:div>
                  </w:divsChild>
                </w:div>
                <w:div w:id="1015694617">
                  <w:marLeft w:val="0"/>
                  <w:marRight w:val="0"/>
                  <w:marTop w:val="0"/>
                  <w:marBottom w:val="0"/>
                  <w:divBdr>
                    <w:top w:val="none" w:sz="0" w:space="0" w:color="auto"/>
                    <w:left w:val="none" w:sz="0" w:space="0" w:color="auto"/>
                    <w:bottom w:val="none" w:sz="0" w:space="0" w:color="auto"/>
                    <w:right w:val="none" w:sz="0" w:space="0" w:color="auto"/>
                  </w:divBdr>
                  <w:divsChild>
                    <w:div w:id="1934589462">
                      <w:marLeft w:val="0"/>
                      <w:marRight w:val="0"/>
                      <w:marTop w:val="0"/>
                      <w:marBottom w:val="0"/>
                      <w:divBdr>
                        <w:top w:val="none" w:sz="0" w:space="0" w:color="auto"/>
                        <w:left w:val="none" w:sz="0" w:space="0" w:color="auto"/>
                        <w:bottom w:val="none" w:sz="0" w:space="0" w:color="auto"/>
                        <w:right w:val="none" w:sz="0" w:space="0" w:color="auto"/>
                      </w:divBdr>
                    </w:div>
                  </w:divsChild>
                </w:div>
                <w:div w:id="2028602125">
                  <w:marLeft w:val="0"/>
                  <w:marRight w:val="0"/>
                  <w:marTop w:val="0"/>
                  <w:marBottom w:val="0"/>
                  <w:divBdr>
                    <w:top w:val="none" w:sz="0" w:space="0" w:color="auto"/>
                    <w:left w:val="none" w:sz="0" w:space="0" w:color="auto"/>
                    <w:bottom w:val="none" w:sz="0" w:space="0" w:color="auto"/>
                    <w:right w:val="none" w:sz="0" w:space="0" w:color="auto"/>
                  </w:divBdr>
                  <w:divsChild>
                    <w:div w:id="1594044859">
                      <w:marLeft w:val="0"/>
                      <w:marRight w:val="0"/>
                      <w:marTop w:val="0"/>
                      <w:marBottom w:val="0"/>
                      <w:divBdr>
                        <w:top w:val="none" w:sz="0" w:space="0" w:color="auto"/>
                        <w:left w:val="none" w:sz="0" w:space="0" w:color="auto"/>
                        <w:bottom w:val="none" w:sz="0" w:space="0" w:color="auto"/>
                        <w:right w:val="none" w:sz="0" w:space="0" w:color="auto"/>
                      </w:divBdr>
                    </w:div>
                  </w:divsChild>
                </w:div>
                <w:div w:id="1582174070">
                  <w:marLeft w:val="0"/>
                  <w:marRight w:val="0"/>
                  <w:marTop w:val="0"/>
                  <w:marBottom w:val="0"/>
                  <w:divBdr>
                    <w:top w:val="none" w:sz="0" w:space="0" w:color="auto"/>
                    <w:left w:val="none" w:sz="0" w:space="0" w:color="auto"/>
                    <w:bottom w:val="none" w:sz="0" w:space="0" w:color="auto"/>
                    <w:right w:val="none" w:sz="0" w:space="0" w:color="auto"/>
                  </w:divBdr>
                  <w:divsChild>
                    <w:div w:id="339544868">
                      <w:marLeft w:val="0"/>
                      <w:marRight w:val="0"/>
                      <w:marTop w:val="0"/>
                      <w:marBottom w:val="0"/>
                      <w:divBdr>
                        <w:top w:val="none" w:sz="0" w:space="0" w:color="auto"/>
                        <w:left w:val="none" w:sz="0" w:space="0" w:color="auto"/>
                        <w:bottom w:val="none" w:sz="0" w:space="0" w:color="auto"/>
                        <w:right w:val="none" w:sz="0" w:space="0" w:color="auto"/>
                      </w:divBdr>
                    </w:div>
                  </w:divsChild>
                </w:div>
                <w:div w:id="2067144448">
                  <w:marLeft w:val="0"/>
                  <w:marRight w:val="0"/>
                  <w:marTop w:val="0"/>
                  <w:marBottom w:val="0"/>
                  <w:divBdr>
                    <w:top w:val="none" w:sz="0" w:space="0" w:color="auto"/>
                    <w:left w:val="none" w:sz="0" w:space="0" w:color="auto"/>
                    <w:bottom w:val="none" w:sz="0" w:space="0" w:color="auto"/>
                    <w:right w:val="none" w:sz="0" w:space="0" w:color="auto"/>
                  </w:divBdr>
                  <w:divsChild>
                    <w:div w:id="972751515">
                      <w:marLeft w:val="0"/>
                      <w:marRight w:val="0"/>
                      <w:marTop w:val="0"/>
                      <w:marBottom w:val="0"/>
                      <w:divBdr>
                        <w:top w:val="none" w:sz="0" w:space="0" w:color="auto"/>
                        <w:left w:val="none" w:sz="0" w:space="0" w:color="auto"/>
                        <w:bottom w:val="none" w:sz="0" w:space="0" w:color="auto"/>
                        <w:right w:val="none" w:sz="0" w:space="0" w:color="auto"/>
                      </w:divBdr>
                    </w:div>
                  </w:divsChild>
                </w:div>
                <w:div w:id="585772264">
                  <w:marLeft w:val="0"/>
                  <w:marRight w:val="0"/>
                  <w:marTop w:val="0"/>
                  <w:marBottom w:val="0"/>
                  <w:divBdr>
                    <w:top w:val="none" w:sz="0" w:space="0" w:color="auto"/>
                    <w:left w:val="none" w:sz="0" w:space="0" w:color="auto"/>
                    <w:bottom w:val="none" w:sz="0" w:space="0" w:color="auto"/>
                    <w:right w:val="none" w:sz="0" w:space="0" w:color="auto"/>
                  </w:divBdr>
                  <w:divsChild>
                    <w:div w:id="1682317088">
                      <w:marLeft w:val="0"/>
                      <w:marRight w:val="0"/>
                      <w:marTop w:val="0"/>
                      <w:marBottom w:val="0"/>
                      <w:divBdr>
                        <w:top w:val="none" w:sz="0" w:space="0" w:color="auto"/>
                        <w:left w:val="none" w:sz="0" w:space="0" w:color="auto"/>
                        <w:bottom w:val="none" w:sz="0" w:space="0" w:color="auto"/>
                        <w:right w:val="none" w:sz="0" w:space="0" w:color="auto"/>
                      </w:divBdr>
                    </w:div>
                  </w:divsChild>
                </w:div>
                <w:div w:id="5257208">
                  <w:marLeft w:val="0"/>
                  <w:marRight w:val="0"/>
                  <w:marTop w:val="0"/>
                  <w:marBottom w:val="0"/>
                  <w:divBdr>
                    <w:top w:val="none" w:sz="0" w:space="0" w:color="auto"/>
                    <w:left w:val="none" w:sz="0" w:space="0" w:color="auto"/>
                    <w:bottom w:val="none" w:sz="0" w:space="0" w:color="auto"/>
                    <w:right w:val="none" w:sz="0" w:space="0" w:color="auto"/>
                  </w:divBdr>
                  <w:divsChild>
                    <w:div w:id="1733654930">
                      <w:marLeft w:val="0"/>
                      <w:marRight w:val="0"/>
                      <w:marTop w:val="0"/>
                      <w:marBottom w:val="0"/>
                      <w:divBdr>
                        <w:top w:val="none" w:sz="0" w:space="0" w:color="auto"/>
                        <w:left w:val="none" w:sz="0" w:space="0" w:color="auto"/>
                        <w:bottom w:val="none" w:sz="0" w:space="0" w:color="auto"/>
                        <w:right w:val="none" w:sz="0" w:space="0" w:color="auto"/>
                      </w:divBdr>
                    </w:div>
                  </w:divsChild>
                </w:div>
                <w:div w:id="70851705">
                  <w:marLeft w:val="0"/>
                  <w:marRight w:val="0"/>
                  <w:marTop w:val="0"/>
                  <w:marBottom w:val="0"/>
                  <w:divBdr>
                    <w:top w:val="none" w:sz="0" w:space="0" w:color="auto"/>
                    <w:left w:val="none" w:sz="0" w:space="0" w:color="auto"/>
                    <w:bottom w:val="none" w:sz="0" w:space="0" w:color="auto"/>
                    <w:right w:val="none" w:sz="0" w:space="0" w:color="auto"/>
                  </w:divBdr>
                  <w:divsChild>
                    <w:div w:id="1221676488">
                      <w:marLeft w:val="0"/>
                      <w:marRight w:val="0"/>
                      <w:marTop w:val="0"/>
                      <w:marBottom w:val="0"/>
                      <w:divBdr>
                        <w:top w:val="none" w:sz="0" w:space="0" w:color="auto"/>
                        <w:left w:val="none" w:sz="0" w:space="0" w:color="auto"/>
                        <w:bottom w:val="none" w:sz="0" w:space="0" w:color="auto"/>
                        <w:right w:val="none" w:sz="0" w:space="0" w:color="auto"/>
                      </w:divBdr>
                    </w:div>
                  </w:divsChild>
                </w:div>
                <w:div w:id="501700747">
                  <w:marLeft w:val="0"/>
                  <w:marRight w:val="0"/>
                  <w:marTop w:val="0"/>
                  <w:marBottom w:val="0"/>
                  <w:divBdr>
                    <w:top w:val="none" w:sz="0" w:space="0" w:color="auto"/>
                    <w:left w:val="none" w:sz="0" w:space="0" w:color="auto"/>
                    <w:bottom w:val="none" w:sz="0" w:space="0" w:color="auto"/>
                    <w:right w:val="none" w:sz="0" w:space="0" w:color="auto"/>
                  </w:divBdr>
                  <w:divsChild>
                    <w:div w:id="1425494202">
                      <w:marLeft w:val="0"/>
                      <w:marRight w:val="0"/>
                      <w:marTop w:val="0"/>
                      <w:marBottom w:val="0"/>
                      <w:divBdr>
                        <w:top w:val="none" w:sz="0" w:space="0" w:color="auto"/>
                        <w:left w:val="none" w:sz="0" w:space="0" w:color="auto"/>
                        <w:bottom w:val="none" w:sz="0" w:space="0" w:color="auto"/>
                        <w:right w:val="none" w:sz="0" w:space="0" w:color="auto"/>
                      </w:divBdr>
                    </w:div>
                  </w:divsChild>
                </w:div>
                <w:div w:id="1710645818">
                  <w:marLeft w:val="0"/>
                  <w:marRight w:val="0"/>
                  <w:marTop w:val="0"/>
                  <w:marBottom w:val="0"/>
                  <w:divBdr>
                    <w:top w:val="none" w:sz="0" w:space="0" w:color="auto"/>
                    <w:left w:val="none" w:sz="0" w:space="0" w:color="auto"/>
                    <w:bottom w:val="none" w:sz="0" w:space="0" w:color="auto"/>
                    <w:right w:val="none" w:sz="0" w:space="0" w:color="auto"/>
                  </w:divBdr>
                  <w:divsChild>
                    <w:div w:id="1550146829">
                      <w:marLeft w:val="0"/>
                      <w:marRight w:val="0"/>
                      <w:marTop w:val="0"/>
                      <w:marBottom w:val="0"/>
                      <w:divBdr>
                        <w:top w:val="none" w:sz="0" w:space="0" w:color="auto"/>
                        <w:left w:val="none" w:sz="0" w:space="0" w:color="auto"/>
                        <w:bottom w:val="none" w:sz="0" w:space="0" w:color="auto"/>
                        <w:right w:val="none" w:sz="0" w:space="0" w:color="auto"/>
                      </w:divBdr>
                    </w:div>
                  </w:divsChild>
                </w:div>
                <w:div w:id="1317227700">
                  <w:marLeft w:val="0"/>
                  <w:marRight w:val="0"/>
                  <w:marTop w:val="0"/>
                  <w:marBottom w:val="0"/>
                  <w:divBdr>
                    <w:top w:val="none" w:sz="0" w:space="0" w:color="auto"/>
                    <w:left w:val="none" w:sz="0" w:space="0" w:color="auto"/>
                    <w:bottom w:val="none" w:sz="0" w:space="0" w:color="auto"/>
                    <w:right w:val="none" w:sz="0" w:space="0" w:color="auto"/>
                  </w:divBdr>
                  <w:divsChild>
                    <w:div w:id="2042826511">
                      <w:marLeft w:val="0"/>
                      <w:marRight w:val="0"/>
                      <w:marTop w:val="0"/>
                      <w:marBottom w:val="0"/>
                      <w:divBdr>
                        <w:top w:val="none" w:sz="0" w:space="0" w:color="auto"/>
                        <w:left w:val="none" w:sz="0" w:space="0" w:color="auto"/>
                        <w:bottom w:val="none" w:sz="0" w:space="0" w:color="auto"/>
                        <w:right w:val="none" w:sz="0" w:space="0" w:color="auto"/>
                      </w:divBdr>
                    </w:div>
                  </w:divsChild>
                </w:div>
                <w:div w:id="1340697984">
                  <w:marLeft w:val="0"/>
                  <w:marRight w:val="0"/>
                  <w:marTop w:val="0"/>
                  <w:marBottom w:val="0"/>
                  <w:divBdr>
                    <w:top w:val="none" w:sz="0" w:space="0" w:color="auto"/>
                    <w:left w:val="none" w:sz="0" w:space="0" w:color="auto"/>
                    <w:bottom w:val="none" w:sz="0" w:space="0" w:color="auto"/>
                    <w:right w:val="none" w:sz="0" w:space="0" w:color="auto"/>
                  </w:divBdr>
                  <w:divsChild>
                    <w:div w:id="1113743589">
                      <w:marLeft w:val="0"/>
                      <w:marRight w:val="0"/>
                      <w:marTop w:val="0"/>
                      <w:marBottom w:val="0"/>
                      <w:divBdr>
                        <w:top w:val="none" w:sz="0" w:space="0" w:color="auto"/>
                        <w:left w:val="none" w:sz="0" w:space="0" w:color="auto"/>
                        <w:bottom w:val="none" w:sz="0" w:space="0" w:color="auto"/>
                        <w:right w:val="none" w:sz="0" w:space="0" w:color="auto"/>
                      </w:divBdr>
                    </w:div>
                  </w:divsChild>
                </w:div>
                <w:div w:id="385177516">
                  <w:marLeft w:val="0"/>
                  <w:marRight w:val="0"/>
                  <w:marTop w:val="0"/>
                  <w:marBottom w:val="0"/>
                  <w:divBdr>
                    <w:top w:val="none" w:sz="0" w:space="0" w:color="auto"/>
                    <w:left w:val="none" w:sz="0" w:space="0" w:color="auto"/>
                    <w:bottom w:val="none" w:sz="0" w:space="0" w:color="auto"/>
                    <w:right w:val="none" w:sz="0" w:space="0" w:color="auto"/>
                  </w:divBdr>
                  <w:divsChild>
                    <w:div w:id="1992828020">
                      <w:marLeft w:val="0"/>
                      <w:marRight w:val="0"/>
                      <w:marTop w:val="0"/>
                      <w:marBottom w:val="0"/>
                      <w:divBdr>
                        <w:top w:val="none" w:sz="0" w:space="0" w:color="auto"/>
                        <w:left w:val="none" w:sz="0" w:space="0" w:color="auto"/>
                        <w:bottom w:val="none" w:sz="0" w:space="0" w:color="auto"/>
                        <w:right w:val="none" w:sz="0" w:space="0" w:color="auto"/>
                      </w:divBdr>
                    </w:div>
                  </w:divsChild>
                </w:div>
                <w:div w:id="1740134111">
                  <w:marLeft w:val="0"/>
                  <w:marRight w:val="0"/>
                  <w:marTop w:val="0"/>
                  <w:marBottom w:val="0"/>
                  <w:divBdr>
                    <w:top w:val="none" w:sz="0" w:space="0" w:color="auto"/>
                    <w:left w:val="none" w:sz="0" w:space="0" w:color="auto"/>
                    <w:bottom w:val="none" w:sz="0" w:space="0" w:color="auto"/>
                    <w:right w:val="none" w:sz="0" w:space="0" w:color="auto"/>
                  </w:divBdr>
                  <w:divsChild>
                    <w:div w:id="232159663">
                      <w:marLeft w:val="0"/>
                      <w:marRight w:val="0"/>
                      <w:marTop w:val="0"/>
                      <w:marBottom w:val="0"/>
                      <w:divBdr>
                        <w:top w:val="none" w:sz="0" w:space="0" w:color="auto"/>
                        <w:left w:val="none" w:sz="0" w:space="0" w:color="auto"/>
                        <w:bottom w:val="none" w:sz="0" w:space="0" w:color="auto"/>
                        <w:right w:val="none" w:sz="0" w:space="0" w:color="auto"/>
                      </w:divBdr>
                    </w:div>
                  </w:divsChild>
                </w:div>
                <w:div w:id="876352665">
                  <w:marLeft w:val="0"/>
                  <w:marRight w:val="0"/>
                  <w:marTop w:val="0"/>
                  <w:marBottom w:val="0"/>
                  <w:divBdr>
                    <w:top w:val="none" w:sz="0" w:space="0" w:color="auto"/>
                    <w:left w:val="none" w:sz="0" w:space="0" w:color="auto"/>
                    <w:bottom w:val="none" w:sz="0" w:space="0" w:color="auto"/>
                    <w:right w:val="none" w:sz="0" w:space="0" w:color="auto"/>
                  </w:divBdr>
                  <w:divsChild>
                    <w:div w:id="1146313322">
                      <w:marLeft w:val="0"/>
                      <w:marRight w:val="0"/>
                      <w:marTop w:val="0"/>
                      <w:marBottom w:val="0"/>
                      <w:divBdr>
                        <w:top w:val="none" w:sz="0" w:space="0" w:color="auto"/>
                        <w:left w:val="none" w:sz="0" w:space="0" w:color="auto"/>
                        <w:bottom w:val="none" w:sz="0" w:space="0" w:color="auto"/>
                        <w:right w:val="none" w:sz="0" w:space="0" w:color="auto"/>
                      </w:divBdr>
                    </w:div>
                  </w:divsChild>
                </w:div>
                <w:div w:id="1656453472">
                  <w:marLeft w:val="0"/>
                  <w:marRight w:val="0"/>
                  <w:marTop w:val="0"/>
                  <w:marBottom w:val="0"/>
                  <w:divBdr>
                    <w:top w:val="none" w:sz="0" w:space="0" w:color="auto"/>
                    <w:left w:val="none" w:sz="0" w:space="0" w:color="auto"/>
                    <w:bottom w:val="none" w:sz="0" w:space="0" w:color="auto"/>
                    <w:right w:val="none" w:sz="0" w:space="0" w:color="auto"/>
                  </w:divBdr>
                  <w:divsChild>
                    <w:div w:id="106229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190230">
          <w:marLeft w:val="0"/>
          <w:marRight w:val="0"/>
          <w:marTop w:val="0"/>
          <w:marBottom w:val="0"/>
          <w:divBdr>
            <w:top w:val="none" w:sz="0" w:space="0" w:color="auto"/>
            <w:left w:val="none" w:sz="0" w:space="0" w:color="auto"/>
            <w:bottom w:val="none" w:sz="0" w:space="0" w:color="auto"/>
            <w:right w:val="none" w:sz="0" w:space="0" w:color="auto"/>
          </w:divBdr>
        </w:div>
      </w:divsChild>
    </w:div>
    <w:div w:id="692921949">
      <w:bodyDiv w:val="1"/>
      <w:marLeft w:val="0"/>
      <w:marRight w:val="0"/>
      <w:marTop w:val="0"/>
      <w:marBottom w:val="0"/>
      <w:divBdr>
        <w:top w:val="none" w:sz="0" w:space="0" w:color="auto"/>
        <w:left w:val="none" w:sz="0" w:space="0" w:color="auto"/>
        <w:bottom w:val="none" w:sz="0" w:space="0" w:color="auto"/>
        <w:right w:val="none" w:sz="0" w:space="0" w:color="auto"/>
      </w:divBdr>
    </w:div>
    <w:div w:id="712583714">
      <w:bodyDiv w:val="1"/>
      <w:marLeft w:val="0"/>
      <w:marRight w:val="0"/>
      <w:marTop w:val="0"/>
      <w:marBottom w:val="0"/>
      <w:divBdr>
        <w:top w:val="none" w:sz="0" w:space="0" w:color="auto"/>
        <w:left w:val="none" w:sz="0" w:space="0" w:color="auto"/>
        <w:bottom w:val="none" w:sz="0" w:space="0" w:color="auto"/>
        <w:right w:val="none" w:sz="0" w:space="0" w:color="auto"/>
      </w:divBdr>
    </w:div>
    <w:div w:id="720908036">
      <w:bodyDiv w:val="1"/>
      <w:marLeft w:val="0"/>
      <w:marRight w:val="0"/>
      <w:marTop w:val="0"/>
      <w:marBottom w:val="0"/>
      <w:divBdr>
        <w:top w:val="none" w:sz="0" w:space="0" w:color="auto"/>
        <w:left w:val="none" w:sz="0" w:space="0" w:color="auto"/>
        <w:bottom w:val="none" w:sz="0" w:space="0" w:color="auto"/>
        <w:right w:val="none" w:sz="0" w:space="0" w:color="auto"/>
      </w:divBdr>
    </w:div>
    <w:div w:id="758210645">
      <w:bodyDiv w:val="1"/>
      <w:marLeft w:val="0"/>
      <w:marRight w:val="0"/>
      <w:marTop w:val="0"/>
      <w:marBottom w:val="0"/>
      <w:divBdr>
        <w:top w:val="none" w:sz="0" w:space="0" w:color="auto"/>
        <w:left w:val="none" w:sz="0" w:space="0" w:color="auto"/>
        <w:bottom w:val="none" w:sz="0" w:space="0" w:color="auto"/>
        <w:right w:val="none" w:sz="0" w:space="0" w:color="auto"/>
      </w:divBdr>
    </w:div>
    <w:div w:id="1022589799">
      <w:bodyDiv w:val="1"/>
      <w:marLeft w:val="0"/>
      <w:marRight w:val="0"/>
      <w:marTop w:val="0"/>
      <w:marBottom w:val="0"/>
      <w:divBdr>
        <w:top w:val="none" w:sz="0" w:space="0" w:color="auto"/>
        <w:left w:val="none" w:sz="0" w:space="0" w:color="auto"/>
        <w:bottom w:val="none" w:sz="0" w:space="0" w:color="auto"/>
        <w:right w:val="none" w:sz="0" w:space="0" w:color="auto"/>
      </w:divBdr>
    </w:div>
    <w:div w:id="1073315094">
      <w:bodyDiv w:val="1"/>
      <w:marLeft w:val="0"/>
      <w:marRight w:val="0"/>
      <w:marTop w:val="0"/>
      <w:marBottom w:val="0"/>
      <w:divBdr>
        <w:top w:val="none" w:sz="0" w:space="0" w:color="auto"/>
        <w:left w:val="none" w:sz="0" w:space="0" w:color="auto"/>
        <w:bottom w:val="none" w:sz="0" w:space="0" w:color="auto"/>
        <w:right w:val="none" w:sz="0" w:space="0" w:color="auto"/>
      </w:divBdr>
    </w:div>
    <w:div w:id="1088844634">
      <w:bodyDiv w:val="1"/>
      <w:marLeft w:val="0"/>
      <w:marRight w:val="0"/>
      <w:marTop w:val="0"/>
      <w:marBottom w:val="0"/>
      <w:divBdr>
        <w:top w:val="none" w:sz="0" w:space="0" w:color="auto"/>
        <w:left w:val="none" w:sz="0" w:space="0" w:color="auto"/>
        <w:bottom w:val="none" w:sz="0" w:space="0" w:color="auto"/>
        <w:right w:val="none" w:sz="0" w:space="0" w:color="auto"/>
      </w:divBdr>
    </w:div>
    <w:div w:id="1210149211">
      <w:bodyDiv w:val="1"/>
      <w:marLeft w:val="0"/>
      <w:marRight w:val="0"/>
      <w:marTop w:val="0"/>
      <w:marBottom w:val="0"/>
      <w:divBdr>
        <w:top w:val="none" w:sz="0" w:space="0" w:color="auto"/>
        <w:left w:val="none" w:sz="0" w:space="0" w:color="auto"/>
        <w:bottom w:val="none" w:sz="0" w:space="0" w:color="auto"/>
        <w:right w:val="none" w:sz="0" w:space="0" w:color="auto"/>
      </w:divBdr>
    </w:div>
    <w:div w:id="1387680746">
      <w:bodyDiv w:val="1"/>
      <w:marLeft w:val="0"/>
      <w:marRight w:val="0"/>
      <w:marTop w:val="0"/>
      <w:marBottom w:val="0"/>
      <w:divBdr>
        <w:top w:val="none" w:sz="0" w:space="0" w:color="auto"/>
        <w:left w:val="none" w:sz="0" w:space="0" w:color="auto"/>
        <w:bottom w:val="none" w:sz="0" w:space="0" w:color="auto"/>
        <w:right w:val="none" w:sz="0" w:space="0" w:color="auto"/>
      </w:divBdr>
    </w:div>
    <w:div w:id="1405638651">
      <w:bodyDiv w:val="1"/>
      <w:marLeft w:val="0"/>
      <w:marRight w:val="0"/>
      <w:marTop w:val="0"/>
      <w:marBottom w:val="0"/>
      <w:divBdr>
        <w:top w:val="none" w:sz="0" w:space="0" w:color="auto"/>
        <w:left w:val="none" w:sz="0" w:space="0" w:color="auto"/>
        <w:bottom w:val="none" w:sz="0" w:space="0" w:color="auto"/>
        <w:right w:val="none" w:sz="0" w:space="0" w:color="auto"/>
      </w:divBdr>
    </w:div>
    <w:div w:id="1758478334">
      <w:bodyDiv w:val="1"/>
      <w:marLeft w:val="0"/>
      <w:marRight w:val="0"/>
      <w:marTop w:val="0"/>
      <w:marBottom w:val="0"/>
      <w:divBdr>
        <w:top w:val="none" w:sz="0" w:space="0" w:color="auto"/>
        <w:left w:val="none" w:sz="0" w:space="0" w:color="auto"/>
        <w:bottom w:val="none" w:sz="0" w:space="0" w:color="auto"/>
        <w:right w:val="none" w:sz="0" w:space="0" w:color="auto"/>
      </w:divBdr>
    </w:div>
    <w:div w:id="1840190869">
      <w:bodyDiv w:val="1"/>
      <w:marLeft w:val="0"/>
      <w:marRight w:val="0"/>
      <w:marTop w:val="0"/>
      <w:marBottom w:val="0"/>
      <w:divBdr>
        <w:top w:val="none" w:sz="0" w:space="0" w:color="auto"/>
        <w:left w:val="none" w:sz="0" w:space="0" w:color="auto"/>
        <w:bottom w:val="none" w:sz="0" w:space="0" w:color="auto"/>
        <w:right w:val="none" w:sz="0" w:space="0" w:color="auto"/>
      </w:divBdr>
    </w:div>
    <w:div w:id="1929002554">
      <w:bodyDiv w:val="1"/>
      <w:marLeft w:val="0"/>
      <w:marRight w:val="0"/>
      <w:marTop w:val="0"/>
      <w:marBottom w:val="0"/>
      <w:divBdr>
        <w:top w:val="none" w:sz="0" w:space="0" w:color="auto"/>
        <w:left w:val="none" w:sz="0" w:space="0" w:color="auto"/>
        <w:bottom w:val="none" w:sz="0" w:space="0" w:color="auto"/>
        <w:right w:val="none" w:sz="0" w:space="0" w:color="auto"/>
      </w:divBdr>
    </w:div>
    <w:div w:id="1932011596">
      <w:bodyDiv w:val="1"/>
      <w:marLeft w:val="0"/>
      <w:marRight w:val="0"/>
      <w:marTop w:val="0"/>
      <w:marBottom w:val="0"/>
      <w:divBdr>
        <w:top w:val="none" w:sz="0" w:space="0" w:color="auto"/>
        <w:left w:val="none" w:sz="0" w:space="0" w:color="auto"/>
        <w:bottom w:val="none" w:sz="0" w:space="0" w:color="auto"/>
        <w:right w:val="none" w:sz="0" w:space="0" w:color="auto"/>
      </w:divBdr>
    </w:div>
    <w:div w:id="1974632183">
      <w:bodyDiv w:val="1"/>
      <w:marLeft w:val="0"/>
      <w:marRight w:val="0"/>
      <w:marTop w:val="0"/>
      <w:marBottom w:val="0"/>
      <w:divBdr>
        <w:top w:val="none" w:sz="0" w:space="0" w:color="auto"/>
        <w:left w:val="none" w:sz="0" w:space="0" w:color="auto"/>
        <w:bottom w:val="none" w:sz="0" w:space="0" w:color="auto"/>
        <w:right w:val="none" w:sz="0" w:space="0" w:color="auto"/>
      </w:divBdr>
    </w:div>
    <w:div w:id="1989358309">
      <w:bodyDiv w:val="1"/>
      <w:marLeft w:val="0"/>
      <w:marRight w:val="0"/>
      <w:marTop w:val="0"/>
      <w:marBottom w:val="0"/>
      <w:divBdr>
        <w:top w:val="none" w:sz="0" w:space="0" w:color="auto"/>
        <w:left w:val="none" w:sz="0" w:space="0" w:color="auto"/>
        <w:bottom w:val="none" w:sz="0" w:space="0" w:color="auto"/>
        <w:right w:val="none" w:sz="0" w:space="0" w:color="auto"/>
      </w:divBdr>
    </w:div>
    <w:div w:id="2005009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onlinelibrary.wiley.com/doi/10.1111/ppe.12880"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2544D-407F-1F4F-BE35-EE5D379F01C3}">
  <ds:schemaRefs>
    <ds:schemaRef ds:uri="http://schemas.openxmlformats.org/officeDocument/2006/bibliography"/>
  </ds:schemaRefs>
</ds:datastoreItem>
</file>

<file path=docMetadata/LabelInfo.xml><?xml version="1.0" encoding="utf-8"?>
<clbl:labelList xmlns:clbl="http://schemas.microsoft.com/office/2020/mipLabelMetadata">
  <clbl:label id="{04aa6bf4-d436-426f-bfa4-04b7a70e60ff}" enabled="0" method="" siteId="{04aa6bf4-d436-426f-bfa4-04b7a70e60ff}"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6628</Words>
  <Characters>37781</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Strout</dc:creator>
  <cp:keywords/>
  <dc:description/>
  <cp:lastModifiedBy>Audencio Victor</cp:lastModifiedBy>
  <cp:revision>5</cp:revision>
  <dcterms:created xsi:type="dcterms:W3CDTF">2025-10-26T17:39:00Z</dcterms:created>
  <dcterms:modified xsi:type="dcterms:W3CDTF">2025-10-29T23:00:00Z</dcterms:modified>
</cp:coreProperties>
</file>